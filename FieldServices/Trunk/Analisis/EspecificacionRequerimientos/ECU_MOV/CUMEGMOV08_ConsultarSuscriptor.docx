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5175" w:rsidRPr="0060151C" w:rsidRDefault="00BF5175" w:rsidP="0060151C">
      <w:pPr>
        <w:rPr>
          <w:rStyle w:val="nfasis"/>
        </w:rPr>
      </w:pPr>
    </w:p>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EF4868" w:rsidRDefault="00EF4868" w:rsidP="007B7EDC"/>
    <w:p w:rsidR="00EF4868" w:rsidRDefault="00EF4868" w:rsidP="007B7EDC"/>
    <w:p w:rsidR="009F63D6" w:rsidRDefault="009F63D6" w:rsidP="007B7EDC"/>
    <w:p w:rsidR="009F63D6" w:rsidRDefault="00D57FD9" w:rsidP="00D57FD9">
      <w:pPr>
        <w:tabs>
          <w:tab w:val="left" w:pos="5790"/>
        </w:tabs>
      </w:pPr>
      <w:r>
        <w:tab/>
      </w:r>
    </w:p>
    <w:p w:rsidR="009F63D6" w:rsidRDefault="009F63D6" w:rsidP="007B7EDC"/>
    <w:p w:rsidR="009F63D6" w:rsidRDefault="009F63D6" w:rsidP="007B7EDC"/>
    <w:p w:rsidR="009F63D6" w:rsidRDefault="009F63D6" w:rsidP="007B7EDC"/>
    <w:p w:rsidR="0060151C" w:rsidRDefault="0060151C" w:rsidP="0060151C">
      <w:pPr>
        <w:pStyle w:val="Ttulo"/>
        <w:jc w:val="right"/>
        <w:rPr>
          <w:rFonts w:cs="Arial"/>
        </w:rPr>
      </w:pPr>
    </w:p>
    <w:p w:rsidR="006A744A" w:rsidRDefault="006A744A" w:rsidP="006A744A">
      <w:pPr>
        <w:jc w:val="right"/>
        <w:rPr>
          <w:rFonts w:cs="Arial"/>
          <w:b/>
          <w:i/>
          <w:iCs/>
          <w:color w:val="0000FF"/>
          <w:lang w:val="es-MX" w:eastAsia="en-US"/>
        </w:rPr>
      </w:pPr>
      <w:r w:rsidRPr="00203E00">
        <w:rPr>
          <w:b/>
          <w:szCs w:val="36"/>
        </w:rPr>
        <w:t>Proyecto Megaca</w:t>
      </w:r>
      <w:r>
        <w:rPr>
          <w:b/>
          <w:szCs w:val="36"/>
        </w:rPr>
        <w:t>ble</w:t>
      </w:r>
    </w:p>
    <w:p w:rsidR="00FE1CAC" w:rsidRPr="00EB78AE" w:rsidRDefault="00FE1CAC" w:rsidP="0060151C">
      <w:pPr>
        <w:pStyle w:val="Ttulo"/>
        <w:jc w:val="right"/>
        <w:rPr>
          <w:szCs w:val="36"/>
          <w:lang w:val="es-MX"/>
        </w:rPr>
      </w:pPr>
    </w:p>
    <w:p w:rsidR="0060151C" w:rsidRPr="007F4C05" w:rsidRDefault="00FE1CAC" w:rsidP="0060151C">
      <w:pPr>
        <w:pStyle w:val="Ttulo"/>
        <w:jc w:val="right"/>
        <w:rPr>
          <w:rFonts w:cs="Arial"/>
          <w:i/>
          <w:color w:val="0000FF"/>
          <w:lang w:eastAsia="en-US"/>
        </w:rPr>
      </w:pPr>
      <w:r>
        <w:rPr>
          <w:szCs w:val="36"/>
        </w:rPr>
        <w:t>Especificación del Caso de Uso:</w:t>
      </w:r>
      <w:r w:rsidR="006A744A" w:rsidRPr="006A744A">
        <w:rPr>
          <w:szCs w:val="36"/>
        </w:rPr>
        <w:t xml:space="preserve"> </w:t>
      </w:r>
      <w:r w:rsidR="00F16029">
        <w:rPr>
          <w:szCs w:val="36"/>
        </w:rPr>
        <w:t xml:space="preserve">Consultar </w:t>
      </w:r>
      <w:r w:rsidR="00EE1D1B">
        <w:rPr>
          <w:szCs w:val="36"/>
        </w:rPr>
        <w:t xml:space="preserve">Suscriptor – </w:t>
      </w:r>
      <w:r w:rsidR="00A52611">
        <w:rPr>
          <w:szCs w:val="36"/>
        </w:rPr>
        <w:t>CUMEGMOV08</w:t>
      </w:r>
    </w:p>
    <w:p w:rsidR="0060151C" w:rsidRDefault="0060151C" w:rsidP="0060151C">
      <w:pPr>
        <w:pStyle w:val="Ttulo"/>
        <w:jc w:val="right"/>
      </w:pPr>
    </w:p>
    <w:p w:rsidR="0060151C" w:rsidRDefault="00FE1CAC" w:rsidP="0060151C">
      <w:pPr>
        <w:pStyle w:val="Ttulo"/>
        <w:jc w:val="right"/>
        <w:rPr>
          <w:sz w:val="28"/>
        </w:rPr>
      </w:pPr>
      <w:r w:rsidRPr="008C27A5">
        <w:t>VERSIÓN</w:t>
      </w:r>
      <w:r w:rsidR="006A744A">
        <w:t xml:space="preserve"> 1.</w:t>
      </w:r>
      <w:r w:rsidR="006258C3">
        <w:t>9</w:t>
      </w:r>
      <w:r>
        <w:rPr>
          <w:sz w:val="28"/>
        </w:rPr>
        <w:t xml:space="preserve"> </w:t>
      </w:r>
      <w:r w:rsidR="0060151C">
        <w:rPr>
          <w:sz w:val="28"/>
        </w:rPr>
        <w:t xml:space="preserve"> </w:t>
      </w:r>
    </w:p>
    <w:p w:rsidR="0060151C" w:rsidRPr="00487936" w:rsidRDefault="0060151C" w:rsidP="0060151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FE1CAC" w:rsidRDefault="00FE1CAC" w:rsidP="00FE1CA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9F63D6" w:rsidRDefault="009F63D6" w:rsidP="007B7EDC"/>
    <w:p w:rsidR="001436DC" w:rsidRDefault="001436DC" w:rsidP="00481C4A">
      <w:pPr>
        <w:rPr>
          <w:b/>
          <w:bCs/>
        </w:rPr>
      </w:pPr>
    </w:p>
    <w:p w:rsidR="009F63D6" w:rsidRDefault="00A54B9C" w:rsidP="00481C4A">
      <w:pPr>
        <w:jc w:val="center"/>
        <w:rPr>
          <w:b/>
        </w:rPr>
      </w:pPr>
      <w:r>
        <w:rPr>
          <w:b/>
        </w:rPr>
        <w:br w:type="page"/>
      </w:r>
      <w:r w:rsidR="001436DC" w:rsidRPr="00481C4A">
        <w:rPr>
          <w:b/>
        </w:rPr>
        <w:lastRenderedPageBreak/>
        <w:t>HISTÓ</w:t>
      </w:r>
      <w:r w:rsidR="009F63D6" w:rsidRPr="00481C4A">
        <w:rPr>
          <w:b/>
        </w:rPr>
        <w:t>RICO DE REVISIÓN</w:t>
      </w:r>
    </w:p>
    <w:p w:rsidR="007948BC" w:rsidRPr="00481C4A" w:rsidRDefault="007948BC" w:rsidP="00481C4A">
      <w:pPr>
        <w:jc w:val="center"/>
        <w:rPr>
          <w:b/>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948BC" w:rsidTr="00DF3C27">
        <w:trPr>
          <w:jc w:val="center"/>
        </w:trPr>
        <w:tc>
          <w:tcPr>
            <w:tcW w:w="2304" w:type="dxa"/>
            <w:shd w:val="pct25" w:color="auto" w:fill="auto"/>
          </w:tcPr>
          <w:p w:rsidR="007948BC" w:rsidRDefault="007948BC" w:rsidP="00DF3C27">
            <w:pPr>
              <w:pStyle w:val="Tabletext"/>
              <w:jc w:val="center"/>
              <w:rPr>
                <w:b/>
              </w:rPr>
            </w:pPr>
            <w:r>
              <w:rPr>
                <w:b/>
              </w:rPr>
              <w:t>Fecha</w:t>
            </w:r>
          </w:p>
        </w:tc>
        <w:tc>
          <w:tcPr>
            <w:tcW w:w="1152" w:type="dxa"/>
            <w:shd w:val="pct25" w:color="auto" w:fill="auto"/>
          </w:tcPr>
          <w:p w:rsidR="007948BC" w:rsidRDefault="007948BC" w:rsidP="00DF3C27">
            <w:pPr>
              <w:pStyle w:val="Tabletext"/>
              <w:jc w:val="center"/>
              <w:rPr>
                <w:b/>
              </w:rPr>
            </w:pPr>
            <w:r>
              <w:rPr>
                <w:b/>
              </w:rPr>
              <w:t>Versión</w:t>
            </w:r>
          </w:p>
        </w:tc>
        <w:tc>
          <w:tcPr>
            <w:tcW w:w="3744" w:type="dxa"/>
            <w:shd w:val="pct25" w:color="auto" w:fill="auto"/>
          </w:tcPr>
          <w:p w:rsidR="007948BC" w:rsidRDefault="007948BC" w:rsidP="00DF3C27">
            <w:pPr>
              <w:pStyle w:val="Tabletext"/>
              <w:jc w:val="center"/>
              <w:rPr>
                <w:b/>
              </w:rPr>
            </w:pPr>
            <w:r>
              <w:rPr>
                <w:b/>
              </w:rPr>
              <w:t>Descripción</w:t>
            </w:r>
          </w:p>
        </w:tc>
        <w:tc>
          <w:tcPr>
            <w:tcW w:w="2304" w:type="dxa"/>
            <w:shd w:val="pct25" w:color="auto" w:fill="auto"/>
          </w:tcPr>
          <w:p w:rsidR="007948BC" w:rsidRDefault="007948BC" w:rsidP="00CB0719">
            <w:pPr>
              <w:pStyle w:val="Tabletext"/>
              <w:jc w:val="center"/>
              <w:rPr>
                <w:b/>
              </w:rPr>
            </w:pPr>
            <w:r>
              <w:rPr>
                <w:b/>
              </w:rPr>
              <w:t>Autor</w:t>
            </w:r>
          </w:p>
        </w:tc>
      </w:tr>
      <w:tr w:rsidR="007948BC" w:rsidRPr="0013530E" w:rsidTr="00DF3C27">
        <w:trPr>
          <w:jc w:val="center"/>
        </w:trPr>
        <w:tc>
          <w:tcPr>
            <w:tcW w:w="2304" w:type="dxa"/>
          </w:tcPr>
          <w:p w:rsidR="007948BC" w:rsidRPr="00C70293" w:rsidRDefault="00EE1D1B" w:rsidP="00C70293">
            <w:pPr>
              <w:pStyle w:val="Tabletext"/>
              <w:jc w:val="center"/>
            </w:pPr>
            <w:r>
              <w:t>15</w:t>
            </w:r>
            <w:r w:rsidR="00C70293" w:rsidRPr="00C70293">
              <w:t>/07/2010</w:t>
            </w:r>
          </w:p>
        </w:tc>
        <w:tc>
          <w:tcPr>
            <w:tcW w:w="1152" w:type="dxa"/>
          </w:tcPr>
          <w:p w:rsidR="007948BC" w:rsidRPr="00C70293" w:rsidRDefault="00C70293" w:rsidP="00C70293">
            <w:pPr>
              <w:pStyle w:val="Tabletext"/>
              <w:jc w:val="center"/>
            </w:pPr>
            <w:r w:rsidRPr="00C70293">
              <w:t>1.0</w:t>
            </w:r>
          </w:p>
        </w:tc>
        <w:tc>
          <w:tcPr>
            <w:tcW w:w="3744" w:type="dxa"/>
          </w:tcPr>
          <w:p w:rsidR="007948BC" w:rsidRPr="00C70293" w:rsidRDefault="00C70293" w:rsidP="003D61C1">
            <w:pPr>
              <w:pStyle w:val="Tabletext"/>
            </w:pPr>
            <w:r w:rsidRPr="00AE2E70">
              <w:t>Elaboración de la especificación del caso de uso</w:t>
            </w:r>
            <w:r>
              <w:t xml:space="preserve"> </w:t>
            </w:r>
            <w:r w:rsidR="00CB0719">
              <w:t xml:space="preserve">Consultar </w:t>
            </w:r>
            <w:r w:rsidR="003D61C1">
              <w:t>Suscriptor</w:t>
            </w:r>
            <w:r w:rsidRPr="00203E00">
              <w:t xml:space="preserve"> </w:t>
            </w:r>
            <w:r w:rsidRPr="00AE2E70">
              <w:t xml:space="preserve">para el </w:t>
            </w:r>
            <w:r>
              <w:t>Proyecto Megacable de acuerdo al Estándar de Casos de Uso 1.2</w:t>
            </w:r>
            <w:r w:rsidRPr="00AE2E70">
              <w:t>.</w:t>
            </w:r>
          </w:p>
        </w:tc>
        <w:tc>
          <w:tcPr>
            <w:tcW w:w="2304" w:type="dxa"/>
          </w:tcPr>
          <w:p w:rsidR="007948BC" w:rsidRPr="00C70293" w:rsidRDefault="00C70293" w:rsidP="00CB0719">
            <w:pPr>
              <w:pStyle w:val="Tabletext"/>
              <w:jc w:val="center"/>
            </w:pPr>
            <w:r w:rsidRPr="00C70293">
              <w:t xml:space="preserve">Belem </w:t>
            </w:r>
            <w:r w:rsidR="00CB0719">
              <w:t xml:space="preserve">Lizeth Jiménez Arévalo </w:t>
            </w:r>
          </w:p>
        </w:tc>
      </w:tr>
      <w:tr w:rsidR="006E5CC8" w:rsidTr="00DF3C27">
        <w:trPr>
          <w:jc w:val="center"/>
        </w:trPr>
        <w:tc>
          <w:tcPr>
            <w:tcW w:w="2304" w:type="dxa"/>
          </w:tcPr>
          <w:p w:rsidR="006E5CC8" w:rsidRDefault="00543A60" w:rsidP="00543A60">
            <w:pPr>
              <w:pStyle w:val="Tabletext"/>
              <w:jc w:val="center"/>
            </w:pPr>
            <w:r>
              <w:t>27</w:t>
            </w:r>
            <w:r w:rsidR="006E5CC8" w:rsidRPr="00C70293">
              <w:t>/0</w:t>
            </w:r>
            <w:r>
              <w:t>9</w:t>
            </w:r>
            <w:r w:rsidR="006E5CC8" w:rsidRPr="00C70293">
              <w:t>/2010</w:t>
            </w:r>
          </w:p>
        </w:tc>
        <w:tc>
          <w:tcPr>
            <w:tcW w:w="1152" w:type="dxa"/>
          </w:tcPr>
          <w:p w:rsidR="006E5CC8" w:rsidRPr="00C70293" w:rsidRDefault="006E5CC8" w:rsidP="006E5CC8">
            <w:pPr>
              <w:pStyle w:val="Tabletext"/>
              <w:jc w:val="center"/>
            </w:pPr>
            <w:r w:rsidRPr="00C70293">
              <w:t>1.</w:t>
            </w:r>
            <w:r>
              <w:t>1</w:t>
            </w:r>
          </w:p>
        </w:tc>
        <w:tc>
          <w:tcPr>
            <w:tcW w:w="3744" w:type="dxa"/>
          </w:tcPr>
          <w:p w:rsidR="006E5CC8" w:rsidRDefault="00543A60" w:rsidP="00543A60">
            <w:pPr>
              <w:pStyle w:val="Tabletext"/>
            </w:pPr>
            <w:r>
              <w:t>Agregar la entidad para la recarga y enviar los materiales agotados en esta nueva entidad, eliminar el envío  del inventario. Traer la información de los servicios contratados por el suscriptor cuando se hagan confirmaciones de la agenda</w:t>
            </w:r>
            <w:r w:rsidR="00825FCD">
              <w:t>.</w:t>
            </w:r>
          </w:p>
        </w:tc>
        <w:tc>
          <w:tcPr>
            <w:tcW w:w="2304" w:type="dxa"/>
          </w:tcPr>
          <w:p w:rsidR="006E5CC8" w:rsidRDefault="00585A68" w:rsidP="00585A68">
            <w:pPr>
              <w:pStyle w:val="Tabletext"/>
              <w:jc w:val="center"/>
            </w:pPr>
            <w:r>
              <w:t xml:space="preserve">Ana Lizza </w:t>
            </w:r>
            <w:r w:rsidR="006E5CC8">
              <w:t>Pasindo</w:t>
            </w:r>
            <w:r>
              <w:t xml:space="preserve"> González</w:t>
            </w:r>
          </w:p>
        </w:tc>
      </w:tr>
      <w:tr w:rsidR="00585A68" w:rsidRPr="00687778" w:rsidTr="00DF3C27">
        <w:trPr>
          <w:jc w:val="center"/>
        </w:trPr>
        <w:tc>
          <w:tcPr>
            <w:tcW w:w="2304" w:type="dxa"/>
          </w:tcPr>
          <w:p w:rsidR="00585A68" w:rsidRPr="00687778" w:rsidRDefault="00585A68" w:rsidP="005B04A0">
            <w:pPr>
              <w:pStyle w:val="Tabletext"/>
              <w:jc w:val="center"/>
            </w:pPr>
            <w:r w:rsidRPr="00687778">
              <w:t>30/11/2010</w:t>
            </w:r>
          </w:p>
        </w:tc>
        <w:tc>
          <w:tcPr>
            <w:tcW w:w="1152" w:type="dxa"/>
          </w:tcPr>
          <w:p w:rsidR="00585A68" w:rsidRPr="00687778" w:rsidRDefault="00585A68" w:rsidP="005B04A0">
            <w:pPr>
              <w:pStyle w:val="Tabletext"/>
              <w:jc w:val="center"/>
            </w:pPr>
            <w:r w:rsidRPr="00687778">
              <w:t>1.2</w:t>
            </w:r>
          </w:p>
        </w:tc>
        <w:tc>
          <w:tcPr>
            <w:tcW w:w="3744" w:type="dxa"/>
          </w:tcPr>
          <w:p w:rsidR="00585A68" w:rsidRPr="00687778" w:rsidRDefault="00585A68" w:rsidP="00DF3C27">
            <w:pPr>
              <w:pStyle w:val="Tabletext"/>
            </w:pPr>
            <w:r w:rsidRPr="00687778">
              <w:t xml:space="preserve">Contemplar en el escenario de la recarga a la nueva entidad </w:t>
            </w:r>
            <w:proofErr w:type="spellStart"/>
            <w:r w:rsidRPr="00687778">
              <w:t>ServicioEquipo</w:t>
            </w:r>
            <w:proofErr w:type="spellEnd"/>
            <w:r w:rsidRPr="00687778">
              <w:t xml:space="preserve"> para validar que se cuente con el inventario de materiales de acometida y equipos digitales necesarios para realizar todas las órdenes de trabajo correspondientes al suscriptor en turno</w:t>
            </w:r>
          </w:p>
          <w:p w:rsidR="00585A68" w:rsidRPr="00687778" w:rsidRDefault="00585A68" w:rsidP="00DF3C27">
            <w:pPr>
              <w:pStyle w:val="Tabletext"/>
            </w:pPr>
            <w:r w:rsidRPr="00687778">
              <w:t>Folio CAI. 610</w:t>
            </w:r>
          </w:p>
        </w:tc>
        <w:tc>
          <w:tcPr>
            <w:tcW w:w="2304" w:type="dxa"/>
          </w:tcPr>
          <w:p w:rsidR="00585A68" w:rsidRDefault="00585A68" w:rsidP="00585A68">
            <w:pPr>
              <w:pStyle w:val="Tabletext"/>
              <w:jc w:val="center"/>
            </w:pPr>
            <w:r>
              <w:t>Ana Lizza Pasindo González</w:t>
            </w:r>
          </w:p>
        </w:tc>
      </w:tr>
      <w:tr w:rsidR="00585A68" w:rsidRPr="00577AD3" w:rsidTr="003B0296">
        <w:trPr>
          <w:jc w:val="center"/>
        </w:trPr>
        <w:tc>
          <w:tcPr>
            <w:tcW w:w="2304" w:type="dxa"/>
          </w:tcPr>
          <w:p w:rsidR="00585A68" w:rsidRPr="00577AD3" w:rsidRDefault="00585A68" w:rsidP="00687778">
            <w:pPr>
              <w:pStyle w:val="Tabletext"/>
              <w:jc w:val="center"/>
            </w:pPr>
            <w:r w:rsidRPr="00577AD3">
              <w:t>18/01/2011</w:t>
            </w:r>
          </w:p>
        </w:tc>
        <w:tc>
          <w:tcPr>
            <w:tcW w:w="1152" w:type="dxa"/>
          </w:tcPr>
          <w:p w:rsidR="00585A68" w:rsidRPr="00577AD3" w:rsidRDefault="00585A68" w:rsidP="00687778">
            <w:pPr>
              <w:pStyle w:val="Tabletext"/>
              <w:jc w:val="center"/>
            </w:pPr>
            <w:r w:rsidRPr="00577AD3">
              <w:t>1.3</w:t>
            </w:r>
          </w:p>
        </w:tc>
        <w:tc>
          <w:tcPr>
            <w:tcW w:w="3744" w:type="dxa"/>
          </w:tcPr>
          <w:p w:rsidR="00585A68" w:rsidRPr="00577AD3" w:rsidRDefault="00585A68" w:rsidP="003B0296">
            <w:pPr>
              <w:pStyle w:val="Tabletext"/>
            </w:pPr>
            <w:r w:rsidRPr="00577AD3">
              <w:t>Generar una interfaz intermedia para los suscriptores visitados</w:t>
            </w:r>
          </w:p>
          <w:p w:rsidR="00585A68" w:rsidRPr="00577AD3" w:rsidRDefault="00585A68" w:rsidP="00687778">
            <w:pPr>
              <w:pStyle w:val="Tabletext"/>
            </w:pPr>
            <w:r w:rsidRPr="00577AD3">
              <w:t>Folio CAI. 786</w:t>
            </w:r>
          </w:p>
        </w:tc>
        <w:tc>
          <w:tcPr>
            <w:tcW w:w="2304" w:type="dxa"/>
          </w:tcPr>
          <w:p w:rsidR="00585A68" w:rsidRDefault="00585A68" w:rsidP="00585A68">
            <w:pPr>
              <w:pStyle w:val="Tabletext"/>
              <w:jc w:val="center"/>
            </w:pPr>
            <w:r>
              <w:t>Ana Lizza Pasindo González</w:t>
            </w:r>
          </w:p>
        </w:tc>
      </w:tr>
      <w:tr w:rsidR="00585A68" w:rsidRPr="00577AD3" w:rsidTr="00577AD3">
        <w:trPr>
          <w:jc w:val="center"/>
        </w:trPr>
        <w:tc>
          <w:tcPr>
            <w:tcW w:w="2304" w:type="dxa"/>
          </w:tcPr>
          <w:p w:rsidR="00585A68" w:rsidRPr="002B28D2" w:rsidRDefault="00585A68" w:rsidP="00577AD3">
            <w:pPr>
              <w:pStyle w:val="Tabletext"/>
              <w:jc w:val="center"/>
            </w:pPr>
            <w:r w:rsidRPr="002B28D2">
              <w:t>20/01/2011</w:t>
            </w:r>
          </w:p>
        </w:tc>
        <w:tc>
          <w:tcPr>
            <w:tcW w:w="1152" w:type="dxa"/>
          </w:tcPr>
          <w:p w:rsidR="00585A68" w:rsidRPr="002B28D2" w:rsidRDefault="00585A68" w:rsidP="00577AD3">
            <w:pPr>
              <w:pStyle w:val="Tabletext"/>
              <w:jc w:val="center"/>
            </w:pPr>
            <w:r w:rsidRPr="002B28D2">
              <w:t>1.4</w:t>
            </w:r>
          </w:p>
        </w:tc>
        <w:tc>
          <w:tcPr>
            <w:tcW w:w="3744" w:type="dxa"/>
          </w:tcPr>
          <w:p w:rsidR="00585A68" w:rsidRPr="002B28D2" w:rsidRDefault="00585A68" w:rsidP="00577AD3">
            <w:pPr>
              <w:pStyle w:val="Tabletext"/>
            </w:pPr>
            <w:r w:rsidRPr="002B28D2">
              <w:t xml:space="preserve">Agregar la Clave de Servicio y tipo de servicio como llave primaria en la entidad de servicio y para todas las entidades relacionadas y que lo requieren agregar también estos campos </w:t>
            </w:r>
          </w:p>
          <w:p w:rsidR="00585A68" w:rsidRPr="002B28D2" w:rsidRDefault="00585A68" w:rsidP="0024296E">
            <w:pPr>
              <w:pStyle w:val="Tabletext"/>
            </w:pPr>
            <w:r w:rsidRPr="002B28D2">
              <w:t>Folio CAI. 846</w:t>
            </w:r>
          </w:p>
        </w:tc>
        <w:tc>
          <w:tcPr>
            <w:tcW w:w="2304" w:type="dxa"/>
          </w:tcPr>
          <w:p w:rsidR="00585A68" w:rsidRDefault="00585A68" w:rsidP="00585A68">
            <w:pPr>
              <w:pStyle w:val="Tabletext"/>
              <w:jc w:val="center"/>
            </w:pPr>
            <w:r>
              <w:t>Ana Lizza Pasindo González</w:t>
            </w:r>
          </w:p>
        </w:tc>
      </w:tr>
      <w:tr w:rsidR="00585A68" w:rsidRPr="00577AD3" w:rsidTr="00577AD3">
        <w:trPr>
          <w:jc w:val="center"/>
        </w:trPr>
        <w:tc>
          <w:tcPr>
            <w:tcW w:w="2304" w:type="dxa"/>
          </w:tcPr>
          <w:p w:rsidR="00585A68" w:rsidRPr="00D558E3" w:rsidRDefault="00585A68" w:rsidP="00577AD3">
            <w:pPr>
              <w:pStyle w:val="Tabletext"/>
              <w:jc w:val="center"/>
            </w:pPr>
            <w:r w:rsidRPr="00D558E3">
              <w:t>12/07/2011</w:t>
            </w:r>
          </w:p>
          <w:p w:rsidR="00585A68" w:rsidRPr="00D558E3" w:rsidRDefault="00585A68" w:rsidP="00C44FDE">
            <w:pPr>
              <w:rPr>
                <w:lang w:val="es-MX" w:eastAsia="en-US"/>
              </w:rPr>
            </w:pPr>
          </w:p>
          <w:p w:rsidR="00585A68" w:rsidRPr="00D558E3" w:rsidRDefault="00585A68" w:rsidP="001D7DD8">
            <w:pPr>
              <w:rPr>
                <w:lang w:val="es-MX" w:eastAsia="en-US"/>
              </w:rPr>
            </w:pPr>
          </w:p>
        </w:tc>
        <w:tc>
          <w:tcPr>
            <w:tcW w:w="1152" w:type="dxa"/>
          </w:tcPr>
          <w:p w:rsidR="00585A68" w:rsidRPr="00D558E3" w:rsidRDefault="00585A68" w:rsidP="00577AD3">
            <w:pPr>
              <w:pStyle w:val="Tabletext"/>
              <w:jc w:val="center"/>
            </w:pPr>
            <w:r w:rsidRPr="00D558E3">
              <w:t>1.5</w:t>
            </w:r>
          </w:p>
        </w:tc>
        <w:tc>
          <w:tcPr>
            <w:tcW w:w="3744" w:type="dxa"/>
          </w:tcPr>
          <w:p w:rsidR="00585A68" w:rsidRPr="00D558E3" w:rsidRDefault="00585A68" w:rsidP="00577AD3">
            <w:pPr>
              <w:pStyle w:val="Tabletext"/>
            </w:pPr>
            <w:r w:rsidRPr="00D558E3">
              <w:t>Generar interfaces intermedias para consumo de materiales</w:t>
            </w:r>
          </w:p>
          <w:p w:rsidR="00585A68" w:rsidRPr="00D558E3" w:rsidRDefault="00585A68" w:rsidP="00554F15">
            <w:pPr>
              <w:pStyle w:val="Tabletext"/>
            </w:pPr>
            <w:r w:rsidRPr="00D558E3">
              <w:t>Folio CAI. 1346</w:t>
            </w:r>
          </w:p>
          <w:p w:rsidR="00585A68" w:rsidRPr="00D558E3" w:rsidRDefault="00585A68" w:rsidP="001D7DD8">
            <w:pPr>
              <w:pStyle w:val="Tabletext"/>
            </w:pPr>
            <w:r w:rsidRPr="00D558E3">
              <w:t>MEG (Versión 2.3.0.0)</w:t>
            </w:r>
          </w:p>
        </w:tc>
        <w:tc>
          <w:tcPr>
            <w:tcW w:w="2304" w:type="dxa"/>
          </w:tcPr>
          <w:p w:rsidR="00585A68" w:rsidRDefault="00585A68" w:rsidP="00585A68">
            <w:pPr>
              <w:pStyle w:val="Tabletext"/>
              <w:jc w:val="center"/>
            </w:pPr>
            <w:r>
              <w:t>Ana Lizza Pasindo González</w:t>
            </w:r>
          </w:p>
        </w:tc>
      </w:tr>
      <w:tr w:rsidR="00585A68" w:rsidRPr="00577AD3" w:rsidTr="00577AD3">
        <w:trPr>
          <w:jc w:val="center"/>
        </w:trPr>
        <w:tc>
          <w:tcPr>
            <w:tcW w:w="2304" w:type="dxa"/>
          </w:tcPr>
          <w:p w:rsidR="00585A68" w:rsidRPr="0068210F" w:rsidRDefault="00585A68" w:rsidP="000443AA">
            <w:pPr>
              <w:pStyle w:val="Tabletext"/>
              <w:jc w:val="center"/>
            </w:pPr>
            <w:r w:rsidRPr="0068210F">
              <w:t>05/09/2011</w:t>
            </w:r>
          </w:p>
          <w:p w:rsidR="00585A68" w:rsidRPr="0068210F" w:rsidRDefault="00585A68" w:rsidP="000443AA">
            <w:pPr>
              <w:rPr>
                <w:lang w:val="es-MX" w:eastAsia="en-US"/>
              </w:rPr>
            </w:pPr>
          </w:p>
          <w:p w:rsidR="00585A68" w:rsidRPr="0068210F" w:rsidRDefault="00585A68" w:rsidP="000443AA">
            <w:pPr>
              <w:rPr>
                <w:lang w:val="es-MX" w:eastAsia="en-US"/>
              </w:rPr>
            </w:pPr>
          </w:p>
        </w:tc>
        <w:tc>
          <w:tcPr>
            <w:tcW w:w="1152" w:type="dxa"/>
          </w:tcPr>
          <w:p w:rsidR="00585A68" w:rsidRPr="0068210F" w:rsidRDefault="00585A68" w:rsidP="00D558E3">
            <w:pPr>
              <w:pStyle w:val="Tabletext"/>
              <w:jc w:val="center"/>
            </w:pPr>
            <w:r w:rsidRPr="0068210F">
              <w:t>1.6</w:t>
            </w:r>
          </w:p>
        </w:tc>
        <w:tc>
          <w:tcPr>
            <w:tcW w:w="3744" w:type="dxa"/>
          </w:tcPr>
          <w:p w:rsidR="00585A68" w:rsidRPr="0068210F" w:rsidRDefault="00585A68" w:rsidP="000443AA">
            <w:pPr>
              <w:pStyle w:val="Tabletext"/>
            </w:pPr>
            <w:r w:rsidRPr="0068210F">
              <w:t>A la hora de enviar la información siempre, enviar información de la jornada, ya que si se trabajó sin conexión no podrá continuar sino existe integridad de información en el servidor con respecto a la jornada que no se ha enviado.</w:t>
            </w:r>
          </w:p>
          <w:p w:rsidR="00585A68" w:rsidRPr="0068210F" w:rsidRDefault="00585A68" w:rsidP="000443AA">
            <w:pPr>
              <w:pStyle w:val="Tabletext"/>
            </w:pPr>
            <w:r w:rsidRPr="0068210F">
              <w:t>Folio CAI. 0001544</w:t>
            </w:r>
          </w:p>
          <w:p w:rsidR="00585A68" w:rsidRPr="0068210F" w:rsidRDefault="00585A68" w:rsidP="00D558E3">
            <w:pPr>
              <w:pStyle w:val="Tabletext"/>
            </w:pPr>
            <w:r w:rsidRPr="0068210F">
              <w:t>MEG (Versión 2.3.2.0)</w:t>
            </w:r>
          </w:p>
        </w:tc>
        <w:tc>
          <w:tcPr>
            <w:tcW w:w="2304" w:type="dxa"/>
          </w:tcPr>
          <w:p w:rsidR="00585A68" w:rsidRDefault="00585A68" w:rsidP="00585A68">
            <w:pPr>
              <w:pStyle w:val="Tabletext"/>
              <w:jc w:val="center"/>
            </w:pPr>
            <w:r>
              <w:t>Ana Lizza Pasindo González</w:t>
            </w:r>
          </w:p>
        </w:tc>
      </w:tr>
      <w:tr w:rsidR="00585A68" w:rsidRPr="00577AD3" w:rsidTr="00577AD3">
        <w:trPr>
          <w:jc w:val="center"/>
        </w:trPr>
        <w:tc>
          <w:tcPr>
            <w:tcW w:w="2304" w:type="dxa"/>
          </w:tcPr>
          <w:p w:rsidR="00585A68" w:rsidRPr="0050030F" w:rsidRDefault="00585A68" w:rsidP="000443AA">
            <w:pPr>
              <w:pStyle w:val="Tabletext"/>
              <w:jc w:val="center"/>
            </w:pPr>
            <w:r w:rsidRPr="0050030F">
              <w:t>13/01/2012</w:t>
            </w:r>
          </w:p>
        </w:tc>
        <w:tc>
          <w:tcPr>
            <w:tcW w:w="1152" w:type="dxa"/>
          </w:tcPr>
          <w:p w:rsidR="00585A68" w:rsidRPr="0050030F" w:rsidRDefault="00585A68" w:rsidP="00D558E3">
            <w:pPr>
              <w:pStyle w:val="Tabletext"/>
              <w:jc w:val="center"/>
            </w:pPr>
            <w:r w:rsidRPr="0050030F">
              <w:t>1.7</w:t>
            </w:r>
          </w:p>
        </w:tc>
        <w:tc>
          <w:tcPr>
            <w:tcW w:w="3744" w:type="dxa"/>
          </w:tcPr>
          <w:p w:rsidR="00585A68" w:rsidRPr="0050030F" w:rsidRDefault="00585A68" w:rsidP="000443AA">
            <w:pPr>
              <w:pStyle w:val="Tabletext"/>
            </w:pPr>
            <w:r w:rsidRPr="0050030F">
              <w:t xml:space="preserve">Dar la opción al técnico de poder </w:t>
            </w:r>
            <w:r w:rsidRPr="0050030F">
              <w:lastRenderedPageBreak/>
              <w:t>seleccionar una orden de trabajo específica o continuar con su agenda</w:t>
            </w:r>
          </w:p>
          <w:p w:rsidR="00585A68" w:rsidRPr="0050030F" w:rsidRDefault="00585A68" w:rsidP="0068210F">
            <w:pPr>
              <w:pStyle w:val="Tabletext"/>
            </w:pPr>
            <w:r w:rsidRPr="0050030F">
              <w:t>Folio CAI. 0001833</w:t>
            </w:r>
          </w:p>
          <w:p w:rsidR="00585A68" w:rsidRPr="0050030F" w:rsidRDefault="00585A68" w:rsidP="0068210F">
            <w:pPr>
              <w:pStyle w:val="Tabletext"/>
            </w:pPr>
            <w:r w:rsidRPr="0050030F">
              <w:t>MEG (Versión 2.3.4.0)</w:t>
            </w:r>
          </w:p>
        </w:tc>
        <w:tc>
          <w:tcPr>
            <w:tcW w:w="2304" w:type="dxa"/>
          </w:tcPr>
          <w:p w:rsidR="00585A68" w:rsidRDefault="00585A68" w:rsidP="00585A68">
            <w:pPr>
              <w:pStyle w:val="Tabletext"/>
              <w:jc w:val="center"/>
            </w:pPr>
            <w:r>
              <w:lastRenderedPageBreak/>
              <w:t xml:space="preserve">Ana Lizza Pasindo </w:t>
            </w:r>
            <w:r>
              <w:lastRenderedPageBreak/>
              <w:t>González</w:t>
            </w:r>
          </w:p>
        </w:tc>
      </w:tr>
      <w:tr w:rsidR="00585A68" w:rsidRPr="00577AD3" w:rsidTr="00577AD3">
        <w:trPr>
          <w:jc w:val="center"/>
        </w:trPr>
        <w:tc>
          <w:tcPr>
            <w:tcW w:w="2304" w:type="dxa"/>
          </w:tcPr>
          <w:p w:rsidR="00585A68" w:rsidRPr="006258C3" w:rsidRDefault="00585A68" w:rsidP="0050030F">
            <w:pPr>
              <w:pStyle w:val="Tabletext"/>
              <w:jc w:val="center"/>
            </w:pPr>
            <w:r w:rsidRPr="006258C3">
              <w:lastRenderedPageBreak/>
              <w:t>15/02/2012</w:t>
            </w:r>
          </w:p>
          <w:p w:rsidR="00585A68" w:rsidRPr="006258C3" w:rsidRDefault="00585A68" w:rsidP="0050030F">
            <w:pPr>
              <w:pStyle w:val="Tabletext"/>
              <w:jc w:val="center"/>
            </w:pPr>
          </w:p>
          <w:p w:rsidR="00585A68" w:rsidRPr="006258C3" w:rsidRDefault="00585A68" w:rsidP="0050030F">
            <w:pPr>
              <w:pStyle w:val="Tabletext"/>
              <w:jc w:val="center"/>
            </w:pPr>
          </w:p>
          <w:p w:rsidR="00585A68" w:rsidRPr="006258C3" w:rsidRDefault="00585A68" w:rsidP="0050030F">
            <w:pPr>
              <w:pStyle w:val="Tabletext"/>
              <w:jc w:val="center"/>
            </w:pPr>
          </w:p>
          <w:p w:rsidR="00585A68" w:rsidRPr="006258C3" w:rsidRDefault="00585A68" w:rsidP="0050030F">
            <w:pPr>
              <w:pStyle w:val="Tabletext"/>
              <w:jc w:val="center"/>
            </w:pPr>
          </w:p>
          <w:p w:rsidR="00585A68" w:rsidRPr="006258C3" w:rsidRDefault="00585A68" w:rsidP="0050030F">
            <w:pPr>
              <w:pStyle w:val="Tabletext"/>
              <w:jc w:val="center"/>
            </w:pPr>
            <w:r w:rsidRPr="006258C3">
              <w:t>16/02/2012</w:t>
            </w:r>
          </w:p>
        </w:tc>
        <w:tc>
          <w:tcPr>
            <w:tcW w:w="1152" w:type="dxa"/>
          </w:tcPr>
          <w:p w:rsidR="00585A68" w:rsidRPr="006258C3" w:rsidRDefault="00585A68" w:rsidP="00D558E3">
            <w:pPr>
              <w:pStyle w:val="Tabletext"/>
              <w:jc w:val="center"/>
            </w:pPr>
            <w:r w:rsidRPr="006258C3">
              <w:t>1.8</w:t>
            </w:r>
          </w:p>
        </w:tc>
        <w:tc>
          <w:tcPr>
            <w:tcW w:w="3744" w:type="dxa"/>
          </w:tcPr>
          <w:p w:rsidR="00585A68" w:rsidRPr="006258C3" w:rsidRDefault="00585A68" w:rsidP="00FF059C">
            <w:pPr>
              <w:pStyle w:val="Tabletext"/>
            </w:pPr>
            <w:r w:rsidRPr="006258C3">
              <w:t>Dar la opción al técnico de poder seleccionar una orden de trabajo VISITADA (presentar listado de contratos visitados) para poder continuar con su atención</w:t>
            </w:r>
          </w:p>
          <w:p w:rsidR="00585A68" w:rsidRPr="006258C3" w:rsidRDefault="00585A68" w:rsidP="00FF059C">
            <w:pPr>
              <w:pStyle w:val="Tabletext"/>
            </w:pPr>
            <w:r w:rsidRPr="006258C3">
              <w:t>Folio CAI. 0001875</w:t>
            </w:r>
          </w:p>
          <w:p w:rsidR="00585A68" w:rsidRPr="006258C3" w:rsidRDefault="00585A68" w:rsidP="00FF059C">
            <w:pPr>
              <w:pStyle w:val="Tabletext"/>
            </w:pPr>
            <w:r w:rsidRPr="006258C3">
              <w:t>Validar si no se cuenta con inventario mínimo, presentar mensaje informativo y la lista de materiales agotados, dar la opción de consultar al suscriptor o de ir a recargar</w:t>
            </w:r>
          </w:p>
          <w:p w:rsidR="00585A68" w:rsidRPr="006258C3" w:rsidRDefault="00585A68" w:rsidP="00FF059C">
            <w:pPr>
              <w:pStyle w:val="Tabletext"/>
            </w:pPr>
            <w:r w:rsidRPr="006258C3">
              <w:t>Folio CAI 1866</w:t>
            </w:r>
          </w:p>
          <w:p w:rsidR="00585A68" w:rsidRPr="006258C3" w:rsidRDefault="00585A68" w:rsidP="0050030F">
            <w:pPr>
              <w:pStyle w:val="Tabletext"/>
            </w:pPr>
            <w:r w:rsidRPr="006258C3">
              <w:t>MEG (Versión 2.4.0.0)</w:t>
            </w:r>
          </w:p>
        </w:tc>
        <w:tc>
          <w:tcPr>
            <w:tcW w:w="2304" w:type="dxa"/>
          </w:tcPr>
          <w:p w:rsidR="00585A68" w:rsidRDefault="00585A68" w:rsidP="00585A68">
            <w:pPr>
              <w:pStyle w:val="Tabletext"/>
              <w:jc w:val="center"/>
            </w:pPr>
            <w:r>
              <w:t>Ana Lizza Pasindo González</w:t>
            </w:r>
          </w:p>
        </w:tc>
      </w:tr>
      <w:tr w:rsidR="00585A68" w:rsidRPr="00577AD3" w:rsidTr="00577AD3">
        <w:trPr>
          <w:jc w:val="center"/>
        </w:trPr>
        <w:tc>
          <w:tcPr>
            <w:tcW w:w="2304" w:type="dxa"/>
          </w:tcPr>
          <w:p w:rsidR="00585A68" w:rsidRPr="00585A68" w:rsidRDefault="00585A68" w:rsidP="0050030F">
            <w:pPr>
              <w:pStyle w:val="Tabletext"/>
              <w:jc w:val="center"/>
              <w:rPr>
                <w:highlight w:val="magenta"/>
              </w:rPr>
            </w:pPr>
            <w:r w:rsidRPr="00585A68">
              <w:rPr>
                <w:highlight w:val="magenta"/>
              </w:rPr>
              <w:t>12/03/2012</w:t>
            </w:r>
          </w:p>
        </w:tc>
        <w:tc>
          <w:tcPr>
            <w:tcW w:w="1152" w:type="dxa"/>
          </w:tcPr>
          <w:p w:rsidR="00585A68" w:rsidRPr="00585A68" w:rsidRDefault="00585A68" w:rsidP="00D558E3">
            <w:pPr>
              <w:pStyle w:val="Tabletext"/>
              <w:jc w:val="center"/>
              <w:rPr>
                <w:highlight w:val="magenta"/>
              </w:rPr>
            </w:pPr>
            <w:r w:rsidRPr="00585A68">
              <w:rPr>
                <w:highlight w:val="magenta"/>
              </w:rPr>
              <w:t>1.9</w:t>
            </w:r>
          </w:p>
        </w:tc>
        <w:tc>
          <w:tcPr>
            <w:tcW w:w="3744" w:type="dxa"/>
          </w:tcPr>
          <w:p w:rsidR="00585A68" w:rsidRPr="00585A68" w:rsidRDefault="00E611E4" w:rsidP="006258C3">
            <w:pPr>
              <w:pStyle w:val="Tabletext"/>
              <w:rPr>
                <w:highlight w:val="magenta"/>
              </w:rPr>
            </w:pPr>
            <w:r>
              <w:rPr>
                <w:highlight w:val="magenta"/>
              </w:rPr>
              <w:t xml:space="preserve">Se </w:t>
            </w:r>
            <w:r w:rsidR="00585A68" w:rsidRPr="00585A68">
              <w:rPr>
                <w:highlight w:val="magenta"/>
              </w:rPr>
              <w:t>inhabilitó la funcionalidad de recargar</w:t>
            </w:r>
          </w:p>
          <w:p w:rsidR="00585A68" w:rsidRDefault="00585A68" w:rsidP="006258C3">
            <w:pPr>
              <w:pStyle w:val="Tabletext"/>
              <w:rPr>
                <w:highlight w:val="magenta"/>
              </w:rPr>
            </w:pPr>
            <w:r w:rsidRPr="00585A68">
              <w:rPr>
                <w:highlight w:val="magenta"/>
              </w:rPr>
              <w:t>Folio CAI 0001940</w:t>
            </w:r>
          </w:p>
          <w:p w:rsidR="00D73F18" w:rsidRPr="00D73F18" w:rsidRDefault="00D73F18" w:rsidP="006258C3">
            <w:pPr>
              <w:pStyle w:val="Tabletext"/>
              <w:rPr>
                <w:highlight w:val="lightGray"/>
              </w:rPr>
            </w:pPr>
            <w:r w:rsidRPr="00D73F18">
              <w:rPr>
                <w:highlight w:val="lightGray"/>
              </w:rPr>
              <w:t>Agregar botón de regresar en la consulta de un contrato para que el técnico tenga opción de poder seleccionar otro</w:t>
            </w:r>
          </w:p>
          <w:p w:rsidR="00D73F18" w:rsidRDefault="00D73F18" w:rsidP="006258C3">
            <w:pPr>
              <w:pStyle w:val="Tabletext"/>
              <w:rPr>
                <w:highlight w:val="lightGray"/>
              </w:rPr>
            </w:pPr>
            <w:r w:rsidRPr="00D73F18">
              <w:rPr>
                <w:highlight w:val="lightGray"/>
              </w:rPr>
              <w:t>Folio CAI 0001939</w:t>
            </w:r>
          </w:p>
          <w:p w:rsidR="00306ED9" w:rsidRPr="00B25E1C" w:rsidRDefault="00B25E1C" w:rsidP="00306ED9">
            <w:pPr>
              <w:pStyle w:val="Tabletext"/>
              <w:rPr>
                <w:highlight w:val="cyan"/>
              </w:rPr>
            </w:pPr>
            <w:r w:rsidRPr="00B25E1C">
              <w:rPr>
                <w:highlight w:val="cyan"/>
              </w:rPr>
              <w:t>Solicitar el número de contrato y no el folio de la orden de trabajo</w:t>
            </w:r>
          </w:p>
          <w:p w:rsidR="00306ED9" w:rsidRDefault="00306ED9" w:rsidP="00306ED9">
            <w:pPr>
              <w:pStyle w:val="Tabletext"/>
              <w:rPr>
                <w:highlight w:val="lightGray"/>
              </w:rPr>
            </w:pPr>
            <w:r w:rsidRPr="00306ED9">
              <w:rPr>
                <w:highlight w:val="cyan"/>
              </w:rPr>
              <w:t>Folio CAI 0001937</w:t>
            </w:r>
          </w:p>
          <w:p w:rsidR="00585A68" w:rsidRPr="00585A68" w:rsidRDefault="00585A68" w:rsidP="006258C3">
            <w:pPr>
              <w:pStyle w:val="Tabletext"/>
              <w:rPr>
                <w:highlight w:val="magenta"/>
              </w:rPr>
            </w:pPr>
            <w:r w:rsidRPr="00585A68">
              <w:rPr>
                <w:highlight w:val="magenta"/>
              </w:rPr>
              <w:t>MEG (Versión 2.4.1.0)</w:t>
            </w:r>
          </w:p>
        </w:tc>
        <w:tc>
          <w:tcPr>
            <w:tcW w:w="2304" w:type="dxa"/>
          </w:tcPr>
          <w:p w:rsidR="00585A68" w:rsidRPr="00585A68" w:rsidRDefault="00585A68" w:rsidP="00585A68">
            <w:pPr>
              <w:pStyle w:val="Tabletext"/>
              <w:jc w:val="center"/>
              <w:rPr>
                <w:highlight w:val="magenta"/>
              </w:rPr>
            </w:pPr>
            <w:r w:rsidRPr="00585A68">
              <w:rPr>
                <w:highlight w:val="magenta"/>
              </w:rPr>
              <w:t>Ana Lizza Pasindo González</w:t>
            </w:r>
          </w:p>
        </w:tc>
      </w:tr>
    </w:tbl>
    <w:p w:rsidR="00786E52" w:rsidRDefault="00786E52" w:rsidP="007B7EDC"/>
    <w:p w:rsidR="00786E52" w:rsidRDefault="00786E52">
      <w:r>
        <w:br w:type="page"/>
      </w:r>
    </w:p>
    <w:p w:rsidR="00481C4A" w:rsidRDefault="00481C4A" w:rsidP="001D7DD8">
      <w:pPr>
        <w:pStyle w:val="Ttulo"/>
        <w:ind w:left="0" w:firstLine="0"/>
      </w:pPr>
      <w:r w:rsidRPr="00487936">
        <w:lastRenderedPageBreak/>
        <w:t>Tabla de Contenido</w:t>
      </w:r>
    </w:p>
    <w:p w:rsidR="00481C4A" w:rsidRPr="00481C4A" w:rsidRDefault="00481C4A" w:rsidP="009C42D4">
      <w:pPr>
        <w:pStyle w:val="TDC2"/>
        <w:rPr>
          <w:lang w:val="es-MX" w:eastAsia="en-US"/>
        </w:rPr>
      </w:pPr>
    </w:p>
    <w:p w:rsidR="005C1B2B" w:rsidRDefault="005C1B2B">
      <w:pPr>
        <w:pStyle w:val="TDC1"/>
        <w:rPr>
          <w:rStyle w:val="Hipervnculo"/>
        </w:rPr>
      </w:pPr>
    </w:p>
    <w:p w:rsidR="005F7631" w:rsidRDefault="007869AC">
      <w:pPr>
        <w:pStyle w:val="TDC1"/>
        <w:rPr>
          <w:rFonts w:asciiTheme="minorHAnsi" w:eastAsiaTheme="minorEastAsia" w:hAnsiTheme="minorHAnsi" w:cstheme="minorBidi"/>
          <w:iCs w:val="0"/>
          <w:sz w:val="22"/>
          <w:szCs w:val="22"/>
          <w:lang w:val="es-MX" w:eastAsia="es-MX"/>
        </w:rPr>
      </w:pPr>
      <w:r w:rsidRPr="007A1FC8">
        <w:rPr>
          <w:rStyle w:val="Hipervnculo"/>
        </w:rPr>
        <w:fldChar w:fldCharType="begin"/>
      </w:r>
      <w:r w:rsidR="00481C4A" w:rsidRPr="007A1FC8">
        <w:rPr>
          <w:rStyle w:val="Hipervnculo"/>
        </w:rPr>
        <w:instrText xml:space="preserve"> TOC \o "1-3" \h \z \u </w:instrText>
      </w:r>
      <w:r w:rsidRPr="007A1FC8">
        <w:rPr>
          <w:rStyle w:val="Hipervnculo"/>
        </w:rPr>
        <w:fldChar w:fldCharType="separate"/>
      </w:r>
      <w:hyperlink w:anchor="_Toc319410116" w:history="1">
        <w:r w:rsidR="005F7631" w:rsidRPr="0042166E">
          <w:rPr>
            <w:rStyle w:val="Hipervnculo"/>
          </w:rPr>
          <w:t>1</w:t>
        </w:r>
        <w:r w:rsidR="005F7631">
          <w:rPr>
            <w:rFonts w:asciiTheme="minorHAnsi" w:eastAsiaTheme="minorEastAsia" w:hAnsiTheme="minorHAnsi" w:cstheme="minorBidi"/>
            <w:iCs w:val="0"/>
            <w:sz w:val="22"/>
            <w:szCs w:val="22"/>
            <w:lang w:val="es-MX" w:eastAsia="es-MX"/>
          </w:rPr>
          <w:tab/>
        </w:r>
        <w:r w:rsidR="005F7631" w:rsidRPr="0042166E">
          <w:rPr>
            <w:rStyle w:val="Hipervnculo"/>
          </w:rPr>
          <w:t>Introducción</w:t>
        </w:r>
        <w:r w:rsidR="005F7631">
          <w:rPr>
            <w:webHidden/>
          </w:rPr>
          <w:tab/>
        </w:r>
        <w:r w:rsidR="005F7631">
          <w:rPr>
            <w:webHidden/>
          </w:rPr>
          <w:fldChar w:fldCharType="begin"/>
        </w:r>
        <w:r w:rsidR="005F7631">
          <w:rPr>
            <w:webHidden/>
          </w:rPr>
          <w:instrText xml:space="preserve"> PAGEREF _Toc319410116 \h </w:instrText>
        </w:r>
        <w:r w:rsidR="005F7631">
          <w:rPr>
            <w:webHidden/>
          </w:rPr>
        </w:r>
        <w:r w:rsidR="005F7631">
          <w:rPr>
            <w:webHidden/>
          </w:rPr>
          <w:fldChar w:fldCharType="separate"/>
        </w:r>
        <w:r w:rsidR="005F7631">
          <w:rPr>
            <w:webHidden/>
          </w:rPr>
          <w:t>5</w:t>
        </w:r>
        <w:r w:rsidR="005F7631">
          <w:rPr>
            <w:webHidden/>
          </w:rPr>
          <w:fldChar w:fldCharType="end"/>
        </w:r>
      </w:hyperlink>
    </w:p>
    <w:p w:rsidR="005F7631" w:rsidRDefault="00B1229A">
      <w:pPr>
        <w:pStyle w:val="TDC1"/>
        <w:rPr>
          <w:rFonts w:asciiTheme="minorHAnsi" w:eastAsiaTheme="minorEastAsia" w:hAnsiTheme="minorHAnsi" w:cstheme="minorBidi"/>
          <w:iCs w:val="0"/>
          <w:sz w:val="22"/>
          <w:szCs w:val="22"/>
          <w:lang w:val="es-MX" w:eastAsia="es-MX"/>
        </w:rPr>
      </w:pPr>
      <w:hyperlink w:anchor="_Toc319410117" w:history="1">
        <w:r w:rsidR="005F7631" w:rsidRPr="0042166E">
          <w:rPr>
            <w:rStyle w:val="Hipervnculo"/>
          </w:rPr>
          <w:t>2</w:t>
        </w:r>
        <w:r w:rsidR="005F7631">
          <w:rPr>
            <w:rFonts w:asciiTheme="minorHAnsi" w:eastAsiaTheme="minorEastAsia" w:hAnsiTheme="minorHAnsi" w:cstheme="minorBidi"/>
            <w:iCs w:val="0"/>
            <w:sz w:val="22"/>
            <w:szCs w:val="22"/>
            <w:lang w:val="es-MX" w:eastAsia="es-MX"/>
          </w:rPr>
          <w:tab/>
        </w:r>
        <w:r w:rsidR="005F7631" w:rsidRPr="0042166E">
          <w:rPr>
            <w:rStyle w:val="Hipervnculo"/>
          </w:rPr>
          <w:t>Caso de uso: Consultar Suscriptor – CUMEGMOV08</w:t>
        </w:r>
        <w:r w:rsidR="005F7631">
          <w:rPr>
            <w:webHidden/>
          </w:rPr>
          <w:tab/>
        </w:r>
        <w:r w:rsidR="005F7631">
          <w:rPr>
            <w:webHidden/>
          </w:rPr>
          <w:fldChar w:fldCharType="begin"/>
        </w:r>
        <w:r w:rsidR="005F7631">
          <w:rPr>
            <w:webHidden/>
          </w:rPr>
          <w:instrText xml:space="preserve"> PAGEREF _Toc319410117 \h </w:instrText>
        </w:r>
        <w:r w:rsidR="005F7631">
          <w:rPr>
            <w:webHidden/>
          </w:rPr>
        </w:r>
        <w:r w:rsidR="005F7631">
          <w:rPr>
            <w:webHidden/>
          </w:rPr>
          <w:fldChar w:fldCharType="separate"/>
        </w:r>
        <w:r w:rsidR="005F7631">
          <w:rPr>
            <w:webHidden/>
          </w:rPr>
          <w:t>5</w:t>
        </w:r>
        <w:r w:rsidR="005F7631">
          <w:rPr>
            <w:webHidden/>
          </w:rPr>
          <w:fldChar w:fldCharType="end"/>
        </w:r>
      </w:hyperlink>
    </w:p>
    <w:p w:rsidR="005F7631" w:rsidRDefault="00B1229A">
      <w:pPr>
        <w:pStyle w:val="TDC2"/>
        <w:rPr>
          <w:rFonts w:asciiTheme="minorHAnsi" w:eastAsiaTheme="minorEastAsia" w:hAnsiTheme="minorHAnsi" w:cstheme="minorBidi"/>
          <w:iCs w:val="0"/>
          <w:noProof/>
          <w:sz w:val="22"/>
          <w:szCs w:val="22"/>
          <w:lang w:val="es-MX" w:eastAsia="es-MX"/>
        </w:rPr>
      </w:pPr>
      <w:hyperlink w:anchor="_Toc319410118" w:history="1">
        <w:r w:rsidR="005F7631" w:rsidRPr="0042166E">
          <w:rPr>
            <w:rStyle w:val="Hipervnculo"/>
            <w:rFonts w:cs="Arial"/>
            <w:noProof/>
          </w:rPr>
          <w:t>2.1</w:t>
        </w:r>
        <w:r w:rsidR="005F7631">
          <w:rPr>
            <w:rFonts w:asciiTheme="minorHAnsi" w:eastAsiaTheme="minorEastAsia" w:hAnsiTheme="minorHAnsi" w:cstheme="minorBidi"/>
            <w:iCs w:val="0"/>
            <w:noProof/>
            <w:sz w:val="22"/>
            <w:szCs w:val="22"/>
            <w:lang w:val="es-MX" w:eastAsia="es-MX"/>
          </w:rPr>
          <w:tab/>
        </w:r>
        <w:r w:rsidR="005F7631" w:rsidRPr="0042166E">
          <w:rPr>
            <w:rStyle w:val="Hipervnculo"/>
            <w:rFonts w:cs="Arial"/>
            <w:noProof/>
          </w:rPr>
          <w:t>Descripción</w:t>
        </w:r>
        <w:r w:rsidR="005F7631">
          <w:rPr>
            <w:noProof/>
            <w:webHidden/>
          </w:rPr>
          <w:tab/>
        </w:r>
        <w:r w:rsidR="005F7631">
          <w:rPr>
            <w:noProof/>
            <w:webHidden/>
          </w:rPr>
          <w:fldChar w:fldCharType="begin"/>
        </w:r>
        <w:r w:rsidR="005F7631">
          <w:rPr>
            <w:noProof/>
            <w:webHidden/>
          </w:rPr>
          <w:instrText xml:space="preserve"> PAGEREF _Toc319410118 \h </w:instrText>
        </w:r>
        <w:r w:rsidR="005F7631">
          <w:rPr>
            <w:noProof/>
            <w:webHidden/>
          </w:rPr>
        </w:r>
        <w:r w:rsidR="005F7631">
          <w:rPr>
            <w:noProof/>
            <w:webHidden/>
          </w:rPr>
          <w:fldChar w:fldCharType="separate"/>
        </w:r>
        <w:r w:rsidR="005F7631">
          <w:rPr>
            <w:noProof/>
            <w:webHidden/>
          </w:rPr>
          <w:t>5</w:t>
        </w:r>
        <w:r w:rsidR="005F7631">
          <w:rPr>
            <w:noProof/>
            <w:webHidden/>
          </w:rPr>
          <w:fldChar w:fldCharType="end"/>
        </w:r>
      </w:hyperlink>
    </w:p>
    <w:p w:rsidR="005F7631" w:rsidRDefault="00B1229A">
      <w:pPr>
        <w:pStyle w:val="TDC1"/>
        <w:rPr>
          <w:rFonts w:asciiTheme="minorHAnsi" w:eastAsiaTheme="minorEastAsia" w:hAnsiTheme="minorHAnsi" w:cstheme="minorBidi"/>
          <w:iCs w:val="0"/>
          <w:sz w:val="22"/>
          <w:szCs w:val="22"/>
          <w:lang w:val="es-MX" w:eastAsia="es-MX"/>
        </w:rPr>
      </w:pPr>
      <w:hyperlink w:anchor="_Toc319410119" w:history="1">
        <w:r w:rsidR="005F7631" w:rsidRPr="0042166E">
          <w:rPr>
            <w:rStyle w:val="Hipervnculo"/>
          </w:rPr>
          <w:t>3</w:t>
        </w:r>
        <w:r w:rsidR="005F7631">
          <w:rPr>
            <w:rFonts w:asciiTheme="minorHAnsi" w:eastAsiaTheme="minorEastAsia" w:hAnsiTheme="minorHAnsi" w:cstheme="minorBidi"/>
            <w:iCs w:val="0"/>
            <w:sz w:val="22"/>
            <w:szCs w:val="22"/>
            <w:lang w:val="es-MX" w:eastAsia="es-MX"/>
          </w:rPr>
          <w:tab/>
        </w:r>
        <w:r w:rsidR="005F7631" w:rsidRPr="0042166E">
          <w:rPr>
            <w:rStyle w:val="Hipervnculo"/>
          </w:rPr>
          <w:t>Diagrama de Casos de Uso</w:t>
        </w:r>
        <w:r w:rsidR="005F7631">
          <w:rPr>
            <w:webHidden/>
          </w:rPr>
          <w:tab/>
        </w:r>
        <w:r w:rsidR="005F7631">
          <w:rPr>
            <w:webHidden/>
          </w:rPr>
          <w:fldChar w:fldCharType="begin"/>
        </w:r>
        <w:r w:rsidR="005F7631">
          <w:rPr>
            <w:webHidden/>
          </w:rPr>
          <w:instrText xml:space="preserve"> PAGEREF _Toc319410119 \h </w:instrText>
        </w:r>
        <w:r w:rsidR="005F7631">
          <w:rPr>
            <w:webHidden/>
          </w:rPr>
        </w:r>
        <w:r w:rsidR="005F7631">
          <w:rPr>
            <w:webHidden/>
          </w:rPr>
          <w:fldChar w:fldCharType="separate"/>
        </w:r>
        <w:r w:rsidR="005F7631">
          <w:rPr>
            <w:webHidden/>
          </w:rPr>
          <w:t>5</w:t>
        </w:r>
        <w:r w:rsidR="005F7631">
          <w:rPr>
            <w:webHidden/>
          </w:rPr>
          <w:fldChar w:fldCharType="end"/>
        </w:r>
      </w:hyperlink>
    </w:p>
    <w:p w:rsidR="005F7631" w:rsidRDefault="00B1229A">
      <w:pPr>
        <w:pStyle w:val="TDC1"/>
        <w:rPr>
          <w:rFonts w:asciiTheme="minorHAnsi" w:eastAsiaTheme="minorEastAsia" w:hAnsiTheme="minorHAnsi" w:cstheme="minorBidi"/>
          <w:iCs w:val="0"/>
          <w:sz w:val="22"/>
          <w:szCs w:val="22"/>
          <w:lang w:val="es-MX" w:eastAsia="es-MX"/>
        </w:rPr>
      </w:pPr>
      <w:hyperlink w:anchor="_Toc319410120" w:history="1">
        <w:r w:rsidR="005F7631" w:rsidRPr="0042166E">
          <w:rPr>
            <w:rStyle w:val="Hipervnculo"/>
          </w:rPr>
          <w:t>4</w:t>
        </w:r>
        <w:r w:rsidR="005F7631">
          <w:rPr>
            <w:rFonts w:asciiTheme="minorHAnsi" w:eastAsiaTheme="minorEastAsia" w:hAnsiTheme="minorHAnsi" w:cstheme="minorBidi"/>
            <w:iCs w:val="0"/>
            <w:sz w:val="22"/>
            <w:szCs w:val="22"/>
            <w:lang w:val="es-MX" w:eastAsia="es-MX"/>
          </w:rPr>
          <w:tab/>
        </w:r>
        <w:r w:rsidR="005F7631" w:rsidRPr="0042166E">
          <w:rPr>
            <w:rStyle w:val="Hipervnculo"/>
          </w:rPr>
          <w:t>Precondiciones</w:t>
        </w:r>
        <w:r w:rsidR="005F7631">
          <w:rPr>
            <w:webHidden/>
          </w:rPr>
          <w:tab/>
        </w:r>
        <w:r w:rsidR="005F7631">
          <w:rPr>
            <w:webHidden/>
          </w:rPr>
          <w:fldChar w:fldCharType="begin"/>
        </w:r>
        <w:r w:rsidR="005F7631">
          <w:rPr>
            <w:webHidden/>
          </w:rPr>
          <w:instrText xml:space="preserve"> PAGEREF _Toc319410120 \h </w:instrText>
        </w:r>
        <w:r w:rsidR="005F7631">
          <w:rPr>
            <w:webHidden/>
          </w:rPr>
        </w:r>
        <w:r w:rsidR="005F7631">
          <w:rPr>
            <w:webHidden/>
          </w:rPr>
          <w:fldChar w:fldCharType="separate"/>
        </w:r>
        <w:r w:rsidR="005F7631">
          <w:rPr>
            <w:webHidden/>
          </w:rPr>
          <w:t>5</w:t>
        </w:r>
        <w:r w:rsidR="005F7631">
          <w:rPr>
            <w:webHidden/>
          </w:rPr>
          <w:fldChar w:fldCharType="end"/>
        </w:r>
      </w:hyperlink>
    </w:p>
    <w:p w:rsidR="005F7631" w:rsidRDefault="00B1229A">
      <w:pPr>
        <w:pStyle w:val="TDC2"/>
        <w:rPr>
          <w:rFonts w:asciiTheme="minorHAnsi" w:eastAsiaTheme="minorEastAsia" w:hAnsiTheme="minorHAnsi" w:cstheme="minorBidi"/>
          <w:iCs w:val="0"/>
          <w:noProof/>
          <w:sz w:val="22"/>
          <w:szCs w:val="22"/>
          <w:lang w:val="es-MX" w:eastAsia="es-MX"/>
        </w:rPr>
      </w:pPr>
      <w:hyperlink w:anchor="_Toc319410121" w:history="1">
        <w:r w:rsidR="005F7631" w:rsidRPr="0042166E">
          <w:rPr>
            <w:rStyle w:val="Hipervnculo"/>
            <w:rFonts w:cs="Arial"/>
            <w:noProof/>
          </w:rPr>
          <w:t>4.1</w:t>
        </w:r>
        <w:r w:rsidR="005F7631">
          <w:rPr>
            <w:rFonts w:asciiTheme="minorHAnsi" w:eastAsiaTheme="minorEastAsia" w:hAnsiTheme="minorHAnsi" w:cstheme="minorBidi"/>
            <w:iCs w:val="0"/>
            <w:noProof/>
            <w:sz w:val="22"/>
            <w:szCs w:val="22"/>
            <w:lang w:val="es-MX" w:eastAsia="es-MX"/>
          </w:rPr>
          <w:tab/>
        </w:r>
        <w:r w:rsidR="005F7631" w:rsidRPr="0042166E">
          <w:rPr>
            <w:rStyle w:val="Hipervnculo"/>
            <w:rFonts w:cs="Arial"/>
            <w:noProof/>
          </w:rPr>
          <w:t>Actores</w:t>
        </w:r>
        <w:r w:rsidR="005F7631">
          <w:rPr>
            <w:noProof/>
            <w:webHidden/>
          </w:rPr>
          <w:tab/>
        </w:r>
        <w:r w:rsidR="005F7631">
          <w:rPr>
            <w:noProof/>
            <w:webHidden/>
          </w:rPr>
          <w:fldChar w:fldCharType="begin"/>
        </w:r>
        <w:r w:rsidR="005F7631">
          <w:rPr>
            <w:noProof/>
            <w:webHidden/>
          </w:rPr>
          <w:instrText xml:space="preserve"> PAGEREF _Toc319410121 \h </w:instrText>
        </w:r>
        <w:r w:rsidR="005F7631">
          <w:rPr>
            <w:noProof/>
            <w:webHidden/>
          </w:rPr>
        </w:r>
        <w:r w:rsidR="005F7631">
          <w:rPr>
            <w:noProof/>
            <w:webHidden/>
          </w:rPr>
          <w:fldChar w:fldCharType="separate"/>
        </w:r>
        <w:r w:rsidR="005F7631">
          <w:rPr>
            <w:noProof/>
            <w:webHidden/>
          </w:rPr>
          <w:t>5</w:t>
        </w:r>
        <w:r w:rsidR="005F7631">
          <w:rPr>
            <w:noProof/>
            <w:webHidden/>
          </w:rPr>
          <w:fldChar w:fldCharType="end"/>
        </w:r>
      </w:hyperlink>
    </w:p>
    <w:p w:rsidR="005F7631" w:rsidRDefault="00B1229A">
      <w:pPr>
        <w:pStyle w:val="TDC2"/>
        <w:rPr>
          <w:rFonts w:asciiTheme="minorHAnsi" w:eastAsiaTheme="minorEastAsia" w:hAnsiTheme="minorHAnsi" w:cstheme="minorBidi"/>
          <w:iCs w:val="0"/>
          <w:noProof/>
          <w:sz w:val="22"/>
          <w:szCs w:val="22"/>
          <w:lang w:val="es-MX" w:eastAsia="es-MX"/>
        </w:rPr>
      </w:pPr>
      <w:hyperlink w:anchor="_Toc319410122" w:history="1">
        <w:r w:rsidR="005F7631" w:rsidRPr="0042166E">
          <w:rPr>
            <w:rStyle w:val="Hipervnculo"/>
            <w:rFonts w:cs="Arial"/>
            <w:noProof/>
          </w:rPr>
          <w:t>4.2</w:t>
        </w:r>
        <w:r w:rsidR="005F7631">
          <w:rPr>
            <w:rFonts w:asciiTheme="minorHAnsi" w:eastAsiaTheme="minorEastAsia" w:hAnsiTheme="minorHAnsi" w:cstheme="minorBidi"/>
            <w:iCs w:val="0"/>
            <w:noProof/>
            <w:sz w:val="22"/>
            <w:szCs w:val="22"/>
            <w:lang w:val="es-MX" w:eastAsia="es-MX"/>
          </w:rPr>
          <w:tab/>
        </w:r>
        <w:r w:rsidR="005F7631" w:rsidRPr="0042166E">
          <w:rPr>
            <w:rStyle w:val="Hipervnculo"/>
            <w:rFonts w:cs="Arial"/>
            <w:noProof/>
          </w:rPr>
          <w:t>Generales</w:t>
        </w:r>
        <w:r w:rsidR="005F7631">
          <w:rPr>
            <w:noProof/>
            <w:webHidden/>
          </w:rPr>
          <w:tab/>
        </w:r>
        <w:r w:rsidR="005F7631">
          <w:rPr>
            <w:noProof/>
            <w:webHidden/>
          </w:rPr>
          <w:fldChar w:fldCharType="begin"/>
        </w:r>
        <w:r w:rsidR="005F7631">
          <w:rPr>
            <w:noProof/>
            <w:webHidden/>
          </w:rPr>
          <w:instrText xml:space="preserve"> PAGEREF _Toc319410122 \h </w:instrText>
        </w:r>
        <w:r w:rsidR="005F7631">
          <w:rPr>
            <w:noProof/>
            <w:webHidden/>
          </w:rPr>
        </w:r>
        <w:r w:rsidR="005F7631">
          <w:rPr>
            <w:noProof/>
            <w:webHidden/>
          </w:rPr>
          <w:fldChar w:fldCharType="separate"/>
        </w:r>
        <w:r w:rsidR="005F7631">
          <w:rPr>
            <w:noProof/>
            <w:webHidden/>
          </w:rPr>
          <w:t>5</w:t>
        </w:r>
        <w:r w:rsidR="005F7631">
          <w:rPr>
            <w:noProof/>
            <w:webHidden/>
          </w:rPr>
          <w:fldChar w:fldCharType="end"/>
        </w:r>
      </w:hyperlink>
    </w:p>
    <w:p w:rsidR="005F7631" w:rsidRDefault="00B1229A">
      <w:pPr>
        <w:pStyle w:val="TDC2"/>
        <w:rPr>
          <w:rFonts w:asciiTheme="minorHAnsi" w:eastAsiaTheme="minorEastAsia" w:hAnsiTheme="minorHAnsi" w:cstheme="minorBidi"/>
          <w:iCs w:val="0"/>
          <w:noProof/>
          <w:sz w:val="22"/>
          <w:szCs w:val="22"/>
          <w:lang w:val="es-MX" w:eastAsia="es-MX"/>
        </w:rPr>
      </w:pPr>
      <w:hyperlink w:anchor="_Toc319410123" w:history="1">
        <w:r w:rsidR="005F7631" w:rsidRPr="0042166E">
          <w:rPr>
            <w:rStyle w:val="Hipervnculo"/>
            <w:rFonts w:cs="Arial"/>
            <w:noProof/>
          </w:rPr>
          <w:t>Parámetros</w:t>
        </w:r>
        <w:r w:rsidR="005F7631">
          <w:rPr>
            <w:noProof/>
            <w:webHidden/>
          </w:rPr>
          <w:tab/>
        </w:r>
        <w:r w:rsidR="005F7631">
          <w:rPr>
            <w:noProof/>
            <w:webHidden/>
          </w:rPr>
          <w:fldChar w:fldCharType="begin"/>
        </w:r>
        <w:r w:rsidR="005F7631">
          <w:rPr>
            <w:noProof/>
            <w:webHidden/>
          </w:rPr>
          <w:instrText xml:space="preserve"> PAGEREF _Toc319410123 \h </w:instrText>
        </w:r>
        <w:r w:rsidR="005F7631">
          <w:rPr>
            <w:noProof/>
            <w:webHidden/>
          </w:rPr>
        </w:r>
        <w:r w:rsidR="005F7631">
          <w:rPr>
            <w:noProof/>
            <w:webHidden/>
          </w:rPr>
          <w:fldChar w:fldCharType="separate"/>
        </w:r>
        <w:r w:rsidR="005F7631">
          <w:rPr>
            <w:noProof/>
            <w:webHidden/>
          </w:rPr>
          <w:t>6</w:t>
        </w:r>
        <w:r w:rsidR="005F7631">
          <w:rPr>
            <w:noProof/>
            <w:webHidden/>
          </w:rPr>
          <w:fldChar w:fldCharType="end"/>
        </w:r>
      </w:hyperlink>
    </w:p>
    <w:p w:rsidR="005F7631" w:rsidRDefault="00B1229A">
      <w:pPr>
        <w:pStyle w:val="TDC1"/>
        <w:rPr>
          <w:rFonts w:asciiTheme="minorHAnsi" w:eastAsiaTheme="minorEastAsia" w:hAnsiTheme="minorHAnsi" w:cstheme="minorBidi"/>
          <w:iCs w:val="0"/>
          <w:sz w:val="22"/>
          <w:szCs w:val="22"/>
          <w:lang w:val="es-MX" w:eastAsia="es-MX"/>
        </w:rPr>
      </w:pPr>
      <w:hyperlink w:anchor="_Toc319410124" w:history="1">
        <w:r w:rsidR="005F7631" w:rsidRPr="0042166E">
          <w:rPr>
            <w:rStyle w:val="Hipervnculo"/>
          </w:rPr>
          <w:t>5</w:t>
        </w:r>
        <w:r w:rsidR="005F7631">
          <w:rPr>
            <w:rFonts w:asciiTheme="minorHAnsi" w:eastAsiaTheme="minorEastAsia" w:hAnsiTheme="minorHAnsi" w:cstheme="minorBidi"/>
            <w:iCs w:val="0"/>
            <w:sz w:val="22"/>
            <w:szCs w:val="22"/>
            <w:lang w:val="es-MX" w:eastAsia="es-MX"/>
          </w:rPr>
          <w:tab/>
        </w:r>
        <w:r w:rsidR="005F7631" w:rsidRPr="0042166E">
          <w:rPr>
            <w:rStyle w:val="Hipervnculo"/>
          </w:rPr>
          <w:t>Flujo de eventos</w:t>
        </w:r>
        <w:r w:rsidR="005F7631">
          <w:rPr>
            <w:webHidden/>
          </w:rPr>
          <w:tab/>
        </w:r>
        <w:r w:rsidR="005F7631">
          <w:rPr>
            <w:webHidden/>
          </w:rPr>
          <w:fldChar w:fldCharType="begin"/>
        </w:r>
        <w:r w:rsidR="005F7631">
          <w:rPr>
            <w:webHidden/>
          </w:rPr>
          <w:instrText xml:space="preserve"> PAGEREF _Toc319410124 \h </w:instrText>
        </w:r>
        <w:r w:rsidR="005F7631">
          <w:rPr>
            <w:webHidden/>
          </w:rPr>
        </w:r>
        <w:r w:rsidR="005F7631">
          <w:rPr>
            <w:webHidden/>
          </w:rPr>
          <w:fldChar w:fldCharType="separate"/>
        </w:r>
        <w:r w:rsidR="005F7631">
          <w:rPr>
            <w:webHidden/>
          </w:rPr>
          <w:t>6</w:t>
        </w:r>
        <w:r w:rsidR="005F7631">
          <w:rPr>
            <w:webHidden/>
          </w:rPr>
          <w:fldChar w:fldCharType="end"/>
        </w:r>
      </w:hyperlink>
    </w:p>
    <w:p w:rsidR="005F7631" w:rsidRDefault="00B1229A">
      <w:pPr>
        <w:pStyle w:val="TDC2"/>
        <w:rPr>
          <w:rFonts w:asciiTheme="minorHAnsi" w:eastAsiaTheme="minorEastAsia" w:hAnsiTheme="minorHAnsi" w:cstheme="minorBidi"/>
          <w:iCs w:val="0"/>
          <w:noProof/>
          <w:sz w:val="22"/>
          <w:szCs w:val="22"/>
          <w:lang w:val="es-MX" w:eastAsia="es-MX"/>
        </w:rPr>
      </w:pPr>
      <w:hyperlink w:anchor="_Toc319410125" w:history="1">
        <w:r w:rsidR="005F7631" w:rsidRPr="0042166E">
          <w:rPr>
            <w:rStyle w:val="Hipervnculo"/>
            <w:rFonts w:cs="Arial"/>
            <w:noProof/>
          </w:rPr>
          <w:t>5.1</w:t>
        </w:r>
        <w:r w:rsidR="005F7631">
          <w:rPr>
            <w:rFonts w:asciiTheme="minorHAnsi" w:eastAsiaTheme="minorEastAsia" w:hAnsiTheme="minorHAnsi" w:cstheme="minorBidi"/>
            <w:iCs w:val="0"/>
            <w:noProof/>
            <w:sz w:val="22"/>
            <w:szCs w:val="22"/>
            <w:lang w:val="es-MX" w:eastAsia="es-MX"/>
          </w:rPr>
          <w:tab/>
        </w:r>
        <w:r w:rsidR="005F7631" w:rsidRPr="0042166E">
          <w:rPr>
            <w:rStyle w:val="Hipervnculo"/>
            <w:rFonts w:cs="Arial"/>
            <w:noProof/>
          </w:rPr>
          <w:t>Flujo básico</w:t>
        </w:r>
        <w:r w:rsidR="005F7631">
          <w:rPr>
            <w:noProof/>
            <w:webHidden/>
          </w:rPr>
          <w:tab/>
        </w:r>
        <w:r w:rsidR="005F7631">
          <w:rPr>
            <w:noProof/>
            <w:webHidden/>
          </w:rPr>
          <w:fldChar w:fldCharType="begin"/>
        </w:r>
        <w:r w:rsidR="005F7631">
          <w:rPr>
            <w:noProof/>
            <w:webHidden/>
          </w:rPr>
          <w:instrText xml:space="preserve"> PAGEREF _Toc319410125 \h </w:instrText>
        </w:r>
        <w:r w:rsidR="005F7631">
          <w:rPr>
            <w:noProof/>
            <w:webHidden/>
          </w:rPr>
        </w:r>
        <w:r w:rsidR="005F7631">
          <w:rPr>
            <w:noProof/>
            <w:webHidden/>
          </w:rPr>
          <w:fldChar w:fldCharType="separate"/>
        </w:r>
        <w:r w:rsidR="005F7631">
          <w:rPr>
            <w:noProof/>
            <w:webHidden/>
          </w:rPr>
          <w:t>6</w:t>
        </w:r>
        <w:r w:rsidR="005F7631">
          <w:rPr>
            <w:noProof/>
            <w:webHidden/>
          </w:rPr>
          <w:fldChar w:fldCharType="end"/>
        </w:r>
      </w:hyperlink>
    </w:p>
    <w:p w:rsidR="005F7631" w:rsidRDefault="00B1229A">
      <w:pPr>
        <w:pStyle w:val="TDC2"/>
        <w:rPr>
          <w:rFonts w:asciiTheme="minorHAnsi" w:eastAsiaTheme="minorEastAsia" w:hAnsiTheme="minorHAnsi" w:cstheme="minorBidi"/>
          <w:iCs w:val="0"/>
          <w:noProof/>
          <w:sz w:val="22"/>
          <w:szCs w:val="22"/>
          <w:lang w:val="es-MX" w:eastAsia="es-MX"/>
        </w:rPr>
      </w:pPr>
      <w:hyperlink w:anchor="_Toc319410126" w:history="1">
        <w:r w:rsidR="005F7631" w:rsidRPr="0042166E">
          <w:rPr>
            <w:rStyle w:val="Hipervnculo"/>
            <w:rFonts w:cs="Arial"/>
            <w:noProof/>
          </w:rPr>
          <w:t>5.2</w:t>
        </w:r>
        <w:r w:rsidR="005F7631">
          <w:rPr>
            <w:rFonts w:asciiTheme="minorHAnsi" w:eastAsiaTheme="minorEastAsia" w:hAnsiTheme="minorHAnsi" w:cstheme="minorBidi"/>
            <w:iCs w:val="0"/>
            <w:noProof/>
            <w:sz w:val="22"/>
            <w:szCs w:val="22"/>
            <w:lang w:val="es-MX" w:eastAsia="es-MX"/>
          </w:rPr>
          <w:tab/>
        </w:r>
        <w:r w:rsidR="005F7631" w:rsidRPr="0042166E">
          <w:rPr>
            <w:rStyle w:val="Hipervnculo"/>
            <w:rFonts w:cs="Arial"/>
            <w:noProof/>
          </w:rPr>
          <w:t>Flujos alternos</w:t>
        </w:r>
        <w:r w:rsidR="005F7631">
          <w:rPr>
            <w:noProof/>
            <w:webHidden/>
          </w:rPr>
          <w:tab/>
        </w:r>
        <w:r w:rsidR="005F7631">
          <w:rPr>
            <w:noProof/>
            <w:webHidden/>
          </w:rPr>
          <w:fldChar w:fldCharType="begin"/>
        </w:r>
        <w:r w:rsidR="005F7631">
          <w:rPr>
            <w:noProof/>
            <w:webHidden/>
          </w:rPr>
          <w:instrText xml:space="preserve"> PAGEREF _Toc319410126 \h </w:instrText>
        </w:r>
        <w:r w:rsidR="005F7631">
          <w:rPr>
            <w:noProof/>
            <w:webHidden/>
          </w:rPr>
        </w:r>
        <w:r w:rsidR="005F7631">
          <w:rPr>
            <w:noProof/>
            <w:webHidden/>
          </w:rPr>
          <w:fldChar w:fldCharType="separate"/>
        </w:r>
        <w:r w:rsidR="005F7631">
          <w:rPr>
            <w:noProof/>
            <w:webHidden/>
          </w:rPr>
          <w:t>13</w:t>
        </w:r>
        <w:r w:rsidR="005F7631">
          <w:rPr>
            <w:noProof/>
            <w:webHidden/>
          </w:rPr>
          <w:fldChar w:fldCharType="end"/>
        </w:r>
      </w:hyperlink>
    </w:p>
    <w:p w:rsidR="005F7631" w:rsidRDefault="00B1229A">
      <w:pPr>
        <w:pStyle w:val="TDC3"/>
        <w:rPr>
          <w:rFonts w:asciiTheme="minorHAnsi" w:eastAsiaTheme="minorEastAsia" w:hAnsiTheme="minorHAnsi" w:cstheme="minorBidi"/>
          <w:noProof/>
          <w:sz w:val="22"/>
          <w:szCs w:val="22"/>
          <w:lang w:val="es-MX" w:eastAsia="es-MX"/>
        </w:rPr>
      </w:pPr>
      <w:hyperlink w:anchor="_Toc319410127" w:history="1">
        <w:r w:rsidR="005F7631" w:rsidRPr="0042166E">
          <w:rPr>
            <w:rStyle w:val="Hipervnculo"/>
            <w:noProof/>
          </w:rPr>
          <w:t>5.2.1</w:t>
        </w:r>
        <w:r w:rsidR="005F7631">
          <w:rPr>
            <w:rFonts w:asciiTheme="minorHAnsi" w:eastAsiaTheme="minorEastAsia" w:hAnsiTheme="minorHAnsi" w:cstheme="minorBidi"/>
            <w:noProof/>
            <w:sz w:val="22"/>
            <w:szCs w:val="22"/>
            <w:lang w:val="es-MX" w:eastAsia="es-MX"/>
          </w:rPr>
          <w:tab/>
        </w:r>
        <w:r w:rsidR="005F7631" w:rsidRPr="0042166E">
          <w:rPr>
            <w:rStyle w:val="Hipervnculo"/>
            <w:noProof/>
          </w:rPr>
          <w:t>Opcionales</w:t>
        </w:r>
        <w:r w:rsidR="005F7631">
          <w:rPr>
            <w:noProof/>
            <w:webHidden/>
          </w:rPr>
          <w:tab/>
        </w:r>
        <w:r w:rsidR="005F7631">
          <w:rPr>
            <w:noProof/>
            <w:webHidden/>
          </w:rPr>
          <w:fldChar w:fldCharType="begin"/>
        </w:r>
        <w:r w:rsidR="005F7631">
          <w:rPr>
            <w:noProof/>
            <w:webHidden/>
          </w:rPr>
          <w:instrText xml:space="preserve"> PAGEREF _Toc319410127 \h </w:instrText>
        </w:r>
        <w:r w:rsidR="005F7631">
          <w:rPr>
            <w:noProof/>
            <w:webHidden/>
          </w:rPr>
        </w:r>
        <w:r w:rsidR="005F7631">
          <w:rPr>
            <w:noProof/>
            <w:webHidden/>
          </w:rPr>
          <w:fldChar w:fldCharType="separate"/>
        </w:r>
        <w:r w:rsidR="005F7631">
          <w:rPr>
            <w:noProof/>
            <w:webHidden/>
          </w:rPr>
          <w:t>13</w:t>
        </w:r>
        <w:r w:rsidR="005F7631">
          <w:rPr>
            <w:noProof/>
            <w:webHidden/>
          </w:rPr>
          <w:fldChar w:fldCharType="end"/>
        </w:r>
      </w:hyperlink>
    </w:p>
    <w:p w:rsidR="005F7631" w:rsidRDefault="00B1229A">
      <w:pPr>
        <w:pStyle w:val="TDC3"/>
        <w:rPr>
          <w:rFonts w:asciiTheme="minorHAnsi" w:eastAsiaTheme="minorEastAsia" w:hAnsiTheme="minorHAnsi" w:cstheme="minorBidi"/>
          <w:noProof/>
          <w:sz w:val="22"/>
          <w:szCs w:val="22"/>
          <w:lang w:val="es-MX" w:eastAsia="es-MX"/>
        </w:rPr>
      </w:pPr>
      <w:hyperlink w:anchor="_Toc319410128" w:history="1">
        <w:r w:rsidR="005F7631" w:rsidRPr="0042166E">
          <w:rPr>
            <w:rStyle w:val="Hipervnculo"/>
            <w:noProof/>
          </w:rPr>
          <w:t>5.2.2</w:t>
        </w:r>
        <w:r w:rsidR="005F7631">
          <w:rPr>
            <w:rFonts w:asciiTheme="minorHAnsi" w:eastAsiaTheme="minorEastAsia" w:hAnsiTheme="minorHAnsi" w:cstheme="minorBidi"/>
            <w:noProof/>
            <w:sz w:val="22"/>
            <w:szCs w:val="22"/>
            <w:lang w:val="es-MX" w:eastAsia="es-MX"/>
          </w:rPr>
          <w:tab/>
        </w:r>
        <w:r w:rsidR="005F7631" w:rsidRPr="0042166E">
          <w:rPr>
            <w:rStyle w:val="Hipervnculo"/>
            <w:noProof/>
          </w:rPr>
          <w:t>Generales</w:t>
        </w:r>
        <w:r w:rsidR="005F7631">
          <w:rPr>
            <w:noProof/>
            <w:webHidden/>
          </w:rPr>
          <w:tab/>
        </w:r>
        <w:r w:rsidR="005F7631">
          <w:rPr>
            <w:noProof/>
            <w:webHidden/>
          </w:rPr>
          <w:fldChar w:fldCharType="begin"/>
        </w:r>
        <w:r w:rsidR="005F7631">
          <w:rPr>
            <w:noProof/>
            <w:webHidden/>
          </w:rPr>
          <w:instrText xml:space="preserve"> PAGEREF _Toc319410128 \h </w:instrText>
        </w:r>
        <w:r w:rsidR="005F7631">
          <w:rPr>
            <w:noProof/>
            <w:webHidden/>
          </w:rPr>
        </w:r>
        <w:r w:rsidR="005F7631">
          <w:rPr>
            <w:noProof/>
            <w:webHidden/>
          </w:rPr>
          <w:fldChar w:fldCharType="separate"/>
        </w:r>
        <w:r w:rsidR="005F7631">
          <w:rPr>
            <w:noProof/>
            <w:webHidden/>
          </w:rPr>
          <w:t>13</w:t>
        </w:r>
        <w:r w:rsidR="005F7631">
          <w:rPr>
            <w:noProof/>
            <w:webHidden/>
          </w:rPr>
          <w:fldChar w:fldCharType="end"/>
        </w:r>
      </w:hyperlink>
    </w:p>
    <w:p w:rsidR="005F7631" w:rsidRDefault="00B1229A">
      <w:pPr>
        <w:pStyle w:val="TDC3"/>
        <w:rPr>
          <w:rFonts w:asciiTheme="minorHAnsi" w:eastAsiaTheme="minorEastAsia" w:hAnsiTheme="minorHAnsi" w:cstheme="minorBidi"/>
          <w:noProof/>
          <w:sz w:val="22"/>
          <w:szCs w:val="22"/>
          <w:lang w:val="es-MX" w:eastAsia="es-MX"/>
        </w:rPr>
      </w:pPr>
      <w:hyperlink w:anchor="_Toc319410129" w:history="1">
        <w:r w:rsidR="005F7631" w:rsidRPr="0042166E">
          <w:rPr>
            <w:rStyle w:val="Hipervnculo"/>
            <w:noProof/>
          </w:rPr>
          <w:t>5.2.3</w:t>
        </w:r>
        <w:r w:rsidR="005F7631">
          <w:rPr>
            <w:rFonts w:asciiTheme="minorHAnsi" w:eastAsiaTheme="minorEastAsia" w:hAnsiTheme="minorHAnsi" w:cstheme="minorBidi"/>
            <w:noProof/>
            <w:sz w:val="22"/>
            <w:szCs w:val="22"/>
            <w:lang w:val="es-MX" w:eastAsia="es-MX"/>
          </w:rPr>
          <w:tab/>
        </w:r>
        <w:r w:rsidR="005F7631" w:rsidRPr="0042166E">
          <w:rPr>
            <w:rStyle w:val="Hipervnculo"/>
            <w:noProof/>
          </w:rPr>
          <w:t>Extraordinarios</w:t>
        </w:r>
        <w:r w:rsidR="005F7631">
          <w:rPr>
            <w:noProof/>
            <w:webHidden/>
          </w:rPr>
          <w:tab/>
        </w:r>
        <w:r w:rsidR="005F7631">
          <w:rPr>
            <w:noProof/>
            <w:webHidden/>
          </w:rPr>
          <w:fldChar w:fldCharType="begin"/>
        </w:r>
        <w:r w:rsidR="005F7631">
          <w:rPr>
            <w:noProof/>
            <w:webHidden/>
          </w:rPr>
          <w:instrText xml:space="preserve"> PAGEREF _Toc319410129 \h </w:instrText>
        </w:r>
        <w:r w:rsidR="005F7631">
          <w:rPr>
            <w:noProof/>
            <w:webHidden/>
          </w:rPr>
        </w:r>
        <w:r w:rsidR="005F7631">
          <w:rPr>
            <w:noProof/>
            <w:webHidden/>
          </w:rPr>
          <w:fldChar w:fldCharType="separate"/>
        </w:r>
        <w:r w:rsidR="005F7631">
          <w:rPr>
            <w:noProof/>
            <w:webHidden/>
          </w:rPr>
          <w:t>14</w:t>
        </w:r>
        <w:r w:rsidR="005F7631">
          <w:rPr>
            <w:noProof/>
            <w:webHidden/>
          </w:rPr>
          <w:fldChar w:fldCharType="end"/>
        </w:r>
      </w:hyperlink>
    </w:p>
    <w:p w:rsidR="005F7631" w:rsidRDefault="00B1229A">
      <w:pPr>
        <w:pStyle w:val="TDC3"/>
        <w:rPr>
          <w:rFonts w:asciiTheme="minorHAnsi" w:eastAsiaTheme="minorEastAsia" w:hAnsiTheme="minorHAnsi" w:cstheme="minorBidi"/>
          <w:noProof/>
          <w:sz w:val="22"/>
          <w:szCs w:val="22"/>
          <w:lang w:val="es-MX" w:eastAsia="es-MX"/>
        </w:rPr>
      </w:pPr>
      <w:hyperlink w:anchor="_Toc319410130" w:history="1">
        <w:r w:rsidR="005F7631" w:rsidRPr="0042166E">
          <w:rPr>
            <w:rStyle w:val="Hipervnculo"/>
            <w:noProof/>
          </w:rPr>
          <w:t>5.2.4</w:t>
        </w:r>
        <w:r w:rsidR="005F7631">
          <w:rPr>
            <w:rFonts w:asciiTheme="minorHAnsi" w:eastAsiaTheme="minorEastAsia" w:hAnsiTheme="minorHAnsi" w:cstheme="minorBidi"/>
            <w:noProof/>
            <w:sz w:val="22"/>
            <w:szCs w:val="22"/>
            <w:lang w:val="es-MX" w:eastAsia="es-MX"/>
          </w:rPr>
          <w:tab/>
        </w:r>
        <w:r w:rsidR="005F7631" w:rsidRPr="0042166E">
          <w:rPr>
            <w:rStyle w:val="Hipervnculo"/>
            <w:noProof/>
          </w:rPr>
          <w:t>De excepción</w:t>
        </w:r>
        <w:r w:rsidR="005F7631">
          <w:rPr>
            <w:noProof/>
            <w:webHidden/>
          </w:rPr>
          <w:tab/>
        </w:r>
        <w:r w:rsidR="005F7631">
          <w:rPr>
            <w:noProof/>
            <w:webHidden/>
          </w:rPr>
          <w:fldChar w:fldCharType="begin"/>
        </w:r>
        <w:r w:rsidR="005F7631">
          <w:rPr>
            <w:noProof/>
            <w:webHidden/>
          </w:rPr>
          <w:instrText xml:space="preserve"> PAGEREF _Toc319410130 \h </w:instrText>
        </w:r>
        <w:r w:rsidR="005F7631">
          <w:rPr>
            <w:noProof/>
            <w:webHidden/>
          </w:rPr>
        </w:r>
        <w:r w:rsidR="005F7631">
          <w:rPr>
            <w:noProof/>
            <w:webHidden/>
          </w:rPr>
          <w:fldChar w:fldCharType="separate"/>
        </w:r>
        <w:r w:rsidR="005F7631">
          <w:rPr>
            <w:noProof/>
            <w:webHidden/>
          </w:rPr>
          <w:t>16</w:t>
        </w:r>
        <w:r w:rsidR="005F7631">
          <w:rPr>
            <w:noProof/>
            <w:webHidden/>
          </w:rPr>
          <w:fldChar w:fldCharType="end"/>
        </w:r>
      </w:hyperlink>
    </w:p>
    <w:p w:rsidR="005F7631" w:rsidRDefault="00B1229A">
      <w:pPr>
        <w:pStyle w:val="TDC3"/>
        <w:rPr>
          <w:rFonts w:asciiTheme="minorHAnsi" w:eastAsiaTheme="minorEastAsia" w:hAnsiTheme="minorHAnsi" w:cstheme="minorBidi"/>
          <w:noProof/>
          <w:sz w:val="22"/>
          <w:szCs w:val="22"/>
          <w:lang w:val="es-MX" w:eastAsia="es-MX"/>
        </w:rPr>
      </w:pPr>
      <w:hyperlink w:anchor="_Toc319410131" w:history="1">
        <w:r w:rsidR="005F7631" w:rsidRPr="0042166E">
          <w:rPr>
            <w:rStyle w:val="Hipervnculo"/>
            <w:noProof/>
          </w:rPr>
          <w:t>5.2.5</w:t>
        </w:r>
        <w:r w:rsidR="005F7631">
          <w:rPr>
            <w:rFonts w:asciiTheme="minorHAnsi" w:eastAsiaTheme="minorEastAsia" w:hAnsiTheme="minorHAnsi" w:cstheme="minorBidi"/>
            <w:noProof/>
            <w:sz w:val="22"/>
            <w:szCs w:val="22"/>
            <w:lang w:val="es-MX" w:eastAsia="es-MX"/>
          </w:rPr>
          <w:tab/>
        </w:r>
        <w:r w:rsidR="005F7631" w:rsidRPr="0042166E">
          <w:rPr>
            <w:rStyle w:val="Hipervnculo"/>
            <w:noProof/>
          </w:rPr>
          <w:t>De Validación</w:t>
        </w:r>
        <w:r w:rsidR="005F7631">
          <w:rPr>
            <w:noProof/>
            <w:webHidden/>
          </w:rPr>
          <w:tab/>
        </w:r>
        <w:r w:rsidR="005F7631">
          <w:rPr>
            <w:noProof/>
            <w:webHidden/>
          </w:rPr>
          <w:fldChar w:fldCharType="begin"/>
        </w:r>
        <w:r w:rsidR="005F7631">
          <w:rPr>
            <w:noProof/>
            <w:webHidden/>
          </w:rPr>
          <w:instrText xml:space="preserve"> PAGEREF _Toc319410131 \h </w:instrText>
        </w:r>
        <w:r w:rsidR="005F7631">
          <w:rPr>
            <w:noProof/>
            <w:webHidden/>
          </w:rPr>
        </w:r>
        <w:r w:rsidR="005F7631">
          <w:rPr>
            <w:noProof/>
            <w:webHidden/>
          </w:rPr>
          <w:fldChar w:fldCharType="separate"/>
        </w:r>
        <w:r w:rsidR="005F7631">
          <w:rPr>
            <w:noProof/>
            <w:webHidden/>
          </w:rPr>
          <w:t>16</w:t>
        </w:r>
        <w:r w:rsidR="005F7631">
          <w:rPr>
            <w:noProof/>
            <w:webHidden/>
          </w:rPr>
          <w:fldChar w:fldCharType="end"/>
        </w:r>
      </w:hyperlink>
    </w:p>
    <w:p w:rsidR="005F7631" w:rsidRDefault="00B1229A">
      <w:pPr>
        <w:pStyle w:val="TDC1"/>
        <w:rPr>
          <w:rFonts w:asciiTheme="minorHAnsi" w:eastAsiaTheme="minorEastAsia" w:hAnsiTheme="minorHAnsi" w:cstheme="minorBidi"/>
          <w:iCs w:val="0"/>
          <w:sz w:val="22"/>
          <w:szCs w:val="22"/>
          <w:lang w:val="es-MX" w:eastAsia="es-MX"/>
        </w:rPr>
      </w:pPr>
      <w:hyperlink w:anchor="_Toc319410132" w:history="1">
        <w:r w:rsidR="005F7631" w:rsidRPr="0042166E">
          <w:rPr>
            <w:rStyle w:val="Hipervnculo"/>
          </w:rPr>
          <w:t>6</w:t>
        </w:r>
        <w:r w:rsidR="005F7631">
          <w:rPr>
            <w:rFonts w:asciiTheme="minorHAnsi" w:eastAsiaTheme="minorEastAsia" w:hAnsiTheme="minorHAnsi" w:cstheme="minorBidi"/>
            <w:iCs w:val="0"/>
            <w:sz w:val="22"/>
            <w:szCs w:val="22"/>
            <w:lang w:val="es-MX" w:eastAsia="es-MX"/>
          </w:rPr>
          <w:tab/>
        </w:r>
        <w:r w:rsidR="005F7631" w:rsidRPr="0042166E">
          <w:rPr>
            <w:rStyle w:val="Hipervnculo"/>
          </w:rPr>
          <w:t>Poscondiciones</w:t>
        </w:r>
        <w:r w:rsidR="005F7631">
          <w:rPr>
            <w:webHidden/>
          </w:rPr>
          <w:tab/>
        </w:r>
        <w:r w:rsidR="005F7631">
          <w:rPr>
            <w:webHidden/>
          </w:rPr>
          <w:fldChar w:fldCharType="begin"/>
        </w:r>
        <w:r w:rsidR="005F7631">
          <w:rPr>
            <w:webHidden/>
          </w:rPr>
          <w:instrText xml:space="preserve"> PAGEREF _Toc319410132 \h </w:instrText>
        </w:r>
        <w:r w:rsidR="005F7631">
          <w:rPr>
            <w:webHidden/>
          </w:rPr>
        </w:r>
        <w:r w:rsidR="005F7631">
          <w:rPr>
            <w:webHidden/>
          </w:rPr>
          <w:fldChar w:fldCharType="separate"/>
        </w:r>
        <w:r w:rsidR="005F7631">
          <w:rPr>
            <w:webHidden/>
          </w:rPr>
          <w:t>17</w:t>
        </w:r>
        <w:r w:rsidR="005F7631">
          <w:rPr>
            <w:webHidden/>
          </w:rPr>
          <w:fldChar w:fldCharType="end"/>
        </w:r>
      </w:hyperlink>
    </w:p>
    <w:p w:rsidR="005F7631" w:rsidRDefault="00B1229A">
      <w:pPr>
        <w:pStyle w:val="TDC2"/>
        <w:rPr>
          <w:rFonts w:asciiTheme="minorHAnsi" w:eastAsiaTheme="minorEastAsia" w:hAnsiTheme="minorHAnsi" w:cstheme="minorBidi"/>
          <w:iCs w:val="0"/>
          <w:noProof/>
          <w:sz w:val="22"/>
          <w:szCs w:val="22"/>
          <w:lang w:val="es-MX" w:eastAsia="es-MX"/>
        </w:rPr>
      </w:pPr>
      <w:hyperlink w:anchor="_Toc319410133" w:history="1">
        <w:r w:rsidR="005F7631" w:rsidRPr="0042166E">
          <w:rPr>
            <w:rStyle w:val="Hipervnculo"/>
            <w:rFonts w:cs="Arial"/>
            <w:noProof/>
          </w:rPr>
          <w:t>6.1</w:t>
        </w:r>
        <w:r w:rsidR="005F7631">
          <w:rPr>
            <w:rFonts w:asciiTheme="minorHAnsi" w:eastAsiaTheme="minorEastAsia" w:hAnsiTheme="minorHAnsi" w:cstheme="minorBidi"/>
            <w:iCs w:val="0"/>
            <w:noProof/>
            <w:sz w:val="22"/>
            <w:szCs w:val="22"/>
            <w:lang w:val="es-MX" w:eastAsia="es-MX"/>
          </w:rPr>
          <w:tab/>
        </w:r>
        <w:r w:rsidR="005F7631" w:rsidRPr="0042166E">
          <w:rPr>
            <w:rStyle w:val="Hipervnculo"/>
            <w:rFonts w:cs="Arial"/>
            <w:noProof/>
          </w:rPr>
          <w:t>Generales</w:t>
        </w:r>
        <w:r w:rsidR="005F7631">
          <w:rPr>
            <w:noProof/>
            <w:webHidden/>
          </w:rPr>
          <w:tab/>
        </w:r>
        <w:r w:rsidR="005F7631">
          <w:rPr>
            <w:noProof/>
            <w:webHidden/>
          </w:rPr>
          <w:fldChar w:fldCharType="begin"/>
        </w:r>
        <w:r w:rsidR="005F7631">
          <w:rPr>
            <w:noProof/>
            <w:webHidden/>
          </w:rPr>
          <w:instrText xml:space="preserve"> PAGEREF _Toc319410133 \h </w:instrText>
        </w:r>
        <w:r w:rsidR="005F7631">
          <w:rPr>
            <w:noProof/>
            <w:webHidden/>
          </w:rPr>
        </w:r>
        <w:r w:rsidR="005F7631">
          <w:rPr>
            <w:noProof/>
            <w:webHidden/>
          </w:rPr>
          <w:fldChar w:fldCharType="separate"/>
        </w:r>
        <w:r w:rsidR="005F7631">
          <w:rPr>
            <w:noProof/>
            <w:webHidden/>
          </w:rPr>
          <w:t>17</w:t>
        </w:r>
        <w:r w:rsidR="005F7631">
          <w:rPr>
            <w:noProof/>
            <w:webHidden/>
          </w:rPr>
          <w:fldChar w:fldCharType="end"/>
        </w:r>
      </w:hyperlink>
    </w:p>
    <w:p w:rsidR="005F7631" w:rsidRDefault="00B1229A">
      <w:pPr>
        <w:pStyle w:val="TDC2"/>
        <w:rPr>
          <w:rFonts w:asciiTheme="minorHAnsi" w:eastAsiaTheme="minorEastAsia" w:hAnsiTheme="minorHAnsi" w:cstheme="minorBidi"/>
          <w:iCs w:val="0"/>
          <w:noProof/>
          <w:sz w:val="22"/>
          <w:szCs w:val="22"/>
          <w:lang w:val="es-MX" w:eastAsia="es-MX"/>
        </w:rPr>
      </w:pPr>
      <w:hyperlink w:anchor="_Toc319410134" w:history="1">
        <w:r w:rsidR="005F7631" w:rsidRPr="0042166E">
          <w:rPr>
            <w:rStyle w:val="Hipervnculo"/>
            <w:rFonts w:cs="Arial"/>
            <w:noProof/>
          </w:rPr>
          <w:t>6.2</w:t>
        </w:r>
        <w:r w:rsidR="005F7631">
          <w:rPr>
            <w:rFonts w:asciiTheme="minorHAnsi" w:eastAsiaTheme="minorEastAsia" w:hAnsiTheme="minorHAnsi" w:cstheme="minorBidi"/>
            <w:iCs w:val="0"/>
            <w:noProof/>
            <w:sz w:val="22"/>
            <w:szCs w:val="22"/>
            <w:lang w:val="es-MX" w:eastAsia="es-MX"/>
          </w:rPr>
          <w:tab/>
        </w:r>
        <w:r w:rsidR="005F7631" w:rsidRPr="0042166E">
          <w:rPr>
            <w:rStyle w:val="Hipervnculo"/>
            <w:rFonts w:cs="Arial"/>
            <w:noProof/>
          </w:rPr>
          <w:t>Parámetros</w:t>
        </w:r>
        <w:r w:rsidR="005F7631">
          <w:rPr>
            <w:noProof/>
            <w:webHidden/>
          </w:rPr>
          <w:tab/>
        </w:r>
        <w:r w:rsidR="005F7631">
          <w:rPr>
            <w:noProof/>
            <w:webHidden/>
          </w:rPr>
          <w:fldChar w:fldCharType="begin"/>
        </w:r>
        <w:r w:rsidR="005F7631">
          <w:rPr>
            <w:noProof/>
            <w:webHidden/>
          </w:rPr>
          <w:instrText xml:space="preserve"> PAGEREF _Toc319410134 \h </w:instrText>
        </w:r>
        <w:r w:rsidR="005F7631">
          <w:rPr>
            <w:noProof/>
            <w:webHidden/>
          </w:rPr>
        </w:r>
        <w:r w:rsidR="005F7631">
          <w:rPr>
            <w:noProof/>
            <w:webHidden/>
          </w:rPr>
          <w:fldChar w:fldCharType="separate"/>
        </w:r>
        <w:r w:rsidR="005F7631">
          <w:rPr>
            <w:noProof/>
            <w:webHidden/>
          </w:rPr>
          <w:t>17</w:t>
        </w:r>
        <w:r w:rsidR="005F7631">
          <w:rPr>
            <w:noProof/>
            <w:webHidden/>
          </w:rPr>
          <w:fldChar w:fldCharType="end"/>
        </w:r>
      </w:hyperlink>
    </w:p>
    <w:p w:rsidR="005F7631" w:rsidRDefault="00B1229A">
      <w:pPr>
        <w:pStyle w:val="TDC2"/>
        <w:rPr>
          <w:rFonts w:asciiTheme="minorHAnsi" w:eastAsiaTheme="minorEastAsia" w:hAnsiTheme="minorHAnsi" w:cstheme="minorBidi"/>
          <w:iCs w:val="0"/>
          <w:noProof/>
          <w:sz w:val="22"/>
          <w:szCs w:val="22"/>
          <w:lang w:val="es-MX" w:eastAsia="es-MX"/>
        </w:rPr>
      </w:pPr>
      <w:hyperlink w:anchor="_Toc319410135" w:history="1">
        <w:r w:rsidR="005F7631" w:rsidRPr="0042166E">
          <w:rPr>
            <w:rStyle w:val="Hipervnculo"/>
            <w:rFonts w:cs="Arial"/>
            <w:noProof/>
          </w:rPr>
          <w:t>6.3</w:t>
        </w:r>
        <w:r w:rsidR="005F7631">
          <w:rPr>
            <w:rFonts w:asciiTheme="minorHAnsi" w:eastAsiaTheme="minorEastAsia" w:hAnsiTheme="minorHAnsi" w:cstheme="minorBidi"/>
            <w:iCs w:val="0"/>
            <w:noProof/>
            <w:sz w:val="22"/>
            <w:szCs w:val="22"/>
            <w:lang w:val="es-MX" w:eastAsia="es-MX"/>
          </w:rPr>
          <w:tab/>
        </w:r>
        <w:r w:rsidR="005F7631" w:rsidRPr="0042166E">
          <w:rPr>
            <w:rStyle w:val="Hipervnculo"/>
            <w:rFonts w:cs="Arial"/>
            <w:noProof/>
          </w:rPr>
          <w:t>Sesión</w:t>
        </w:r>
        <w:r w:rsidR="005F7631">
          <w:rPr>
            <w:noProof/>
            <w:webHidden/>
          </w:rPr>
          <w:tab/>
        </w:r>
        <w:r w:rsidR="005F7631">
          <w:rPr>
            <w:noProof/>
            <w:webHidden/>
          </w:rPr>
          <w:fldChar w:fldCharType="begin"/>
        </w:r>
        <w:r w:rsidR="005F7631">
          <w:rPr>
            <w:noProof/>
            <w:webHidden/>
          </w:rPr>
          <w:instrText xml:space="preserve"> PAGEREF _Toc319410135 \h </w:instrText>
        </w:r>
        <w:r w:rsidR="005F7631">
          <w:rPr>
            <w:noProof/>
            <w:webHidden/>
          </w:rPr>
        </w:r>
        <w:r w:rsidR="005F7631">
          <w:rPr>
            <w:noProof/>
            <w:webHidden/>
          </w:rPr>
          <w:fldChar w:fldCharType="separate"/>
        </w:r>
        <w:r w:rsidR="005F7631">
          <w:rPr>
            <w:noProof/>
            <w:webHidden/>
          </w:rPr>
          <w:t>17</w:t>
        </w:r>
        <w:r w:rsidR="005F7631">
          <w:rPr>
            <w:noProof/>
            <w:webHidden/>
          </w:rPr>
          <w:fldChar w:fldCharType="end"/>
        </w:r>
      </w:hyperlink>
    </w:p>
    <w:p w:rsidR="005F7631" w:rsidRDefault="00B1229A">
      <w:pPr>
        <w:pStyle w:val="TDC1"/>
        <w:rPr>
          <w:rFonts w:asciiTheme="minorHAnsi" w:eastAsiaTheme="minorEastAsia" w:hAnsiTheme="minorHAnsi" w:cstheme="minorBidi"/>
          <w:iCs w:val="0"/>
          <w:sz w:val="22"/>
          <w:szCs w:val="22"/>
          <w:lang w:val="es-MX" w:eastAsia="es-MX"/>
        </w:rPr>
      </w:pPr>
      <w:hyperlink w:anchor="_Toc319410136" w:history="1">
        <w:r w:rsidR="005F7631" w:rsidRPr="0042166E">
          <w:rPr>
            <w:rStyle w:val="Hipervnculo"/>
          </w:rPr>
          <w:t>7</w:t>
        </w:r>
        <w:r w:rsidR="005F7631">
          <w:rPr>
            <w:rFonts w:asciiTheme="minorHAnsi" w:eastAsiaTheme="minorEastAsia" w:hAnsiTheme="minorHAnsi" w:cstheme="minorBidi"/>
            <w:iCs w:val="0"/>
            <w:sz w:val="22"/>
            <w:szCs w:val="22"/>
            <w:lang w:val="es-MX" w:eastAsia="es-MX"/>
          </w:rPr>
          <w:tab/>
        </w:r>
        <w:r w:rsidR="005F7631" w:rsidRPr="0042166E">
          <w:rPr>
            <w:rStyle w:val="Hipervnculo"/>
          </w:rPr>
          <w:t>Anexos</w:t>
        </w:r>
        <w:r w:rsidR="005F7631">
          <w:rPr>
            <w:webHidden/>
          </w:rPr>
          <w:tab/>
        </w:r>
        <w:r w:rsidR="005F7631">
          <w:rPr>
            <w:webHidden/>
          </w:rPr>
          <w:fldChar w:fldCharType="begin"/>
        </w:r>
        <w:r w:rsidR="005F7631">
          <w:rPr>
            <w:webHidden/>
          </w:rPr>
          <w:instrText xml:space="preserve"> PAGEREF _Toc319410136 \h </w:instrText>
        </w:r>
        <w:r w:rsidR="005F7631">
          <w:rPr>
            <w:webHidden/>
          </w:rPr>
        </w:r>
        <w:r w:rsidR="005F7631">
          <w:rPr>
            <w:webHidden/>
          </w:rPr>
          <w:fldChar w:fldCharType="separate"/>
        </w:r>
        <w:r w:rsidR="005F7631">
          <w:rPr>
            <w:webHidden/>
          </w:rPr>
          <w:t>18</w:t>
        </w:r>
        <w:r w:rsidR="005F7631">
          <w:rPr>
            <w:webHidden/>
          </w:rPr>
          <w:fldChar w:fldCharType="end"/>
        </w:r>
      </w:hyperlink>
    </w:p>
    <w:p w:rsidR="005F7631" w:rsidRDefault="00B1229A">
      <w:pPr>
        <w:pStyle w:val="TDC1"/>
        <w:rPr>
          <w:rFonts w:asciiTheme="minorHAnsi" w:eastAsiaTheme="minorEastAsia" w:hAnsiTheme="minorHAnsi" w:cstheme="minorBidi"/>
          <w:iCs w:val="0"/>
          <w:sz w:val="22"/>
          <w:szCs w:val="22"/>
          <w:lang w:val="es-MX" w:eastAsia="es-MX"/>
        </w:rPr>
      </w:pPr>
      <w:hyperlink w:anchor="_Toc319410137" w:history="1">
        <w:r w:rsidR="005F7631" w:rsidRPr="0042166E">
          <w:rPr>
            <w:rStyle w:val="Hipervnculo"/>
          </w:rPr>
          <w:t>8</w:t>
        </w:r>
        <w:r w:rsidR="005F7631">
          <w:rPr>
            <w:rFonts w:asciiTheme="minorHAnsi" w:eastAsiaTheme="minorEastAsia" w:hAnsiTheme="minorHAnsi" w:cstheme="minorBidi"/>
            <w:iCs w:val="0"/>
            <w:sz w:val="22"/>
            <w:szCs w:val="22"/>
            <w:lang w:val="es-MX" w:eastAsia="es-MX"/>
          </w:rPr>
          <w:tab/>
        </w:r>
        <w:r w:rsidR="005F7631" w:rsidRPr="0042166E">
          <w:rPr>
            <w:rStyle w:val="Hipervnculo"/>
          </w:rPr>
          <w:t>Diagramas</w:t>
        </w:r>
        <w:r w:rsidR="005F7631">
          <w:rPr>
            <w:webHidden/>
          </w:rPr>
          <w:tab/>
        </w:r>
        <w:r w:rsidR="005F7631">
          <w:rPr>
            <w:webHidden/>
          </w:rPr>
          <w:fldChar w:fldCharType="begin"/>
        </w:r>
        <w:r w:rsidR="005F7631">
          <w:rPr>
            <w:webHidden/>
          </w:rPr>
          <w:instrText xml:space="preserve"> PAGEREF _Toc319410137 \h </w:instrText>
        </w:r>
        <w:r w:rsidR="005F7631">
          <w:rPr>
            <w:webHidden/>
          </w:rPr>
        </w:r>
        <w:r w:rsidR="005F7631">
          <w:rPr>
            <w:webHidden/>
          </w:rPr>
          <w:fldChar w:fldCharType="separate"/>
        </w:r>
        <w:r w:rsidR="005F7631">
          <w:rPr>
            <w:webHidden/>
          </w:rPr>
          <w:t>18</w:t>
        </w:r>
        <w:r w:rsidR="005F7631">
          <w:rPr>
            <w:webHidden/>
          </w:rPr>
          <w:fldChar w:fldCharType="end"/>
        </w:r>
      </w:hyperlink>
    </w:p>
    <w:p w:rsidR="005F7631" w:rsidRDefault="00B1229A">
      <w:pPr>
        <w:pStyle w:val="TDC1"/>
        <w:rPr>
          <w:rFonts w:asciiTheme="minorHAnsi" w:eastAsiaTheme="minorEastAsia" w:hAnsiTheme="minorHAnsi" w:cstheme="minorBidi"/>
          <w:iCs w:val="0"/>
          <w:sz w:val="22"/>
          <w:szCs w:val="22"/>
          <w:lang w:val="es-MX" w:eastAsia="es-MX"/>
        </w:rPr>
      </w:pPr>
      <w:hyperlink w:anchor="_Toc319410138" w:history="1">
        <w:r w:rsidR="005F7631" w:rsidRPr="0042166E">
          <w:rPr>
            <w:rStyle w:val="Hipervnculo"/>
          </w:rPr>
          <w:t>9</w:t>
        </w:r>
        <w:r w:rsidR="005F7631">
          <w:rPr>
            <w:rFonts w:asciiTheme="minorHAnsi" w:eastAsiaTheme="minorEastAsia" w:hAnsiTheme="minorHAnsi" w:cstheme="minorBidi"/>
            <w:iCs w:val="0"/>
            <w:sz w:val="22"/>
            <w:szCs w:val="22"/>
            <w:lang w:val="es-MX" w:eastAsia="es-MX"/>
          </w:rPr>
          <w:tab/>
        </w:r>
        <w:r w:rsidR="005F7631" w:rsidRPr="0042166E">
          <w:rPr>
            <w:rStyle w:val="Hipervnculo"/>
          </w:rPr>
          <w:t>Propuesta de Pantallas</w:t>
        </w:r>
        <w:r w:rsidR="005F7631">
          <w:rPr>
            <w:webHidden/>
          </w:rPr>
          <w:tab/>
        </w:r>
        <w:r w:rsidR="005F7631">
          <w:rPr>
            <w:webHidden/>
          </w:rPr>
          <w:fldChar w:fldCharType="begin"/>
        </w:r>
        <w:r w:rsidR="005F7631">
          <w:rPr>
            <w:webHidden/>
          </w:rPr>
          <w:instrText xml:space="preserve"> PAGEREF _Toc319410138 \h </w:instrText>
        </w:r>
        <w:r w:rsidR="005F7631">
          <w:rPr>
            <w:webHidden/>
          </w:rPr>
        </w:r>
        <w:r w:rsidR="005F7631">
          <w:rPr>
            <w:webHidden/>
          </w:rPr>
          <w:fldChar w:fldCharType="separate"/>
        </w:r>
        <w:r w:rsidR="005F7631">
          <w:rPr>
            <w:webHidden/>
          </w:rPr>
          <w:t>19</w:t>
        </w:r>
        <w:r w:rsidR="005F7631">
          <w:rPr>
            <w:webHidden/>
          </w:rPr>
          <w:fldChar w:fldCharType="end"/>
        </w:r>
      </w:hyperlink>
    </w:p>
    <w:p w:rsidR="005F7631" w:rsidRDefault="00B1229A">
      <w:pPr>
        <w:pStyle w:val="TDC1"/>
        <w:tabs>
          <w:tab w:val="left" w:pos="720"/>
        </w:tabs>
        <w:rPr>
          <w:rFonts w:asciiTheme="minorHAnsi" w:eastAsiaTheme="minorEastAsia" w:hAnsiTheme="minorHAnsi" w:cstheme="minorBidi"/>
          <w:iCs w:val="0"/>
          <w:sz w:val="22"/>
          <w:szCs w:val="22"/>
          <w:lang w:val="es-MX" w:eastAsia="es-MX"/>
        </w:rPr>
      </w:pPr>
      <w:hyperlink w:anchor="_Toc319410139" w:history="1">
        <w:r w:rsidR="005F7631" w:rsidRPr="0042166E">
          <w:rPr>
            <w:rStyle w:val="Hipervnculo"/>
          </w:rPr>
          <w:t>10</w:t>
        </w:r>
        <w:r w:rsidR="005F7631">
          <w:rPr>
            <w:rFonts w:asciiTheme="minorHAnsi" w:eastAsiaTheme="minorEastAsia" w:hAnsiTheme="minorHAnsi" w:cstheme="minorBidi"/>
            <w:iCs w:val="0"/>
            <w:sz w:val="22"/>
            <w:szCs w:val="22"/>
            <w:lang w:val="es-MX" w:eastAsia="es-MX"/>
          </w:rPr>
          <w:tab/>
        </w:r>
        <w:r w:rsidR="005F7631" w:rsidRPr="0042166E">
          <w:rPr>
            <w:rStyle w:val="Hipervnculo"/>
          </w:rPr>
          <w:t>Firmas de Aceptación</w:t>
        </w:r>
        <w:r w:rsidR="005F7631">
          <w:rPr>
            <w:webHidden/>
          </w:rPr>
          <w:tab/>
        </w:r>
        <w:r w:rsidR="005F7631">
          <w:rPr>
            <w:webHidden/>
          </w:rPr>
          <w:fldChar w:fldCharType="begin"/>
        </w:r>
        <w:r w:rsidR="005F7631">
          <w:rPr>
            <w:webHidden/>
          </w:rPr>
          <w:instrText xml:space="preserve"> PAGEREF _Toc319410139 \h </w:instrText>
        </w:r>
        <w:r w:rsidR="005F7631">
          <w:rPr>
            <w:webHidden/>
          </w:rPr>
        </w:r>
        <w:r w:rsidR="005F7631">
          <w:rPr>
            <w:webHidden/>
          </w:rPr>
          <w:fldChar w:fldCharType="separate"/>
        </w:r>
        <w:r w:rsidR="005F7631">
          <w:rPr>
            <w:webHidden/>
          </w:rPr>
          <w:t>22</w:t>
        </w:r>
        <w:r w:rsidR="005F7631">
          <w:rPr>
            <w:webHidden/>
          </w:rPr>
          <w:fldChar w:fldCharType="end"/>
        </w:r>
      </w:hyperlink>
    </w:p>
    <w:p w:rsidR="00481C4A" w:rsidRPr="00487936" w:rsidRDefault="007869AC" w:rsidP="00AF0A89">
      <w:pPr>
        <w:pStyle w:val="TDC1"/>
      </w:pPr>
      <w:r w:rsidRPr="007A1FC8">
        <w:rPr>
          <w:rStyle w:val="Hipervnculo"/>
        </w:rPr>
        <w:fldChar w:fldCharType="end"/>
      </w:r>
    </w:p>
    <w:p w:rsidR="00B97BC5" w:rsidRPr="007F4C05" w:rsidRDefault="005C1B2B" w:rsidP="00BB5005">
      <w:pPr>
        <w:pStyle w:val="Ttulo"/>
        <w:ind w:left="0" w:firstLine="0"/>
        <w:jc w:val="left"/>
        <w:rPr>
          <w:rFonts w:cs="Arial"/>
          <w:i/>
          <w:color w:val="0000FF"/>
          <w:lang w:eastAsia="en-US"/>
        </w:rPr>
      </w:pPr>
      <w:bookmarkStart w:id="0" w:name="_Toc423410238"/>
      <w:bookmarkStart w:id="1" w:name="_Toc425054504"/>
      <w:r>
        <w:rPr>
          <w:i/>
          <w:color w:val="0000FF"/>
          <w:sz w:val="20"/>
          <w:szCs w:val="20"/>
          <w:lang w:eastAsia="en-US"/>
        </w:rPr>
        <w:br w:type="page"/>
      </w:r>
      <w:r w:rsidR="00B97BC5">
        <w:rPr>
          <w:szCs w:val="36"/>
        </w:rPr>
        <w:lastRenderedPageBreak/>
        <w:t>Especificación del Caso de Uso:</w:t>
      </w:r>
      <w:r w:rsidR="00B97BC5" w:rsidRPr="006A744A">
        <w:rPr>
          <w:szCs w:val="36"/>
        </w:rPr>
        <w:t xml:space="preserve"> </w:t>
      </w:r>
      <w:r w:rsidR="00F16029">
        <w:rPr>
          <w:szCs w:val="36"/>
        </w:rPr>
        <w:t xml:space="preserve">Consultar </w:t>
      </w:r>
      <w:r w:rsidR="00927F86">
        <w:rPr>
          <w:szCs w:val="36"/>
        </w:rPr>
        <w:t xml:space="preserve">Suscriptor – </w:t>
      </w:r>
      <w:r w:rsidR="00A52611">
        <w:rPr>
          <w:szCs w:val="36"/>
        </w:rPr>
        <w:t>CUMEGMOV08</w:t>
      </w:r>
    </w:p>
    <w:p w:rsidR="00752DDD" w:rsidRDefault="00752DDD" w:rsidP="00752DDD">
      <w:pPr>
        <w:pStyle w:val="Ttulo1"/>
        <w:tabs>
          <w:tab w:val="clear" w:pos="720"/>
        </w:tabs>
        <w:autoSpaceDE/>
        <w:autoSpaceDN/>
        <w:adjustRightInd/>
        <w:jc w:val="center"/>
        <w:rPr>
          <w:i/>
          <w:color w:val="0000FF"/>
          <w:lang w:eastAsia="en-US"/>
        </w:rPr>
      </w:pPr>
    </w:p>
    <w:p w:rsidR="00752DDD" w:rsidRPr="00752DDD" w:rsidRDefault="00752DDD" w:rsidP="00752DDD">
      <w:pPr>
        <w:rPr>
          <w:lang w:val="es-MX" w:eastAsia="en-US"/>
        </w:rPr>
      </w:pPr>
    </w:p>
    <w:p w:rsidR="00FE1CAC" w:rsidRPr="00752DDD" w:rsidRDefault="00FE1CAC" w:rsidP="00752DDD">
      <w:pPr>
        <w:pStyle w:val="Ttulo1"/>
        <w:tabs>
          <w:tab w:val="clear" w:pos="720"/>
        </w:tabs>
        <w:autoSpaceDE/>
        <w:autoSpaceDN/>
        <w:adjustRightInd/>
        <w:ind w:left="431"/>
      </w:pPr>
    </w:p>
    <w:p w:rsidR="00752DDD" w:rsidRDefault="00FC72FB" w:rsidP="00752DDD">
      <w:pPr>
        <w:pStyle w:val="Ttulo1"/>
        <w:tabs>
          <w:tab w:val="clear" w:pos="720"/>
          <w:tab w:val="num" w:pos="284"/>
        </w:tabs>
        <w:autoSpaceDE/>
        <w:autoSpaceDN/>
        <w:adjustRightInd/>
        <w:ind w:left="431" w:hanging="431"/>
      </w:pPr>
      <w:bookmarkStart w:id="2" w:name="_Toc319410116"/>
      <w:r>
        <w:t>1</w:t>
      </w:r>
      <w:r>
        <w:tab/>
      </w:r>
      <w:r w:rsidR="00752DDD">
        <w:t>Introducción</w:t>
      </w:r>
      <w:bookmarkEnd w:id="2"/>
    </w:p>
    <w:p w:rsidR="00752DDD" w:rsidRPr="00752DDD" w:rsidRDefault="00752DDD" w:rsidP="00752DDD">
      <w:pPr>
        <w:jc w:val="both"/>
        <w:rPr>
          <w:i/>
          <w:color w:val="0000FF"/>
          <w:sz w:val="20"/>
          <w:szCs w:val="20"/>
          <w:lang w:eastAsia="en-US"/>
        </w:rPr>
      </w:pPr>
    </w:p>
    <w:p w:rsidR="00752DDD" w:rsidRPr="00B97BC5" w:rsidRDefault="00752DDD" w:rsidP="00752DDD">
      <w:pPr>
        <w:jc w:val="both"/>
        <w:rPr>
          <w:sz w:val="20"/>
          <w:szCs w:val="20"/>
          <w:lang w:eastAsia="en-US"/>
        </w:rPr>
      </w:pPr>
      <w:r w:rsidRPr="00B97BC5">
        <w:rPr>
          <w:sz w:val="20"/>
          <w:szCs w:val="20"/>
          <w:lang w:eastAsia="en-US"/>
        </w:rPr>
        <w:t xml:space="preserve">Este documento contiene la descripción de una secuencia de interacciones entre un actor y el sistema de tal manera que se puede obtener un resultado con valor particular para el actor dentro del flujo básico. También incluye el listado de las precondiciones y </w:t>
      </w:r>
      <w:proofErr w:type="spellStart"/>
      <w:r w:rsidRPr="00B97BC5">
        <w:rPr>
          <w:sz w:val="20"/>
          <w:szCs w:val="20"/>
          <w:lang w:eastAsia="en-US"/>
        </w:rPr>
        <w:t>poscondiciones</w:t>
      </w:r>
      <w:proofErr w:type="spellEnd"/>
      <w:r w:rsidRPr="00B97BC5">
        <w:rPr>
          <w:sz w:val="20"/>
          <w:szCs w:val="20"/>
          <w:lang w:eastAsia="en-US"/>
        </w:rPr>
        <w:t xml:space="preserve"> que se deben cumplir al inicio y al final del flujo básico además de los posibles flujos alternos y excepciones.</w:t>
      </w:r>
    </w:p>
    <w:p w:rsidR="00481C4A" w:rsidRDefault="00481C4A" w:rsidP="00481C4A">
      <w:pPr>
        <w:rPr>
          <w:i/>
          <w:iCs/>
          <w:color w:val="0000FF"/>
          <w:lang w:val="es-GT"/>
        </w:rPr>
      </w:pPr>
    </w:p>
    <w:p w:rsidR="003907BC" w:rsidRPr="003907BC" w:rsidRDefault="00FC72FB" w:rsidP="003907BC">
      <w:pPr>
        <w:pStyle w:val="Ttulo1"/>
        <w:tabs>
          <w:tab w:val="clear" w:pos="720"/>
          <w:tab w:val="num" w:pos="284"/>
        </w:tabs>
        <w:autoSpaceDE/>
        <w:autoSpaceDN/>
        <w:adjustRightInd/>
        <w:ind w:left="431" w:hanging="431"/>
      </w:pPr>
      <w:bookmarkStart w:id="3" w:name="_Toc319410117"/>
      <w:bookmarkStart w:id="4" w:name="_Toc210573166"/>
      <w:r>
        <w:t>2</w:t>
      </w:r>
      <w:r>
        <w:tab/>
      </w:r>
      <w:r w:rsidR="003907BC" w:rsidRPr="003907BC">
        <w:t>Caso de uso</w:t>
      </w:r>
      <w:r w:rsidR="00B97BC5">
        <w:t xml:space="preserve">: </w:t>
      </w:r>
      <w:r w:rsidR="00CB0719">
        <w:rPr>
          <w:szCs w:val="36"/>
        </w:rPr>
        <w:t xml:space="preserve">Consultar </w:t>
      </w:r>
      <w:r w:rsidR="00927F86">
        <w:rPr>
          <w:szCs w:val="36"/>
        </w:rPr>
        <w:t>Suscriptor</w:t>
      </w:r>
      <w:r w:rsidR="00A75047">
        <w:rPr>
          <w:szCs w:val="36"/>
        </w:rPr>
        <w:t xml:space="preserve"> – </w:t>
      </w:r>
      <w:r w:rsidR="00A52611">
        <w:rPr>
          <w:szCs w:val="36"/>
        </w:rPr>
        <w:t>CUMEGMOV08</w:t>
      </w:r>
      <w:bookmarkEnd w:id="3"/>
      <w:r w:rsidR="003907BC" w:rsidRPr="003907BC">
        <w:t xml:space="preserve"> </w:t>
      </w:r>
      <w:bookmarkEnd w:id="4"/>
    </w:p>
    <w:p w:rsidR="003907BC" w:rsidRPr="003907BC" w:rsidRDefault="003907BC" w:rsidP="00481C4A">
      <w:pPr>
        <w:rPr>
          <w:i/>
          <w:iCs/>
          <w:color w:val="0000FF"/>
          <w:lang w:val="es-MX"/>
        </w:rPr>
      </w:pPr>
    </w:p>
    <w:p w:rsidR="004D45D6" w:rsidRPr="003907BC" w:rsidRDefault="00FC72FB" w:rsidP="003907BC">
      <w:pPr>
        <w:pStyle w:val="Ttulo2"/>
        <w:widowControl w:val="0"/>
        <w:tabs>
          <w:tab w:val="num" w:pos="709"/>
          <w:tab w:val="left" w:pos="993"/>
        </w:tabs>
        <w:spacing w:before="120" w:after="60"/>
        <w:ind w:left="1428" w:hanging="1428"/>
        <w:jc w:val="both"/>
        <w:rPr>
          <w:rFonts w:cs="Arial"/>
        </w:rPr>
      </w:pPr>
      <w:bookmarkStart w:id="5" w:name="_Toc182735725"/>
      <w:bookmarkStart w:id="6" w:name="_Toc319410118"/>
      <w:r>
        <w:rPr>
          <w:rFonts w:cs="Arial"/>
        </w:rPr>
        <w:t>2.1</w:t>
      </w:r>
      <w:r>
        <w:rPr>
          <w:rFonts w:cs="Arial"/>
        </w:rPr>
        <w:tab/>
      </w:r>
      <w:r w:rsidR="004D45D6" w:rsidRPr="003907BC">
        <w:rPr>
          <w:rFonts w:cs="Arial"/>
        </w:rPr>
        <w:t>Descripción</w:t>
      </w:r>
      <w:bookmarkEnd w:id="5"/>
      <w:bookmarkEnd w:id="6"/>
    </w:p>
    <w:p w:rsidR="00B97BC5" w:rsidRDefault="00B97BC5" w:rsidP="004D45D6">
      <w:pPr>
        <w:rPr>
          <w:sz w:val="20"/>
          <w:szCs w:val="20"/>
          <w:lang w:eastAsia="en-US"/>
        </w:rPr>
      </w:pPr>
    </w:p>
    <w:p w:rsidR="004D45D6" w:rsidRPr="00B97BC5" w:rsidRDefault="00B97BC5" w:rsidP="004D45D6">
      <w:pPr>
        <w:rPr>
          <w:sz w:val="20"/>
          <w:szCs w:val="20"/>
          <w:lang w:eastAsia="en-US"/>
        </w:rPr>
      </w:pPr>
      <w:r>
        <w:rPr>
          <w:sz w:val="20"/>
          <w:szCs w:val="20"/>
          <w:lang w:eastAsia="en-US"/>
        </w:rPr>
        <w:t>Permite al actor</w:t>
      </w:r>
      <w:r w:rsidR="00927F86">
        <w:rPr>
          <w:sz w:val="20"/>
          <w:szCs w:val="20"/>
          <w:lang w:eastAsia="en-US"/>
        </w:rPr>
        <w:t xml:space="preserve"> consultar los datos generales del próximo suscriptor a atender. </w:t>
      </w:r>
    </w:p>
    <w:p w:rsidR="004D45D6" w:rsidRDefault="004D45D6" w:rsidP="00481C4A">
      <w:pPr>
        <w:rPr>
          <w:i/>
          <w:iCs/>
          <w:color w:val="0000FF"/>
          <w:lang w:val="es-GT"/>
        </w:rPr>
      </w:pPr>
    </w:p>
    <w:p w:rsidR="00481C4A" w:rsidRDefault="00FC72FB" w:rsidP="00481C4A">
      <w:pPr>
        <w:pStyle w:val="Ttulo1"/>
        <w:tabs>
          <w:tab w:val="clear" w:pos="720"/>
          <w:tab w:val="num" w:pos="284"/>
        </w:tabs>
        <w:autoSpaceDE/>
        <w:autoSpaceDN/>
        <w:adjustRightInd/>
        <w:ind w:left="431" w:hanging="431"/>
      </w:pPr>
      <w:bookmarkStart w:id="7" w:name="_Toc319410119"/>
      <w:bookmarkStart w:id="8" w:name="_Toc182735724"/>
      <w:r>
        <w:t>3</w:t>
      </w:r>
      <w:r>
        <w:tab/>
      </w:r>
      <w:r w:rsidR="007B6535">
        <w:t>Diagrama de Casos de Uso</w:t>
      </w:r>
      <w:bookmarkEnd w:id="7"/>
    </w:p>
    <w:p w:rsidR="001476B3" w:rsidRPr="001476B3" w:rsidRDefault="006D74F5" w:rsidP="001476B3">
      <w:pPr>
        <w:rPr>
          <w:lang w:val="es-MX" w:eastAsia="es-MX"/>
        </w:rPr>
      </w:pPr>
      <w:r>
        <w:rPr>
          <w:noProof/>
          <w:lang w:val="es-MX" w:eastAsia="es-MX"/>
        </w:rPr>
        <w:drawing>
          <wp:inline distT="0" distB="0" distL="0" distR="0" wp14:anchorId="2C7D46B3" wp14:editId="5D0E08E2">
            <wp:extent cx="5612130" cy="3308350"/>
            <wp:effectExtent l="0" t="0" r="762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308350"/>
                    </a:xfrm>
                    <a:prstGeom prst="rect">
                      <a:avLst/>
                    </a:prstGeom>
                  </pic:spPr>
                </pic:pic>
              </a:graphicData>
            </a:graphic>
          </wp:inline>
        </w:drawing>
      </w:r>
    </w:p>
    <w:bookmarkEnd w:id="8"/>
    <w:p w:rsidR="00481C4A" w:rsidRPr="00EC1657" w:rsidRDefault="00481C4A" w:rsidP="00EC1657">
      <w:pPr>
        <w:rPr>
          <w:iCs/>
          <w:color w:val="0000FF"/>
        </w:rPr>
      </w:pPr>
    </w:p>
    <w:p w:rsidR="001476B3" w:rsidRPr="004D126F" w:rsidRDefault="001476B3" w:rsidP="00481C4A">
      <w:pPr>
        <w:rPr>
          <w:i/>
          <w:iCs/>
          <w:color w:val="0000FF"/>
        </w:rPr>
      </w:pPr>
    </w:p>
    <w:p w:rsidR="00481C4A" w:rsidRPr="007A1FC8" w:rsidRDefault="00FC72FB" w:rsidP="007A1FC8">
      <w:pPr>
        <w:pStyle w:val="Ttulo1"/>
        <w:tabs>
          <w:tab w:val="clear" w:pos="720"/>
          <w:tab w:val="num" w:pos="284"/>
        </w:tabs>
        <w:autoSpaceDE/>
        <w:autoSpaceDN/>
        <w:adjustRightInd/>
        <w:ind w:left="431" w:hanging="431"/>
      </w:pPr>
      <w:bookmarkStart w:id="9" w:name="_Toc182735726"/>
      <w:bookmarkStart w:id="10" w:name="_Toc319410120"/>
      <w:r>
        <w:t>4</w:t>
      </w:r>
      <w:r>
        <w:tab/>
      </w:r>
      <w:r w:rsidR="00481C4A" w:rsidRPr="007A1FC8">
        <w:t>Precondiciones</w:t>
      </w:r>
      <w:bookmarkEnd w:id="9"/>
      <w:bookmarkEnd w:id="10"/>
    </w:p>
    <w:p w:rsidR="001F7B73" w:rsidRPr="00476793" w:rsidRDefault="00FC72FB" w:rsidP="001F7B73">
      <w:pPr>
        <w:pStyle w:val="Ttulo2"/>
        <w:widowControl w:val="0"/>
        <w:tabs>
          <w:tab w:val="num" w:pos="709"/>
          <w:tab w:val="left" w:pos="993"/>
        </w:tabs>
        <w:spacing w:before="120" w:after="60"/>
        <w:ind w:left="1428" w:hanging="1428"/>
        <w:jc w:val="both"/>
        <w:rPr>
          <w:rFonts w:cs="Arial"/>
        </w:rPr>
      </w:pPr>
      <w:bookmarkStart w:id="11" w:name="_Toc264539599"/>
      <w:bookmarkStart w:id="12" w:name="_Toc319410121"/>
      <w:r>
        <w:rPr>
          <w:rFonts w:cs="Arial"/>
        </w:rPr>
        <w:t>4.1</w:t>
      </w:r>
      <w:r>
        <w:rPr>
          <w:rFonts w:cs="Arial"/>
        </w:rPr>
        <w:tab/>
        <w:t>A</w:t>
      </w:r>
      <w:r w:rsidR="001F7B73">
        <w:rPr>
          <w:rFonts w:cs="Arial"/>
        </w:rPr>
        <w:t>ctores</w:t>
      </w:r>
      <w:bookmarkEnd w:id="11"/>
      <w:bookmarkEnd w:id="12"/>
    </w:p>
    <w:p w:rsidR="001F7B73" w:rsidRPr="00856BF5" w:rsidRDefault="001F7B73" w:rsidP="001A669A">
      <w:pPr>
        <w:pStyle w:val="Prrafodelista"/>
        <w:numPr>
          <w:ilvl w:val="0"/>
          <w:numId w:val="4"/>
        </w:numPr>
        <w:rPr>
          <w:rFonts w:cs="Arial"/>
          <w:sz w:val="20"/>
          <w:szCs w:val="20"/>
        </w:rPr>
      </w:pPr>
      <w:r>
        <w:rPr>
          <w:rFonts w:cs="Arial"/>
          <w:sz w:val="20"/>
          <w:szCs w:val="20"/>
        </w:rPr>
        <w:t>Técnico</w:t>
      </w:r>
    </w:p>
    <w:p w:rsidR="001F7B73" w:rsidRPr="00476793" w:rsidRDefault="00FC72FB" w:rsidP="001F7B73">
      <w:pPr>
        <w:pStyle w:val="Ttulo2"/>
        <w:widowControl w:val="0"/>
        <w:tabs>
          <w:tab w:val="num" w:pos="709"/>
          <w:tab w:val="left" w:pos="993"/>
        </w:tabs>
        <w:spacing w:before="120" w:after="60"/>
        <w:ind w:left="1428" w:hanging="1428"/>
        <w:jc w:val="both"/>
        <w:rPr>
          <w:rFonts w:cs="Arial"/>
        </w:rPr>
      </w:pPr>
      <w:bookmarkStart w:id="13" w:name="_Toc264539600"/>
      <w:bookmarkStart w:id="14" w:name="_Toc319410122"/>
      <w:r>
        <w:rPr>
          <w:rFonts w:cs="Arial"/>
        </w:rPr>
        <w:t>4.2</w:t>
      </w:r>
      <w:r>
        <w:rPr>
          <w:rFonts w:cs="Arial"/>
        </w:rPr>
        <w:tab/>
      </w:r>
      <w:r w:rsidR="001F7B73">
        <w:rPr>
          <w:rFonts w:cs="Arial"/>
        </w:rPr>
        <w:t>Generales</w:t>
      </w:r>
      <w:bookmarkEnd w:id="13"/>
      <w:bookmarkEnd w:id="14"/>
    </w:p>
    <w:p w:rsidR="001F7B73" w:rsidRPr="00856BF5" w:rsidRDefault="001F7B73" w:rsidP="001F7B73">
      <w:pPr>
        <w:ind w:firstLine="708"/>
        <w:rPr>
          <w:rFonts w:cs="Arial"/>
          <w:sz w:val="20"/>
          <w:szCs w:val="20"/>
        </w:rPr>
      </w:pPr>
    </w:p>
    <w:p w:rsidR="001F7B73" w:rsidRPr="001476B3" w:rsidRDefault="001F7B73" w:rsidP="001476B3">
      <w:pPr>
        <w:pStyle w:val="Prrafodelista"/>
        <w:numPr>
          <w:ilvl w:val="0"/>
          <w:numId w:val="5"/>
        </w:numPr>
        <w:rPr>
          <w:rFonts w:cs="Arial"/>
          <w:sz w:val="20"/>
          <w:szCs w:val="20"/>
        </w:rPr>
      </w:pPr>
      <w:r w:rsidRPr="00856BF5">
        <w:rPr>
          <w:rFonts w:cs="Arial"/>
          <w:sz w:val="20"/>
          <w:szCs w:val="20"/>
        </w:rPr>
        <w:t>El actor</w:t>
      </w:r>
      <w:r w:rsidRPr="006A30DD">
        <w:rPr>
          <w:rFonts w:cs="Arial"/>
          <w:sz w:val="20"/>
          <w:szCs w:val="20"/>
        </w:rPr>
        <w:t xml:space="preserve"> </w:t>
      </w:r>
      <w:r>
        <w:rPr>
          <w:rFonts w:cs="Arial"/>
          <w:sz w:val="20"/>
          <w:szCs w:val="20"/>
        </w:rPr>
        <w:t>d</w:t>
      </w:r>
      <w:r w:rsidRPr="006A30DD">
        <w:rPr>
          <w:rFonts w:cs="Arial"/>
          <w:sz w:val="20"/>
          <w:szCs w:val="20"/>
        </w:rPr>
        <w:t>ebe</w:t>
      </w:r>
      <w:r w:rsidRPr="00856BF5">
        <w:rPr>
          <w:rFonts w:cs="Arial"/>
          <w:sz w:val="20"/>
          <w:szCs w:val="20"/>
        </w:rPr>
        <w:t xml:space="preserve"> de tener un usuario registrado en el sistema</w:t>
      </w:r>
    </w:p>
    <w:p w:rsidR="001F7B73" w:rsidRDefault="001F7B73" w:rsidP="001A669A">
      <w:pPr>
        <w:pStyle w:val="Prrafodelista"/>
        <w:numPr>
          <w:ilvl w:val="0"/>
          <w:numId w:val="5"/>
        </w:numPr>
        <w:rPr>
          <w:rFonts w:cs="Arial"/>
          <w:sz w:val="20"/>
          <w:szCs w:val="20"/>
        </w:rPr>
      </w:pPr>
      <w:r w:rsidRPr="00856BF5">
        <w:rPr>
          <w:rFonts w:cs="Arial"/>
          <w:sz w:val="20"/>
          <w:szCs w:val="20"/>
        </w:rPr>
        <w:t>El actor</w:t>
      </w:r>
      <w:r>
        <w:rPr>
          <w:rFonts w:cs="Arial"/>
          <w:sz w:val="20"/>
          <w:szCs w:val="20"/>
        </w:rPr>
        <w:t xml:space="preserve"> d</w:t>
      </w:r>
      <w:r w:rsidRPr="00856BF5">
        <w:rPr>
          <w:rFonts w:cs="Arial"/>
          <w:sz w:val="20"/>
          <w:szCs w:val="20"/>
        </w:rPr>
        <w:t>ebe de esta</w:t>
      </w:r>
      <w:r>
        <w:rPr>
          <w:rFonts w:cs="Arial"/>
          <w:sz w:val="20"/>
          <w:szCs w:val="20"/>
        </w:rPr>
        <w:t>r</w:t>
      </w:r>
      <w:r w:rsidRPr="00856BF5">
        <w:rPr>
          <w:rFonts w:cs="Arial"/>
          <w:sz w:val="20"/>
          <w:szCs w:val="20"/>
        </w:rPr>
        <w:t xml:space="preserve"> activo</w:t>
      </w:r>
    </w:p>
    <w:p w:rsidR="001476B3" w:rsidRPr="00035779" w:rsidRDefault="001476B3" w:rsidP="001A669A">
      <w:pPr>
        <w:pStyle w:val="Prrafodelista"/>
        <w:numPr>
          <w:ilvl w:val="0"/>
          <w:numId w:val="5"/>
        </w:numPr>
        <w:rPr>
          <w:b/>
          <w:color w:val="0000FF"/>
          <w:sz w:val="20"/>
          <w:szCs w:val="20"/>
          <w:u w:val="single"/>
        </w:rPr>
      </w:pPr>
      <w:r>
        <w:rPr>
          <w:rFonts w:cs="Arial"/>
          <w:sz w:val="20"/>
          <w:szCs w:val="20"/>
        </w:rPr>
        <w:t xml:space="preserve">El actor debe haber </w:t>
      </w:r>
      <w:r w:rsidR="00E06327">
        <w:rPr>
          <w:rFonts w:cs="Arial"/>
          <w:sz w:val="20"/>
          <w:szCs w:val="20"/>
        </w:rPr>
        <w:t>iniciado jornada (Salido de Base)</w:t>
      </w:r>
    </w:p>
    <w:p w:rsidR="00035779" w:rsidRDefault="00035779" w:rsidP="00035779">
      <w:pPr>
        <w:pStyle w:val="Ttulo2"/>
        <w:widowControl w:val="0"/>
        <w:numPr>
          <w:ilvl w:val="1"/>
          <w:numId w:val="0"/>
        </w:numPr>
        <w:tabs>
          <w:tab w:val="num" w:pos="709"/>
          <w:tab w:val="left" w:pos="993"/>
        </w:tabs>
        <w:spacing w:before="120" w:after="60"/>
        <w:ind w:left="1428" w:hanging="1428"/>
        <w:jc w:val="both"/>
        <w:rPr>
          <w:rFonts w:cs="Arial"/>
        </w:rPr>
      </w:pPr>
      <w:bookmarkStart w:id="15" w:name="_Toc269216324"/>
      <w:bookmarkStart w:id="16" w:name="_Toc272754512"/>
      <w:bookmarkStart w:id="17" w:name="_Toc319410123"/>
      <w:r>
        <w:rPr>
          <w:rFonts w:cs="Arial"/>
        </w:rPr>
        <w:lastRenderedPageBreak/>
        <w:t>Parámetros</w:t>
      </w:r>
      <w:bookmarkEnd w:id="15"/>
      <w:bookmarkEnd w:id="16"/>
      <w:bookmarkEnd w:id="17"/>
    </w:p>
    <w:p w:rsidR="00035779" w:rsidRPr="000744EB" w:rsidRDefault="00035779" w:rsidP="00035779"/>
    <w:p w:rsidR="00035779" w:rsidRDefault="00035779" w:rsidP="00035779">
      <w:pPr>
        <w:pStyle w:val="Prrafodelista"/>
        <w:numPr>
          <w:ilvl w:val="0"/>
          <w:numId w:val="28"/>
        </w:numPr>
        <w:tabs>
          <w:tab w:val="left" w:pos="1134"/>
        </w:tabs>
        <w:ind w:firstLine="349"/>
        <w:rPr>
          <w:rFonts w:cs="Arial"/>
          <w:sz w:val="20"/>
          <w:szCs w:val="20"/>
        </w:rPr>
      </w:pPr>
      <w:proofErr w:type="spellStart"/>
      <w:r>
        <w:rPr>
          <w:rFonts w:cs="Arial"/>
          <w:sz w:val="20"/>
          <w:szCs w:val="20"/>
        </w:rPr>
        <w:t>GenerarRecarga</w:t>
      </w:r>
      <w:proofErr w:type="spellEnd"/>
      <w:r>
        <w:rPr>
          <w:rFonts w:cs="Arial"/>
          <w:sz w:val="20"/>
          <w:szCs w:val="20"/>
        </w:rPr>
        <w:t xml:space="preserve"> </w:t>
      </w:r>
    </w:p>
    <w:p w:rsidR="00035779" w:rsidRDefault="00035779" w:rsidP="00035779">
      <w:pPr>
        <w:pStyle w:val="Prrafodelista"/>
        <w:numPr>
          <w:ilvl w:val="1"/>
          <w:numId w:val="28"/>
        </w:numPr>
        <w:tabs>
          <w:tab w:val="left" w:pos="1560"/>
        </w:tabs>
        <w:ind w:firstLine="342"/>
        <w:rPr>
          <w:rFonts w:cs="Arial"/>
          <w:sz w:val="20"/>
          <w:szCs w:val="20"/>
        </w:rPr>
      </w:pPr>
      <w:r>
        <w:rPr>
          <w:rFonts w:cs="Arial"/>
          <w:sz w:val="20"/>
          <w:szCs w:val="20"/>
        </w:rPr>
        <w:t>Generada (Falso/Verdadero)</w:t>
      </w:r>
    </w:p>
    <w:p w:rsidR="00035779" w:rsidRDefault="00035779" w:rsidP="00035779">
      <w:pPr>
        <w:pStyle w:val="Prrafodelista"/>
        <w:numPr>
          <w:ilvl w:val="1"/>
          <w:numId w:val="28"/>
        </w:numPr>
        <w:tabs>
          <w:tab w:val="left" w:pos="1560"/>
        </w:tabs>
        <w:ind w:firstLine="342"/>
        <w:rPr>
          <w:rFonts w:cs="Arial"/>
          <w:sz w:val="20"/>
          <w:szCs w:val="20"/>
        </w:rPr>
      </w:pPr>
      <w:proofErr w:type="spellStart"/>
      <w:r>
        <w:rPr>
          <w:rFonts w:cs="Arial"/>
          <w:sz w:val="20"/>
          <w:szCs w:val="20"/>
        </w:rPr>
        <w:t>ServicioNoDisponible</w:t>
      </w:r>
      <w:proofErr w:type="spellEnd"/>
    </w:p>
    <w:p w:rsidR="00A26349" w:rsidRDefault="00A26349" w:rsidP="00A26349">
      <w:pPr>
        <w:pStyle w:val="Prrafodelista"/>
        <w:numPr>
          <w:ilvl w:val="0"/>
          <w:numId w:val="28"/>
        </w:numPr>
        <w:tabs>
          <w:tab w:val="left" w:pos="1134"/>
        </w:tabs>
        <w:ind w:firstLine="349"/>
        <w:rPr>
          <w:rFonts w:cs="Arial"/>
          <w:sz w:val="20"/>
          <w:szCs w:val="20"/>
        </w:rPr>
      </w:pPr>
      <w:proofErr w:type="spellStart"/>
      <w:r w:rsidRPr="0012329D">
        <w:rPr>
          <w:rFonts w:cs="Arial"/>
          <w:sz w:val="20"/>
          <w:szCs w:val="20"/>
        </w:rPr>
        <w:t>InicioVisitaSuscriptor</w:t>
      </w:r>
      <w:proofErr w:type="spellEnd"/>
      <w:r>
        <w:rPr>
          <w:rFonts w:cs="Arial"/>
          <w:sz w:val="20"/>
          <w:szCs w:val="20"/>
        </w:rPr>
        <w:t xml:space="preserve"> </w:t>
      </w:r>
    </w:p>
    <w:p w:rsidR="00A26349" w:rsidRDefault="00A26349" w:rsidP="00A26349">
      <w:pPr>
        <w:pStyle w:val="Prrafodelista"/>
        <w:numPr>
          <w:ilvl w:val="1"/>
          <w:numId w:val="28"/>
        </w:numPr>
        <w:tabs>
          <w:tab w:val="left" w:pos="1560"/>
        </w:tabs>
        <w:ind w:firstLine="342"/>
        <w:rPr>
          <w:rFonts w:cs="Arial"/>
          <w:sz w:val="20"/>
          <w:szCs w:val="20"/>
        </w:rPr>
      </w:pPr>
      <w:r>
        <w:rPr>
          <w:rFonts w:cs="Arial"/>
          <w:sz w:val="20"/>
          <w:szCs w:val="20"/>
        </w:rPr>
        <w:t>Generada (Verdadero)</w:t>
      </w:r>
    </w:p>
    <w:p w:rsidR="000D2B4C" w:rsidRPr="000443AA" w:rsidRDefault="00134322" w:rsidP="000D2B4C">
      <w:pPr>
        <w:pStyle w:val="Prrafodelista"/>
        <w:numPr>
          <w:ilvl w:val="0"/>
          <w:numId w:val="28"/>
        </w:numPr>
        <w:tabs>
          <w:tab w:val="left" w:pos="1134"/>
        </w:tabs>
        <w:ind w:firstLine="349"/>
        <w:rPr>
          <w:rFonts w:cs="Arial"/>
          <w:sz w:val="20"/>
          <w:szCs w:val="20"/>
        </w:rPr>
      </w:pPr>
      <w:proofErr w:type="spellStart"/>
      <w:r w:rsidRPr="000443AA">
        <w:rPr>
          <w:rFonts w:cs="Arial"/>
          <w:sz w:val="20"/>
          <w:szCs w:val="20"/>
        </w:rPr>
        <w:t>GenerarSuscriptorVisitado</w:t>
      </w:r>
      <w:proofErr w:type="spellEnd"/>
      <w:r w:rsidR="000D2B4C" w:rsidRPr="000443AA">
        <w:rPr>
          <w:rFonts w:cs="Arial"/>
          <w:sz w:val="20"/>
          <w:szCs w:val="20"/>
        </w:rPr>
        <w:t xml:space="preserve"> </w:t>
      </w:r>
    </w:p>
    <w:p w:rsidR="000D2B4C" w:rsidRPr="000443AA" w:rsidRDefault="000D2B4C" w:rsidP="000D2B4C">
      <w:pPr>
        <w:pStyle w:val="Prrafodelista"/>
        <w:numPr>
          <w:ilvl w:val="1"/>
          <w:numId w:val="28"/>
        </w:numPr>
        <w:tabs>
          <w:tab w:val="left" w:pos="1560"/>
        </w:tabs>
        <w:ind w:firstLine="342"/>
        <w:rPr>
          <w:rFonts w:cs="Arial"/>
          <w:sz w:val="20"/>
          <w:szCs w:val="20"/>
        </w:rPr>
      </w:pPr>
      <w:r w:rsidRPr="000443AA">
        <w:rPr>
          <w:rFonts w:cs="Arial"/>
          <w:sz w:val="20"/>
          <w:szCs w:val="20"/>
        </w:rPr>
        <w:t>Generada (Falso/Verdadero)</w:t>
      </w:r>
    </w:p>
    <w:p w:rsidR="00035779" w:rsidRPr="000443AA" w:rsidRDefault="000D2B4C" w:rsidP="000D2B4C">
      <w:pPr>
        <w:pStyle w:val="Prrafodelista"/>
        <w:numPr>
          <w:ilvl w:val="1"/>
          <w:numId w:val="28"/>
        </w:numPr>
        <w:tabs>
          <w:tab w:val="left" w:pos="1560"/>
        </w:tabs>
        <w:ind w:firstLine="342"/>
        <w:rPr>
          <w:b/>
          <w:color w:val="0000FF"/>
          <w:sz w:val="20"/>
          <w:szCs w:val="20"/>
          <w:u w:val="single"/>
        </w:rPr>
      </w:pPr>
      <w:proofErr w:type="spellStart"/>
      <w:r w:rsidRPr="000443AA">
        <w:rPr>
          <w:rFonts w:cs="Arial"/>
          <w:sz w:val="20"/>
          <w:szCs w:val="20"/>
        </w:rPr>
        <w:t>ServicioNoDisponible</w:t>
      </w:r>
      <w:proofErr w:type="spellEnd"/>
    </w:p>
    <w:p w:rsidR="00FD0CB5" w:rsidRPr="000443AA" w:rsidRDefault="00FD0CB5" w:rsidP="00FD0CB5">
      <w:pPr>
        <w:pStyle w:val="Prrafodelista"/>
        <w:numPr>
          <w:ilvl w:val="0"/>
          <w:numId w:val="28"/>
        </w:numPr>
        <w:tabs>
          <w:tab w:val="left" w:pos="1134"/>
        </w:tabs>
        <w:ind w:firstLine="349"/>
        <w:rPr>
          <w:rFonts w:cs="Arial"/>
          <w:sz w:val="20"/>
          <w:szCs w:val="20"/>
        </w:rPr>
      </w:pPr>
      <w:proofErr w:type="spellStart"/>
      <w:r w:rsidRPr="000443AA">
        <w:rPr>
          <w:rFonts w:cs="Arial"/>
          <w:sz w:val="20"/>
          <w:szCs w:val="20"/>
        </w:rPr>
        <w:t>GenerarConsumos</w:t>
      </w:r>
      <w:proofErr w:type="spellEnd"/>
      <w:r w:rsidRPr="000443AA">
        <w:rPr>
          <w:rFonts w:cs="Arial"/>
          <w:sz w:val="20"/>
          <w:szCs w:val="20"/>
        </w:rPr>
        <w:t xml:space="preserve"> </w:t>
      </w:r>
    </w:p>
    <w:p w:rsidR="00FD0CB5" w:rsidRPr="000443AA" w:rsidRDefault="00FD0CB5" w:rsidP="00FD0CB5">
      <w:pPr>
        <w:pStyle w:val="Prrafodelista"/>
        <w:numPr>
          <w:ilvl w:val="1"/>
          <w:numId w:val="28"/>
        </w:numPr>
        <w:tabs>
          <w:tab w:val="left" w:pos="1560"/>
        </w:tabs>
        <w:ind w:firstLine="342"/>
        <w:rPr>
          <w:rFonts w:cs="Arial"/>
          <w:sz w:val="20"/>
          <w:szCs w:val="20"/>
        </w:rPr>
      </w:pPr>
      <w:r w:rsidRPr="000443AA">
        <w:rPr>
          <w:rFonts w:cs="Arial"/>
          <w:sz w:val="20"/>
          <w:szCs w:val="20"/>
        </w:rPr>
        <w:t>Generada (Falso/Verdadero)</w:t>
      </w:r>
    </w:p>
    <w:p w:rsidR="00FD0CB5" w:rsidRPr="000443AA" w:rsidRDefault="00FD0CB5" w:rsidP="00FD0CB5">
      <w:pPr>
        <w:pStyle w:val="Prrafodelista"/>
        <w:numPr>
          <w:ilvl w:val="1"/>
          <w:numId w:val="28"/>
        </w:numPr>
        <w:tabs>
          <w:tab w:val="left" w:pos="1560"/>
        </w:tabs>
        <w:ind w:firstLine="342"/>
        <w:rPr>
          <w:b/>
          <w:color w:val="0000FF"/>
          <w:sz w:val="20"/>
          <w:szCs w:val="20"/>
          <w:u w:val="single"/>
        </w:rPr>
      </w:pPr>
      <w:proofErr w:type="spellStart"/>
      <w:r w:rsidRPr="000443AA">
        <w:rPr>
          <w:rFonts w:cs="Arial"/>
          <w:sz w:val="20"/>
          <w:szCs w:val="20"/>
        </w:rPr>
        <w:t>ServicioNoDisponible</w:t>
      </w:r>
      <w:proofErr w:type="spellEnd"/>
    </w:p>
    <w:p w:rsidR="00837D22" w:rsidRPr="000443AA" w:rsidRDefault="00837D22" w:rsidP="00FD0CB5">
      <w:pPr>
        <w:pStyle w:val="Prrafodelista"/>
        <w:tabs>
          <w:tab w:val="left" w:pos="1560"/>
        </w:tabs>
        <w:ind w:left="1134"/>
        <w:rPr>
          <w:rStyle w:val="Hipervnculo"/>
          <w:b/>
          <w:sz w:val="20"/>
          <w:szCs w:val="20"/>
        </w:rPr>
      </w:pPr>
    </w:p>
    <w:p w:rsidR="00481C4A" w:rsidRPr="007A1FC8" w:rsidRDefault="00FC72FB" w:rsidP="007A1FC8">
      <w:pPr>
        <w:pStyle w:val="Ttulo1"/>
        <w:tabs>
          <w:tab w:val="clear" w:pos="720"/>
          <w:tab w:val="num" w:pos="284"/>
        </w:tabs>
        <w:autoSpaceDE/>
        <w:autoSpaceDN/>
        <w:adjustRightInd/>
        <w:ind w:left="431" w:hanging="431"/>
      </w:pPr>
      <w:bookmarkStart w:id="18" w:name="_Toc52616584"/>
      <w:bookmarkStart w:id="19" w:name="_Toc182735728"/>
      <w:bookmarkStart w:id="20" w:name="_Toc319410124"/>
      <w:r w:rsidRPr="000443AA">
        <w:t>5</w:t>
      </w:r>
      <w:r w:rsidRPr="000443AA">
        <w:tab/>
      </w:r>
      <w:r w:rsidR="00481C4A" w:rsidRPr="000443AA">
        <w:t>Flujo de eventos</w:t>
      </w:r>
      <w:bookmarkEnd w:id="18"/>
      <w:bookmarkEnd w:id="19"/>
      <w:bookmarkEnd w:id="20"/>
    </w:p>
    <w:p w:rsidR="00A54B9C" w:rsidRPr="00A54B9C" w:rsidRDefault="00A54B9C" w:rsidP="00A54B9C">
      <w:pPr>
        <w:pStyle w:val="Textoindependiente"/>
        <w:rPr>
          <w:lang w:eastAsia="en-US"/>
        </w:rPr>
      </w:pPr>
    </w:p>
    <w:p w:rsidR="00481C4A" w:rsidRPr="00C6154F" w:rsidRDefault="00FC72FB" w:rsidP="00FE1CAC">
      <w:pPr>
        <w:pStyle w:val="Ttulo2"/>
        <w:widowControl w:val="0"/>
        <w:tabs>
          <w:tab w:val="num" w:pos="709"/>
          <w:tab w:val="left" w:pos="993"/>
        </w:tabs>
        <w:spacing w:before="120" w:after="60"/>
        <w:ind w:left="1428" w:hanging="1428"/>
        <w:jc w:val="both"/>
        <w:rPr>
          <w:rFonts w:cs="Arial"/>
        </w:rPr>
      </w:pPr>
      <w:bookmarkStart w:id="21" w:name="_Toc52616585"/>
      <w:bookmarkStart w:id="22" w:name="_Toc182735729"/>
      <w:bookmarkStart w:id="23" w:name="_Toc319410125"/>
      <w:r>
        <w:rPr>
          <w:rFonts w:cs="Arial"/>
        </w:rPr>
        <w:t>5.1</w:t>
      </w:r>
      <w:r>
        <w:rPr>
          <w:rFonts w:cs="Arial"/>
        </w:rPr>
        <w:tab/>
      </w:r>
      <w:r w:rsidR="00481C4A" w:rsidRPr="00C6154F">
        <w:rPr>
          <w:rFonts w:cs="Arial"/>
        </w:rPr>
        <w:t>Flujo básico</w:t>
      </w:r>
      <w:bookmarkEnd w:id="21"/>
      <w:bookmarkEnd w:id="22"/>
      <w:bookmarkEnd w:id="23"/>
      <w:r w:rsidR="00BC7D19" w:rsidRPr="00C6154F">
        <w:rPr>
          <w:rFonts w:cs="Arial"/>
        </w:rPr>
        <w:t xml:space="preserve"> </w:t>
      </w:r>
    </w:p>
    <w:p w:rsidR="00FE1CAC" w:rsidRPr="00C6154F" w:rsidRDefault="00FE1CAC" w:rsidP="00FE1CAC">
      <w:pPr>
        <w:pStyle w:val="Textoindependiente"/>
        <w:rPr>
          <w:sz w:val="20"/>
          <w:szCs w:val="20"/>
          <w:lang w:val="es-ES" w:eastAsia="en-US"/>
        </w:rPr>
      </w:pPr>
      <w:bookmarkStart w:id="24" w:name="_Toc52616586"/>
      <w:bookmarkStart w:id="25" w:name="_Toc182735730"/>
    </w:p>
    <w:p w:rsidR="00CF5D4E" w:rsidRPr="000A5F0D" w:rsidRDefault="00DE7D26" w:rsidP="00E27510">
      <w:pPr>
        <w:pStyle w:val="Prrafodelista"/>
        <w:numPr>
          <w:ilvl w:val="0"/>
          <w:numId w:val="6"/>
        </w:numPr>
        <w:jc w:val="both"/>
        <w:rPr>
          <w:rStyle w:val="Hipervnculo"/>
          <w:rFonts w:cs="Arial"/>
          <w:color w:val="auto"/>
          <w:sz w:val="20"/>
          <w:szCs w:val="20"/>
          <w:u w:val="none"/>
        </w:rPr>
      </w:pPr>
      <w:r w:rsidRPr="00C6154F">
        <w:rPr>
          <w:rFonts w:cs="Arial"/>
          <w:sz w:val="20"/>
          <w:szCs w:val="20"/>
        </w:rPr>
        <w:t xml:space="preserve">El caso de uso inicia cuando </w:t>
      </w:r>
      <w:r w:rsidR="00B37CF3" w:rsidRPr="00C6154F">
        <w:rPr>
          <w:rFonts w:cs="Arial"/>
          <w:sz w:val="20"/>
          <w:szCs w:val="20"/>
        </w:rPr>
        <w:t xml:space="preserve">es invocado por </w:t>
      </w:r>
      <w:r w:rsidR="00F21187">
        <w:rPr>
          <w:rFonts w:cs="Arial"/>
          <w:sz w:val="20"/>
          <w:szCs w:val="20"/>
        </w:rPr>
        <w:t>el</w:t>
      </w:r>
      <w:r w:rsidR="00B37CF3" w:rsidRPr="00C6154F">
        <w:rPr>
          <w:rFonts w:cs="Arial"/>
          <w:sz w:val="20"/>
          <w:szCs w:val="20"/>
        </w:rPr>
        <w:t xml:space="preserve"> caso de uso </w:t>
      </w:r>
      <w:hyperlink r:id="rId10" w:history="1">
        <w:r w:rsidR="00937132" w:rsidRPr="00E27510">
          <w:rPr>
            <w:rStyle w:val="Hipervnculo"/>
            <w:b/>
            <w:sz w:val="20"/>
            <w:szCs w:val="20"/>
          </w:rPr>
          <w:t xml:space="preserve">Iniciar-Finalizar Jornada </w:t>
        </w:r>
        <w:r w:rsidR="00F16029" w:rsidRPr="00E27510">
          <w:rPr>
            <w:rStyle w:val="Hipervnculo"/>
            <w:b/>
            <w:sz w:val="20"/>
            <w:szCs w:val="20"/>
          </w:rPr>
          <w:t>–</w:t>
        </w:r>
        <w:r w:rsidR="00EB7666" w:rsidRPr="00E27510">
          <w:rPr>
            <w:rStyle w:val="Hipervnculo"/>
            <w:b/>
            <w:sz w:val="20"/>
            <w:szCs w:val="20"/>
          </w:rPr>
          <w:t xml:space="preserve"> CUMEGMOV</w:t>
        </w:r>
        <w:r w:rsidR="00937132" w:rsidRPr="00E27510">
          <w:rPr>
            <w:rStyle w:val="Hipervnculo"/>
            <w:b/>
            <w:sz w:val="20"/>
            <w:szCs w:val="20"/>
          </w:rPr>
          <w:t>0</w:t>
        </w:r>
        <w:r w:rsidR="00A52611" w:rsidRPr="00E27510">
          <w:rPr>
            <w:rStyle w:val="Hipervnculo"/>
            <w:b/>
            <w:sz w:val="20"/>
            <w:szCs w:val="20"/>
          </w:rPr>
          <w:t>7</w:t>
        </w:r>
      </w:hyperlink>
    </w:p>
    <w:p w:rsidR="00025F10" w:rsidRDefault="00025F10" w:rsidP="00E27510">
      <w:pPr>
        <w:pStyle w:val="Prrafodelista"/>
        <w:numPr>
          <w:ilvl w:val="0"/>
          <w:numId w:val="6"/>
        </w:numPr>
        <w:jc w:val="both"/>
        <w:rPr>
          <w:rStyle w:val="Hipervnculo"/>
          <w:rFonts w:cs="Arial"/>
          <w:b/>
          <w:color w:val="auto"/>
          <w:sz w:val="20"/>
          <w:szCs w:val="20"/>
          <w:u w:val="none"/>
        </w:rPr>
      </w:pPr>
      <w:bookmarkStart w:id="26" w:name="paso2"/>
      <w:r w:rsidRPr="00025F10">
        <w:rPr>
          <w:rStyle w:val="Hipervnculo"/>
          <w:rFonts w:cs="Arial"/>
          <w:color w:val="auto"/>
          <w:sz w:val="20"/>
          <w:szCs w:val="20"/>
          <w:u w:val="none"/>
        </w:rPr>
        <w:t xml:space="preserve">El sistema obtiene de </w:t>
      </w:r>
      <w:r>
        <w:rPr>
          <w:rStyle w:val="Hipervnculo"/>
          <w:rFonts w:cs="Arial"/>
          <w:color w:val="auto"/>
          <w:sz w:val="20"/>
          <w:szCs w:val="20"/>
          <w:u w:val="none"/>
        </w:rPr>
        <w:t xml:space="preserve">la </w:t>
      </w:r>
      <w:r w:rsidRPr="00025F10">
        <w:rPr>
          <w:rStyle w:val="Hipervnculo"/>
          <w:rFonts w:cs="Arial"/>
          <w:color w:val="auto"/>
          <w:sz w:val="20"/>
          <w:szCs w:val="20"/>
          <w:u w:val="none"/>
        </w:rPr>
        <w:t>sesión la siguiente información</w:t>
      </w:r>
      <w:r>
        <w:rPr>
          <w:rStyle w:val="Hipervnculo"/>
          <w:rFonts w:cs="Arial"/>
          <w:b/>
          <w:color w:val="auto"/>
          <w:sz w:val="20"/>
          <w:szCs w:val="20"/>
          <w:u w:val="none"/>
        </w:rPr>
        <w:t>:</w:t>
      </w:r>
    </w:p>
    <w:p w:rsidR="00025F10" w:rsidRDefault="00025F10" w:rsidP="00025F10">
      <w:pPr>
        <w:pStyle w:val="Prrafodelista"/>
        <w:numPr>
          <w:ilvl w:val="1"/>
          <w:numId w:val="6"/>
        </w:numPr>
        <w:ind w:left="851" w:hanging="425"/>
        <w:rPr>
          <w:rFonts w:cs="Arial"/>
          <w:sz w:val="20"/>
          <w:szCs w:val="20"/>
        </w:rPr>
      </w:pPr>
      <w:r>
        <w:rPr>
          <w:rFonts w:cs="Arial"/>
          <w:sz w:val="20"/>
          <w:szCs w:val="20"/>
        </w:rPr>
        <w:t>Clave del Usuario</w:t>
      </w:r>
    </w:p>
    <w:p w:rsidR="00025F10" w:rsidRDefault="00025F10" w:rsidP="00025F10">
      <w:pPr>
        <w:pStyle w:val="Prrafodelista"/>
        <w:numPr>
          <w:ilvl w:val="1"/>
          <w:numId w:val="6"/>
        </w:numPr>
        <w:ind w:left="851" w:hanging="425"/>
        <w:rPr>
          <w:rFonts w:cs="Arial"/>
          <w:sz w:val="20"/>
          <w:szCs w:val="20"/>
        </w:rPr>
      </w:pPr>
      <w:r>
        <w:rPr>
          <w:rFonts w:cs="Arial"/>
          <w:sz w:val="20"/>
          <w:szCs w:val="20"/>
        </w:rPr>
        <w:t>Clave del Perfil</w:t>
      </w:r>
    </w:p>
    <w:p w:rsidR="00025F10" w:rsidRDefault="00025F10" w:rsidP="00025F10">
      <w:pPr>
        <w:pStyle w:val="Prrafodelista"/>
        <w:numPr>
          <w:ilvl w:val="1"/>
          <w:numId w:val="6"/>
        </w:numPr>
        <w:ind w:left="851" w:hanging="425"/>
        <w:rPr>
          <w:rFonts w:cs="Arial"/>
          <w:sz w:val="20"/>
          <w:szCs w:val="20"/>
        </w:rPr>
      </w:pPr>
      <w:r>
        <w:rPr>
          <w:rFonts w:cs="Arial"/>
          <w:sz w:val="20"/>
          <w:szCs w:val="20"/>
        </w:rPr>
        <w:t>Clave de la Cuadrilla</w:t>
      </w:r>
    </w:p>
    <w:p w:rsidR="00127421" w:rsidRDefault="00127421" w:rsidP="00025F10">
      <w:pPr>
        <w:pStyle w:val="Prrafodelista"/>
        <w:numPr>
          <w:ilvl w:val="1"/>
          <w:numId w:val="6"/>
        </w:numPr>
        <w:ind w:left="851" w:hanging="425"/>
        <w:rPr>
          <w:rFonts w:cs="Arial"/>
          <w:sz w:val="20"/>
          <w:szCs w:val="20"/>
        </w:rPr>
      </w:pPr>
      <w:r>
        <w:rPr>
          <w:rFonts w:cs="Arial"/>
          <w:sz w:val="20"/>
          <w:szCs w:val="20"/>
        </w:rPr>
        <w:t>Tipo de la Cuadrilla</w:t>
      </w:r>
    </w:p>
    <w:p w:rsidR="006D0DF1" w:rsidRDefault="006D0DF1" w:rsidP="00025F10">
      <w:pPr>
        <w:pStyle w:val="Prrafodelista"/>
        <w:numPr>
          <w:ilvl w:val="1"/>
          <w:numId w:val="6"/>
        </w:numPr>
        <w:ind w:left="851" w:hanging="425"/>
        <w:rPr>
          <w:rFonts w:cs="Arial"/>
          <w:sz w:val="20"/>
          <w:szCs w:val="20"/>
        </w:rPr>
      </w:pPr>
      <w:r>
        <w:rPr>
          <w:rFonts w:cs="Arial"/>
          <w:sz w:val="20"/>
          <w:szCs w:val="20"/>
        </w:rPr>
        <w:t>Fecha de la Agenda</w:t>
      </w:r>
    </w:p>
    <w:p w:rsidR="00025F10" w:rsidRDefault="00025F10" w:rsidP="00025F10">
      <w:pPr>
        <w:pStyle w:val="Prrafodelista"/>
        <w:numPr>
          <w:ilvl w:val="1"/>
          <w:numId w:val="6"/>
        </w:numPr>
        <w:ind w:left="851" w:hanging="425"/>
        <w:rPr>
          <w:rFonts w:cs="Arial"/>
          <w:sz w:val="20"/>
          <w:szCs w:val="20"/>
        </w:rPr>
      </w:pPr>
      <w:r>
        <w:rPr>
          <w:rFonts w:cs="Arial"/>
          <w:sz w:val="20"/>
          <w:szCs w:val="20"/>
        </w:rPr>
        <w:t>Clave de la Terminal</w:t>
      </w:r>
    </w:p>
    <w:p w:rsidR="00025F10" w:rsidRDefault="00025F10" w:rsidP="00025F10">
      <w:pPr>
        <w:pStyle w:val="Prrafodelista"/>
        <w:numPr>
          <w:ilvl w:val="1"/>
          <w:numId w:val="6"/>
        </w:numPr>
        <w:ind w:left="851" w:hanging="425"/>
        <w:rPr>
          <w:rFonts w:cs="Arial"/>
          <w:sz w:val="20"/>
          <w:szCs w:val="20"/>
        </w:rPr>
      </w:pPr>
      <w:r>
        <w:rPr>
          <w:rFonts w:cs="Arial"/>
          <w:sz w:val="20"/>
          <w:szCs w:val="20"/>
        </w:rPr>
        <w:t>Clave de la Sucursal</w:t>
      </w:r>
    </w:p>
    <w:p w:rsidR="00025F10" w:rsidRDefault="00025F10" w:rsidP="00025F10">
      <w:pPr>
        <w:pStyle w:val="Prrafodelista"/>
        <w:numPr>
          <w:ilvl w:val="1"/>
          <w:numId w:val="6"/>
        </w:numPr>
        <w:ind w:left="851" w:hanging="425"/>
        <w:rPr>
          <w:rFonts w:cs="Arial"/>
          <w:sz w:val="20"/>
          <w:szCs w:val="20"/>
        </w:rPr>
      </w:pPr>
      <w:r>
        <w:rPr>
          <w:rFonts w:cs="Arial"/>
          <w:sz w:val="20"/>
          <w:szCs w:val="20"/>
        </w:rPr>
        <w:t>Número de Serie</w:t>
      </w:r>
    </w:p>
    <w:p w:rsidR="00025F10" w:rsidRDefault="00025F10" w:rsidP="00025F10">
      <w:pPr>
        <w:pStyle w:val="Prrafodelista"/>
        <w:numPr>
          <w:ilvl w:val="1"/>
          <w:numId w:val="6"/>
        </w:numPr>
        <w:ind w:left="851" w:hanging="425"/>
        <w:rPr>
          <w:rFonts w:cs="Arial"/>
          <w:sz w:val="20"/>
          <w:szCs w:val="20"/>
        </w:rPr>
      </w:pPr>
      <w:r>
        <w:rPr>
          <w:rFonts w:cs="Arial"/>
          <w:sz w:val="20"/>
          <w:szCs w:val="20"/>
        </w:rPr>
        <w:t>Identificador de la Jornada</w:t>
      </w:r>
    </w:p>
    <w:p w:rsidR="00D7560B" w:rsidRDefault="00D7560B" w:rsidP="00025F10">
      <w:pPr>
        <w:pStyle w:val="Prrafodelista"/>
        <w:numPr>
          <w:ilvl w:val="1"/>
          <w:numId w:val="6"/>
        </w:numPr>
        <w:ind w:left="851" w:hanging="425"/>
        <w:rPr>
          <w:rFonts w:cs="Arial"/>
          <w:sz w:val="20"/>
          <w:szCs w:val="20"/>
        </w:rPr>
      </w:pPr>
      <w:r>
        <w:rPr>
          <w:rFonts w:cs="Arial"/>
          <w:sz w:val="20"/>
          <w:szCs w:val="20"/>
        </w:rPr>
        <w:t>Si &lt;no es la primera vez que se consulta la agenda&gt;</w:t>
      </w:r>
    </w:p>
    <w:p w:rsidR="00D7560B" w:rsidRDefault="00D7560B" w:rsidP="001B4ABB">
      <w:pPr>
        <w:pStyle w:val="Prrafodelista"/>
        <w:numPr>
          <w:ilvl w:val="2"/>
          <w:numId w:val="6"/>
        </w:numPr>
        <w:ind w:left="1560" w:hanging="709"/>
        <w:rPr>
          <w:rFonts w:cs="Arial"/>
          <w:sz w:val="20"/>
          <w:szCs w:val="20"/>
        </w:rPr>
      </w:pPr>
      <w:r>
        <w:rPr>
          <w:rFonts w:cs="Arial"/>
          <w:sz w:val="20"/>
          <w:szCs w:val="20"/>
        </w:rPr>
        <w:t>Clave del Suscriptor</w:t>
      </w:r>
    </w:p>
    <w:p w:rsidR="00D000E1" w:rsidRDefault="00D000E1" w:rsidP="00D000E1">
      <w:pPr>
        <w:pStyle w:val="Prrafodelista"/>
        <w:numPr>
          <w:ilvl w:val="0"/>
          <w:numId w:val="6"/>
        </w:numPr>
        <w:rPr>
          <w:rFonts w:cs="Arial"/>
          <w:sz w:val="20"/>
          <w:szCs w:val="20"/>
        </w:rPr>
      </w:pPr>
      <w:r>
        <w:rPr>
          <w:rFonts w:cs="Arial"/>
          <w:sz w:val="20"/>
          <w:szCs w:val="20"/>
        </w:rPr>
        <w:t xml:space="preserve">El sistema obtiene la actividad de acuerdo con la regla de negocio </w:t>
      </w:r>
      <w:hyperlink r:id="rId11" w:anchor="RN32" w:history="1">
        <w:r w:rsidRPr="001306B0">
          <w:rPr>
            <w:rStyle w:val="Hipervnculo"/>
            <w:rFonts w:cs="Arial"/>
            <w:b/>
            <w:sz w:val="20"/>
            <w:szCs w:val="20"/>
          </w:rPr>
          <w:t>RN32 Valor Tipo de Actividad</w:t>
        </w:r>
      </w:hyperlink>
    </w:p>
    <w:p w:rsidR="00D000E1" w:rsidRDefault="00D000E1" w:rsidP="00D000E1">
      <w:pPr>
        <w:pStyle w:val="Prrafodelista"/>
        <w:numPr>
          <w:ilvl w:val="1"/>
          <w:numId w:val="6"/>
        </w:numPr>
        <w:tabs>
          <w:tab w:val="left" w:pos="851"/>
        </w:tabs>
        <w:ind w:left="576" w:hanging="150"/>
        <w:rPr>
          <w:rFonts w:cs="Arial"/>
          <w:sz w:val="20"/>
          <w:szCs w:val="20"/>
        </w:rPr>
      </w:pPr>
      <w:proofErr w:type="spellStart"/>
      <w:r>
        <w:rPr>
          <w:rFonts w:cs="Arial"/>
          <w:sz w:val="20"/>
          <w:szCs w:val="20"/>
        </w:rPr>
        <w:t>ValorReferencia</w:t>
      </w:r>
      <w:proofErr w:type="spellEnd"/>
    </w:p>
    <w:p w:rsidR="00D000E1" w:rsidRDefault="00D000E1" w:rsidP="00D000E1">
      <w:pPr>
        <w:pStyle w:val="Prrafodelista"/>
        <w:numPr>
          <w:ilvl w:val="2"/>
          <w:numId w:val="6"/>
        </w:numPr>
        <w:tabs>
          <w:tab w:val="left" w:pos="851"/>
          <w:tab w:val="left" w:pos="1560"/>
        </w:tabs>
        <w:ind w:left="720" w:firstLine="131"/>
        <w:rPr>
          <w:rFonts w:cs="Arial"/>
          <w:sz w:val="20"/>
          <w:szCs w:val="20"/>
        </w:rPr>
      </w:pPr>
      <w:r>
        <w:rPr>
          <w:rFonts w:cs="Arial"/>
          <w:sz w:val="20"/>
          <w:szCs w:val="20"/>
        </w:rPr>
        <w:t>Valor</w:t>
      </w:r>
    </w:p>
    <w:p w:rsidR="00D000E1" w:rsidRDefault="00D000E1" w:rsidP="00D000E1">
      <w:pPr>
        <w:pStyle w:val="Prrafodelista"/>
        <w:numPr>
          <w:ilvl w:val="2"/>
          <w:numId w:val="6"/>
        </w:numPr>
        <w:tabs>
          <w:tab w:val="left" w:pos="851"/>
          <w:tab w:val="left" w:pos="1560"/>
        </w:tabs>
        <w:ind w:left="720" w:firstLine="131"/>
        <w:rPr>
          <w:rFonts w:cs="Arial"/>
          <w:sz w:val="20"/>
          <w:szCs w:val="20"/>
        </w:rPr>
      </w:pPr>
      <w:r>
        <w:rPr>
          <w:rFonts w:cs="Arial"/>
          <w:sz w:val="20"/>
          <w:szCs w:val="20"/>
        </w:rPr>
        <w:t>Clave</w:t>
      </w:r>
    </w:p>
    <w:p w:rsidR="00D000E1" w:rsidRDefault="00D000E1" w:rsidP="00D000E1">
      <w:pPr>
        <w:pStyle w:val="Prrafodelista"/>
        <w:numPr>
          <w:ilvl w:val="2"/>
          <w:numId w:val="6"/>
        </w:numPr>
        <w:tabs>
          <w:tab w:val="left" w:pos="851"/>
          <w:tab w:val="left" w:pos="1560"/>
        </w:tabs>
        <w:ind w:left="720" w:firstLine="131"/>
        <w:rPr>
          <w:rFonts w:cs="Arial"/>
          <w:sz w:val="20"/>
          <w:szCs w:val="20"/>
        </w:rPr>
      </w:pPr>
      <w:proofErr w:type="spellStart"/>
      <w:r>
        <w:rPr>
          <w:rFonts w:cs="Arial"/>
          <w:sz w:val="20"/>
          <w:szCs w:val="20"/>
        </w:rPr>
        <w:t>Descripcion</w:t>
      </w:r>
      <w:proofErr w:type="spellEnd"/>
    </w:p>
    <w:p w:rsidR="00D000E1" w:rsidRDefault="00D000E1" w:rsidP="00D000E1">
      <w:pPr>
        <w:pStyle w:val="Prrafodelista"/>
        <w:numPr>
          <w:ilvl w:val="2"/>
          <w:numId w:val="6"/>
        </w:numPr>
        <w:tabs>
          <w:tab w:val="left" w:pos="851"/>
          <w:tab w:val="left" w:pos="1560"/>
        </w:tabs>
        <w:ind w:left="720" w:firstLine="131"/>
        <w:rPr>
          <w:rFonts w:cs="Arial"/>
          <w:sz w:val="20"/>
          <w:szCs w:val="20"/>
        </w:rPr>
      </w:pPr>
      <w:r>
        <w:rPr>
          <w:rFonts w:cs="Arial"/>
          <w:sz w:val="20"/>
          <w:szCs w:val="20"/>
        </w:rPr>
        <w:t>Grupo</w:t>
      </w:r>
    </w:p>
    <w:p w:rsidR="00D000E1" w:rsidRDefault="00D000E1" w:rsidP="00D000E1">
      <w:pPr>
        <w:pStyle w:val="Prrafodelista"/>
        <w:numPr>
          <w:ilvl w:val="2"/>
          <w:numId w:val="6"/>
        </w:numPr>
        <w:tabs>
          <w:tab w:val="left" w:pos="851"/>
          <w:tab w:val="left" w:pos="1560"/>
        </w:tabs>
        <w:ind w:left="720" w:firstLine="131"/>
        <w:rPr>
          <w:rFonts w:cs="Arial"/>
          <w:sz w:val="20"/>
          <w:szCs w:val="20"/>
        </w:rPr>
      </w:pPr>
      <w:proofErr w:type="spellStart"/>
      <w:r>
        <w:rPr>
          <w:rFonts w:cs="Arial"/>
          <w:sz w:val="20"/>
          <w:szCs w:val="20"/>
        </w:rPr>
        <w:t>ValorCliente</w:t>
      </w:r>
      <w:proofErr w:type="spellEnd"/>
    </w:p>
    <w:p w:rsidR="00D000E1" w:rsidRDefault="00D000E1" w:rsidP="00D000E1">
      <w:pPr>
        <w:pStyle w:val="Prrafodelista"/>
        <w:numPr>
          <w:ilvl w:val="2"/>
          <w:numId w:val="6"/>
        </w:numPr>
        <w:tabs>
          <w:tab w:val="left" w:pos="851"/>
          <w:tab w:val="left" w:pos="1560"/>
        </w:tabs>
        <w:ind w:left="720" w:firstLine="131"/>
        <w:rPr>
          <w:rFonts w:cs="Arial"/>
          <w:sz w:val="20"/>
          <w:szCs w:val="20"/>
        </w:rPr>
      </w:pPr>
      <w:r>
        <w:rPr>
          <w:rFonts w:cs="Arial"/>
          <w:sz w:val="20"/>
          <w:szCs w:val="20"/>
        </w:rPr>
        <w:t>Estado</w:t>
      </w:r>
    </w:p>
    <w:p w:rsidR="00D000E1" w:rsidRDefault="00D000E1" w:rsidP="00D000E1">
      <w:pPr>
        <w:pStyle w:val="Prrafodelista"/>
        <w:numPr>
          <w:ilvl w:val="1"/>
          <w:numId w:val="6"/>
        </w:numPr>
        <w:tabs>
          <w:tab w:val="left" w:pos="851"/>
        </w:tabs>
        <w:ind w:left="576" w:hanging="150"/>
        <w:rPr>
          <w:rFonts w:cs="Arial"/>
          <w:sz w:val="20"/>
          <w:szCs w:val="20"/>
        </w:rPr>
      </w:pPr>
      <w:r>
        <w:rPr>
          <w:rFonts w:cs="Arial"/>
          <w:sz w:val="20"/>
          <w:szCs w:val="20"/>
        </w:rPr>
        <w:t>Actividad</w:t>
      </w:r>
    </w:p>
    <w:p w:rsidR="00D000E1" w:rsidRDefault="00D000E1" w:rsidP="00D000E1">
      <w:pPr>
        <w:pStyle w:val="Prrafodelista"/>
        <w:numPr>
          <w:ilvl w:val="2"/>
          <w:numId w:val="6"/>
        </w:numPr>
        <w:tabs>
          <w:tab w:val="left" w:pos="1560"/>
        </w:tabs>
        <w:ind w:left="720" w:firstLine="131"/>
        <w:rPr>
          <w:rFonts w:cs="Arial"/>
          <w:sz w:val="20"/>
          <w:szCs w:val="20"/>
        </w:rPr>
      </w:pPr>
      <w:proofErr w:type="spellStart"/>
      <w:r w:rsidRPr="001306B0">
        <w:rPr>
          <w:rFonts w:cs="Arial"/>
          <w:sz w:val="20"/>
          <w:szCs w:val="20"/>
        </w:rPr>
        <w:t>ClaveActividad</w:t>
      </w:r>
      <w:proofErr w:type="spellEnd"/>
    </w:p>
    <w:p w:rsidR="00D000E1" w:rsidRDefault="00D000E1" w:rsidP="00D000E1">
      <w:pPr>
        <w:pStyle w:val="Prrafodelista"/>
        <w:numPr>
          <w:ilvl w:val="2"/>
          <w:numId w:val="6"/>
        </w:numPr>
        <w:tabs>
          <w:tab w:val="left" w:pos="1560"/>
        </w:tabs>
        <w:ind w:left="720" w:firstLine="131"/>
        <w:rPr>
          <w:rFonts w:cs="Arial"/>
          <w:sz w:val="20"/>
          <w:szCs w:val="20"/>
        </w:rPr>
      </w:pPr>
      <w:proofErr w:type="spellStart"/>
      <w:r w:rsidRPr="001306B0">
        <w:rPr>
          <w:rFonts w:cs="Arial"/>
          <w:sz w:val="20"/>
          <w:szCs w:val="20"/>
        </w:rPr>
        <w:t>ClaveModulo</w:t>
      </w:r>
      <w:proofErr w:type="spellEnd"/>
    </w:p>
    <w:p w:rsidR="00D000E1" w:rsidRDefault="00D000E1" w:rsidP="00D000E1">
      <w:pPr>
        <w:pStyle w:val="Prrafodelista"/>
        <w:numPr>
          <w:ilvl w:val="2"/>
          <w:numId w:val="6"/>
        </w:numPr>
        <w:tabs>
          <w:tab w:val="left" w:pos="1560"/>
        </w:tabs>
        <w:ind w:left="720" w:firstLine="131"/>
        <w:rPr>
          <w:rFonts w:cs="Arial"/>
          <w:sz w:val="20"/>
          <w:szCs w:val="20"/>
        </w:rPr>
      </w:pPr>
      <w:proofErr w:type="spellStart"/>
      <w:r w:rsidRPr="001306B0">
        <w:rPr>
          <w:rFonts w:cs="Arial"/>
          <w:sz w:val="20"/>
          <w:szCs w:val="20"/>
        </w:rPr>
        <w:t>TipoActividad</w:t>
      </w:r>
      <w:proofErr w:type="spellEnd"/>
      <w:r>
        <w:rPr>
          <w:rFonts w:cs="Arial"/>
          <w:sz w:val="20"/>
          <w:szCs w:val="20"/>
        </w:rPr>
        <w:t xml:space="preserve"> de acuerdo con la regla de negocio </w:t>
      </w:r>
      <w:hyperlink r:id="rId12" w:anchor="RN32" w:history="1">
        <w:r w:rsidRPr="001306B0">
          <w:rPr>
            <w:rStyle w:val="Hipervnculo"/>
            <w:rFonts w:cs="Arial"/>
            <w:b/>
            <w:sz w:val="20"/>
            <w:szCs w:val="20"/>
          </w:rPr>
          <w:t>RN32 Valor Tipo de Actividad</w:t>
        </w:r>
      </w:hyperlink>
    </w:p>
    <w:p w:rsidR="00D000E1" w:rsidRDefault="00D000E1" w:rsidP="00D000E1">
      <w:pPr>
        <w:pStyle w:val="Prrafodelista"/>
        <w:numPr>
          <w:ilvl w:val="2"/>
          <w:numId w:val="6"/>
        </w:numPr>
        <w:tabs>
          <w:tab w:val="left" w:pos="1560"/>
        </w:tabs>
        <w:ind w:left="720" w:firstLine="131"/>
        <w:rPr>
          <w:rFonts w:cs="Arial"/>
          <w:sz w:val="20"/>
          <w:szCs w:val="20"/>
        </w:rPr>
      </w:pPr>
      <w:r w:rsidRPr="001306B0">
        <w:rPr>
          <w:rFonts w:cs="Arial"/>
          <w:sz w:val="20"/>
          <w:szCs w:val="20"/>
        </w:rPr>
        <w:t>Nombre</w:t>
      </w:r>
    </w:p>
    <w:p w:rsidR="00D000E1" w:rsidRPr="00ED4CAF" w:rsidRDefault="00D000E1" w:rsidP="00D000E1">
      <w:pPr>
        <w:pStyle w:val="Prrafodelista"/>
        <w:numPr>
          <w:ilvl w:val="2"/>
          <w:numId w:val="6"/>
        </w:numPr>
        <w:tabs>
          <w:tab w:val="left" w:pos="1560"/>
        </w:tabs>
        <w:ind w:left="720" w:firstLine="131"/>
        <w:rPr>
          <w:rFonts w:cs="Arial"/>
          <w:sz w:val="20"/>
          <w:szCs w:val="20"/>
        </w:rPr>
      </w:pPr>
      <w:r w:rsidRPr="001306B0">
        <w:rPr>
          <w:rFonts w:cs="Arial"/>
          <w:sz w:val="20"/>
          <w:szCs w:val="20"/>
        </w:rPr>
        <w:t>Estado</w:t>
      </w:r>
    </w:p>
    <w:p w:rsidR="00D000E1" w:rsidRDefault="00D000E1" w:rsidP="00D000E1">
      <w:pPr>
        <w:pStyle w:val="Prrafodelista"/>
        <w:numPr>
          <w:ilvl w:val="0"/>
          <w:numId w:val="6"/>
        </w:numPr>
        <w:tabs>
          <w:tab w:val="left" w:pos="993"/>
        </w:tabs>
        <w:rPr>
          <w:rFonts w:cs="Arial"/>
          <w:sz w:val="20"/>
          <w:szCs w:val="20"/>
        </w:rPr>
      </w:pPr>
      <w:r>
        <w:rPr>
          <w:rFonts w:cs="Arial"/>
          <w:sz w:val="20"/>
          <w:szCs w:val="20"/>
        </w:rPr>
        <w:t>El sistema registra en el archivo de configuraciones la siguiente información:</w:t>
      </w:r>
    </w:p>
    <w:p w:rsidR="00D000E1" w:rsidRDefault="00D000E1" w:rsidP="00D000E1">
      <w:pPr>
        <w:pStyle w:val="Prrafodelista"/>
        <w:numPr>
          <w:ilvl w:val="1"/>
          <w:numId w:val="6"/>
        </w:numPr>
        <w:tabs>
          <w:tab w:val="left" w:pos="1701"/>
        </w:tabs>
        <w:rPr>
          <w:rFonts w:cs="Arial"/>
          <w:sz w:val="20"/>
          <w:szCs w:val="20"/>
        </w:rPr>
      </w:pPr>
      <w:proofErr w:type="spellStart"/>
      <w:r>
        <w:rPr>
          <w:rFonts w:cs="Arial"/>
          <w:sz w:val="20"/>
          <w:szCs w:val="20"/>
        </w:rPr>
        <w:t>ClaveActividad</w:t>
      </w:r>
      <w:proofErr w:type="spellEnd"/>
    </w:p>
    <w:p w:rsidR="001A3E7C" w:rsidRPr="001A3E7C" w:rsidRDefault="001A3E7C" w:rsidP="00E27510">
      <w:pPr>
        <w:pStyle w:val="Prrafodelista"/>
        <w:numPr>
          <w:ilvl w:val="0"/>
          <w:numId w:val="6"/>
        </w:numPr>
        <w:jc w:val="both"/>
        <w:rPr>
          <w:rStyle w:val="Hipervnculo"/>
          <w:rFonts w:cs="Arial"/>
          <w:b/>
          <w:color w:val="auto"/>
          <w:sz w:val="20"/>
          <w:szCs w:val="20"/>
          <w:u w:val="none"/>
        </w:rPr>
      </w:pPr>
      <w:r w:rsidRPr="001A3E7C">
        <w:rPr>
          <w:rStyle w:val="Hipervnculo"/>
          <w:rFonts w:cs="Arial"/>
          <w:color w:val="auto"/>
          <w:sz w:val="20"/>
          <w:szCs w:val="20"/>
          <w:u w:val="none"/>
        </w:rPr>
        <w:t>El sistema obtiene</w:t>
      </w:r>
      <w:r>
        <w:rPr>
          <w:rStyle w:val="Hipervnculo"/>
          <w:rFonts w:cs="Arial"/>
          <w:b/>
          <w:color w:val="auto"/>
          <w:sz w:val="20"/>
          <w:szCs w:val="20"/>
          <w:u w:val="none"/>
        </w:rPr>
        <w:t xml:space="preserve"> </w:t>
      </w:r>
      <w:r>
        <w:rPr>
          <w:rStyle w:val="Hipervnculo"/>
          <w:rFonts w:cs="Arial"/>
          <w:color w:val="auto"/>
          <w:sz w:val="20"/>
          <w:szCs w:val="20"/>
          <w:u w:val="none"/>
        </w:rPr>
        <w:t>información</w:t>
      </w:r>
      <w:r w:rsidR="00482A3B">
        <w:rPr>
          <w:rStyle w:val="Hipervnculo"/>
          <w:rFonts w:cs="Arial"/>
          <w:color w:val="auto"/>
          <w:sz w:val="20"/>
          <w:szCs w:val="20"/>
          <w:u w:val="none"/>
        </w:rPr>
        <w:t xml:space="preserve"> de la agenda </w:t>
      </w:r>
      <w:r>
        <w:rPr>
          <w:rStyle w:val="Hipervnculo"/>
          <w:rFonts w:cs="Arial"/>
          <w:color w:val="auto"/>
          <w:sz w:val="20"/>
          <w:szCs w:val="20"/>
          <w:u w:val="none"/>
        </w:rPr>
        <w:t xml:space="preserve">de acuerdo con la regla de negocio </w:t>
      </w:r>
      <w:hyperlink r:id="rId13" w:anchor="RN88" w:history="1">
        <w:r w:rsidRPr="001F03E2">
          <w:rPr>
            <w:rStyle w:val="Hipervnculo"/>
            <w:rFonts w:cs="Arial"/>
            <w:b/>
            <w:sz w:val="20"/>
            <w:szCs w:val="20"/>
          </w:rPr>
          <w:t>RN88</w:t>
        </w:r>
        <w:r>
          <w:rPr>
            <w:rStyle w:val="Hipervnculo"/>
            <w:rFonts w:cs="Arial"/>
            <w:b/>
            <w:sz w:val="20"/>
            <w:szCs w:val="20"/>
          </w:rPr>
          <w:t xml:space="preserve"> Ó</w:t>
        </w:r>
        <w:r w:rsidRPr="001F03E2">
          <w:rPr>
            <w:rStyle w:val="Hipervnculo"/>
            <w:rFonts w:cs="Arial"/>
            <w:b/>
            <w:sz w:val="20"/>
            <w:szCs w:val="20"/>
          </w:rPr>
          <w:t>rden</w:t>
        </w:r>
        <w:r>
          <w:rPr>
            <w:rStyle w:val="Hipervnculo"/>
            <w:rFonts w:cs="Arial"/>
            <w:b/>
            <w:sz w:val="20"/>
            <w:szCs w:val="20"/>
          </w:rPr>
          <w:t>es</w:t>
        </w:r>
        <w:r w:rsidRPr="001F03E2">
          <w:rPr>
            <w:rStyle w:val="Hipervnculo"/>
            <w:rFonts w:cs="Arial"/>
            <w:b/>
            <w:sz w:val="20"/>
            <w:szCs w:val="20"/>
          </w:rPr>
          <w:t xml:space="preserve"> de Trabajo Confirmada</w:t>
        </w:r>
        <w:r>
          <w:rPr>
            <w:rStyle w:val="Hipervnculo"/>
            <w:rFonts w:cs="Arial"/>
            <w:b/>
            <w:sz w:val="20"/>
            <w:szCs w:val="20"/>
          </w:rPr>
          <w:t>s</w:t>
        </w:r>
        <w:r w:rsidRPr="001F03E2">
          <w:rPr>
            <w:rStyle w:val="Hipervnculo"/>
            <w:rFonts w:cs="Arial"/>
            <w:b/>
            <w:sz w:val="20"/>
            <w:szCs w:val="20"/>
          </w:rPr>
          <w:t xml:space="preserve"> y con Mayor Prioridad</w:t>
        </w:r>
      </w:hyperlink>
      <w:r>
        <w:rPr>
          <w:rStyle w:val="Hipervnculo"/>
          <w:rFonts w:cs="Arial"/>
          <w:b/>
          <w:sz w:val="20"/>
          <w:szCs w:val="20"/>
        </w:rPr>
        <w:t>:</w:t>
      </w:r>
    </w:p>
    <w:p w:rsidR="001A3E7C" w:rsidRDefault="001A3E7C" w:rsidP="001A3E7C">
      <w:pPr>
        <w:pStyle w:val="Prrafodelista"/>
        <w:numPr>
          <w:ilvl w:val="1"/>
          <w:numId w:val="6"/>
        </w:numPr>
        <w:tabs>
          <w:tab w:val="left" w:pos="1701"/>
        </w:tabs>
        <w:rPr>
          <w:rStyle w:val="Hipervnculo"/>
          <w:rFonts w:cs="Arial"/>
          <w:color w:val="auto"/>
          <w:sz w:val="20"/>
          <w:szCs w:val="20"/>
          <w:u w:val="none"/>
        </w:rPr>
      </w:pPr>
      <w:r w:rsidRPr="00B87E05">
        <w:rPr>
          <w:rStyle w:val="Hipervnculo"/>
          <w:rFonts w:cs="Arial"/>
          <w:color w:val="auto"/>
          <w:sz w:val="20"/>
          <w:szCs w:val="20"/>
          <w:u w:val="none"/>
        </w:rPr>
        <w:t>OrdenTrabajo</w:t>
      </w:r>
    </w:p>
    <w:p w:rsidR="001A3E7C" w:rsidRPr="001A3E7C" w:rsidRDefault="001A3E7C" w:rsidP="001A3E7C">
      <w:pPr>
        <w:pStyle w:val="Prrafodelista"/>
        <w:numPr>
          <w:ilvl w:val="3"/>
          <w:numId w:val="6"/>
        </w:numPr>
        <w:tabs>
          <w:tab w:val="left" w:pos="1985"/>
        </w:tabs>
        <w:ind w:firstLine="270"/>
        <w:jc w:val="both"/>
        <w:rPr>
          <w:rStyle w:val="Hipervnculo"/>
          <w:rFonts w:cs="Arial"/>
          <w:color w:val="auto"/>
          <w:sz w:val="20"/>
          <w:szCs w:val="20"/>
          <w:u w:val="none"/>
        </w:rPr>
      </w:pPr>
      <w:proofErr w:type="spellStart"/>
      <w:r>
        <w:rPr>
          <w:rStyle w:val="Hipervnculo"/>
          <w:rFonts w:cs="Arial"/>
          <w:color w:val="auto"/>
          <w:sz w:val="20"/>
          <w:szCs w:val="20"/>
          <w:u w:val="none"/>
        </w:rPr>
        <w:t>FolioOrden</w:t>
      </w:r>
      <w:proofErr w:type="spellEnd"/>
    </w:p>
    <w:p w:rsidR="001A3E7C" w:rsidRPr="001A3E7C" w:rsidRDefault="001A3E7C" w:rsidP="001A3E7C">
      <w:pPr>
        <w:pStyle w:val="Prrafodelista"/>
        <w:numPr>
          <w:ilvl w:val="3"/>
          <w:numId w:val="6"/>
        </w:numPr>
        <w:tabs>
          <w:tab w:val="left" w:pos="1985"/>
        </w:tabs>
        <w:ind w:firstLine="270"/>
        <w:jc w:val="both"/>
        <w:rPr>
          <w:rStyle w:val="Hipervnculo"/>
          <w:rFonts w:cs="Arial"/>
          <w:color w:val="auto"/>
          <w:sz w:val="20"/>
          <w:szCs w:val="20"/>
          <w:u w:val="none"/>
        </w:rPr>
      </w:pPr>
      <w:proofErr w:type="spellStart"/>
      <w:r>
        <w:rPr>
          <w:rStyle w:val="Hipervnculo"/>
          <w:rFonts w:cs="Arial"/>
          <w:color w:val="auto"/>
          <w:sz w:val="20"/>
          <w:szCs w:val="20"/>
          <w:u w:val="none"/>
        </w:rPr>
        <w:t>ClaveSuscriptor</w:t>
      </w:r>
      <w:proofErr w:type="spellEnd"/>
    </w:p>
    <w:p w:rsidR="001A3E7C" w:rsidRPr="001A3E7C" w:rsidRDefault="001A3E7C" w:rsidP="001A3E7C">
      <w:pPr>
        <w:pStyle w:val="Prrafodelista"/>
        <w:numPr>
          <w:ilvl w:val="3"/>
          <w:numId w:val="6"/>
        </w:numPr>
        <w:tabs>
          <w:tab w:val="left" w:pos="1985"/>
        </w:tabs>
        <w:ind w:firstLine="270"/>
        <w:jc w:val="both"/>
        <w:rPr>
          <w:rStyle w:val="Hipervnculo"/>
          <w:rFonts w:cs="Arial"/>
          <w:color w:val="auto"/>
          <w:sz w:val="20"/>
          <w:szCs w:val="20"/>
          <w:u w:val="none"/>
        </w:rPr>
      </w:pPr>
      <w:proofErr w:type="spellStart"/>
      <w:r>
        <w:rPr>
          <w:rStyle w:val="Hipervnculo"/>
          <w:rFonts w:cs="Arial"/>
          <w:color w:val="auto"/>
          <w:sz w:val="20"/>
          <w:szCs w:val="20"/>
          <w:u w:val="none"/>
        </w:rPr>
        <w:t>ClaveCuadrilla</w:t>
      </w:r>
      <w:proofErr w:type="spellEnd"/>
    </w:p>
    <w:p w:rsidR="001A3E7C" w:rsidRPr="001A3E7C" w:rsidRDefault="001A3E7C" w:rsidP="001A3E7C">
      <w:pPr>
        <w:pStyle w:val="Prrafodelista"/>
        <w:numPr>
          <w:ilvl w:val="3"/>
          <w:numId w:val="6"/>
        </w:numPr>
        <w:tabs>
          <w:tab w:val="left" w:pos="1985"/>
        </w:tabs>
        <w:ind w:firstLine="270"/>
        <w:jc w:val="both"/>
        <w:rPr>
          <w:rStyle w:val="Hipervnculo"/>
          <w:rFonts w:cs="Arial"/>
          <w:color w:val="auto"/>
          <w:sz w:val="20"/>
          <w:szCs w:val="20"/>
          <w:u w:val="none"/>
        </w:rPr>
      </w:pPr>
      <w:proofErr w:type="spellStart"/>
      <w:r>
        <w:rPr>
          <w:rStyle w:val="Hipervnculo"/>
          <w:rFonts w:cs="Arial"/>
          <w:color w:val="auto"/>
          <w:sz w:val="20"/>
          <w:szCs w:val="20"/>
          <w:u w:val="none"/>
        </w:rPr>
        <w:t>IdVisita</w:t>
      </w:r>
      <w:proofErr w:type="spellEnd"/>
      <w:r w:rsidR="00012915">
        <w:rPr>
          <w:rStyle w:val="Hipervnculo"/>
          <w:rFonts w:cs="Arial"/>
          <w:color w:val="auto"/>
          <w:sz w:val="20"/>
          <w:szCs w:val="20"/>
          <w:u w:val="none"/>
        </w:rPr>
        <w:t xml:space="preserve"> </w:t>
      </w:r>
    </w:p>
    <w:p w:rsidR="001A3E7C" w:rsidRPr="001A3E7C" w:rsidRDefault="001A3E7C" w:rsidP="001A3E7C">
      <w:pPr>
        <w:pStyle w:val="Prrafodelista"/>
        <w:numPr>
          <w:ilvl w:val="3"/>
          <w:numId w:val="6"/>
        </w:numPr>
        <w:tabs>
          <w:tab w:val="left" w:pos="1985"/>
        </w:tabs>
        <w:ind w:firstLine="270"/>
        <w:jc w:val="both"/>
        <w:rPr>
          <w:rStyle w:val="Hipervnculo"/>
          <w:rFonts w:cs="Arial"/>
          <w:color w:val="auto"/>
          <w:sz w:val="20"/>
          <w:szCs w:val="20"/>
          <w:u w:val="none"/>
        </w:rPr>
      </w:pPr>
      <w:proofErr w:type="spellStart"/>
      <w:r>
        <w:rPr>
          <w:rStyle w:val="Hipervnculo"/>
          <w:rFonts w:cs="Arial"/>
          <w:color w:val="auto"/>
          <w:sz w:val="20"/>
          <w:szCs w:val="20"/>
          <w:u w:val="none"/>
        </w:rPr>
        <w:lastRenderedPageBreak/>
        <w:t>ClaveTrabajo</w:t>
      </w:r>
      <w:proofErr w:type="spellEnd"/>
    </w:p>
    <w:p w:rsidR="001A3E7C" w:rsidRPr="00355E5A" w:rsidRDefault="001A3E7C" w:rsidP="001A3E7C">
      <w:pPr>
        <w:pStyle w:val="Prrafodelista"/>
        <w:numPr>
          <w:ilvl w:val="3"/>
          <w:numId w:val="6"/>
        </w:numPr>
        <w:tabs>
          <w:tab w:val="left" w:pos="1985"/>
        </w:tabs>
        <w:ind w:firstLine="270"/>
        <w:jc w:val="both"/>
        <w:rPr>
          <w:rStyle w:val="Hipervnculo"/>
          <w:rFonts w:cs="Arial"/>
          <w:color w:val="auto"/>
          <w:sz w:val="20"/>
          <w:szCs w:val="20"/>
          <w:u w:val="none"/>
        </w:rPr>
      </w:pPr>
      <w:proofErr w:type="spellStart"/>
      <w:r w:rsidRPr="00355E5A">
        <w:rPr>
          <w:rStyle w:val="Hipervnculo"/>
          <w:rFonts w:cs="Arial"/>
          <w:color w:val="auto"/>
          <w:sz w:val="20"/>
          <w:szCs w:val="20"/>
          <w:u w:val="none"/>
        </w:rPr>
        <w:t>TipoTrabajo</w:t>
      </w:r>
      <w:proofErr w:type="spellEnd"/>
    </w:p>
    <w:p w:rsidR="00577AD3" w:rsidRPr="00355E5A" w:rsidRDefault="00577AD3" w:rsidP="001A3E7C">
      <w:pPr>
        <w:pStyle w:val="Prrafodelista"/>
        <w:numPr>
          <w:ilvl w:val="3"/>
          <w:numId w:val="6"/>
        </w:numPr>
        <w:tabs>
          <w:tab w:val="left" w:pos="1985"/>
        </w:tabs>
        <w:ind w:firstLine="270"/>
        <w:jc w:val="both"/>
        <w:rPr>
          <w:rStyle w:val="Hipervnculo"/>
          <w:rFonts w:cs="Arial"/>
          <w:color w:val="auto"/>
          <w:sz w:val="20"/>
          <w:szCs w:val="20"/>
          <w:u w:val="none"/>
        </w:rPr>
      </w:pPr>
      <w:proofErr w:type="spellStart"/>
      <w:r w:rsidRPr="00355E5A">
        <w:rPr>
          <w:rStyle w:val="Hipervnculo"/>
          <w:rFonts w:cs="Arial"/>
          <w:color w:val="auto"/>
          <w:sz w:val="20"/>
          <w:szCs w:val="20"/>
          <w:u w:val="none"/>
        </w:rPr>
        <w:t>ClaveServicio</w:t>
      </w:r>
      <w:proofErr w:type="spellEnd"/>
    </w:p>
    <w:p w:rsidR="00577AD3" w:rsidRPr="00355E5A" w:rsidRDefault="00577AD3" w:rsidP="001A3E7C">
      <w:pPr>
        <w:pStyle w:val="Prrafodelista"/>
        <w:numPr>
          <w:ilvl w:val="3"/>
          <w:numId w:val="6"/>
        </w:numPr>
        <w:tabs>
          <w:tab w:val="left" w:pos="1985"/>
        </w:tabs>
        <w:ind w:firstLine="270"/>
        <w:jc w:val="both"/>
        <w:rPr>
          <w:rStyle w:val="Hipervnculo"/>
          <w:rFonts w:cs="Arial"/>
          <w:color w:val="auto"/>
          <w:sz w:val="20"/>
          <w:szCs w:val="20"/>
          <w:u w:val="none"/>
        </w:rPr>
      </w:pPr>
      <w:proofErr w:type="spellStart"/>
      <w:r w:rsidRPr="00355E5A">
        <w:rPr>
          <w:rStyle w:val="Hipervnculo"/>
          <w:rFonts w:cs="Arial"/>
          <w:color w:val="auto"/>
          <w:sz w:val="20"/>
          <w:szCs w:val="20"/>
          <w:u w:val="none"/>
        </w:rPr>
        <w:t>TipoServicio</w:t>
      </w:r>
      <w:proofErr w:type="spellEnd"/>
    </w:p>
    <w:p w:rsidR="001A3E7C" w:rsidRPr="00355E5A" w:rsidRDefault="001A3E7C" w:rsidP="001A3E7C">
      <w:pPr>
        <w:pStyle w:val="Prrafodelista"/>
        <w:numPr>
          <w:ilvl w:val="3"/>
          <w:numId w:val="6"/>
        </w:numPr>
        <w:tabs>
          <w:tab w:val="left" w:pos="1985"/>
        </w:tabs>
        <w:ind w:firstLine="270"/>
        <w:jc w:val="both"/>
        <w:rPr>
          <w:rStyle w:val="Hipervnculo"/>
          <w:rFonts w:cs="Arial"/>
          <w:color w:val="auto"/>
          <w:sz w:val="20"/>
          <w:szCs w:val="20"/>
          <w:u w:val="none"/>
        </w:rPr>
      </w:pPr>
      <w:r w:rsidRPr="00355E5A">
        <w:rPr>
          <w:rStyle w:val="Hipervnculo"/>
          <w:rFonts w:cs="Arial"/>
          <w:color w:val="auto"/>
          <w:sz w:val="20"/>
          <w:szCs w:val="20"/>
          <w:u w:val="none"/>
        </w:rPr>
        <w:t>Prioridad</w:t>
      </w:r>
    </w:p>
    <w:p w:rsidR="001A3E7C" w:rsidRPr="00355E5A" w:rsidRDefault="001A3E7C" w:rsidP="001A3E7C">
      <w:pPr>
        <w:pStyle w:val="Prrafodelista"/>
        <w:numPr>
          <w:ilvl w:val="3"/>
          <w:numId w:val="6"/>
        </w:numPr>
        <w:tabs>
          <w:tab w:val="left" w:pos="1985"/>
        </w:tabs>
        <w:ind w:firstLine="270"/>
        <w:jc w:val="both"/>
        <w:rPr>
          <w:rStyle w:val="Hipervnculo"/>
          <w:rFonts w:cs="Arial"/>
          <w:color w:val="auto"/>
          <w:sz w:val="20"/>
          <w:szCs w:val="20"/>
          <w:u w:val="none"/>
        </w:rPr>
      </w:pPr>
      <w:r w:rsidRPr="00355E5A">
        <w:rPr>
          <w:rStyle w:val="Hipervnculo"/>
          <w:rFonts w:cs="Arial"/>
          <w:color w:val="auto"/>
          <w:sz w:val="20"/>
          <w:szCs w:val="20"/>
          <w:u w:val="none"/>
        </w:rPr>
        <w:t>Estado</w:t>
      </w:r>
    </w:p>
    <w:p w:rsidR="001A3E7C" w:rsidRPr="00355E5A" w:rsidRDefault="001A3E7C" w:rsidP="001A3E7C">
      <w:pPr>
        <w:pStyle w:val="Prrafodelista"/>
        <w:numPr>
          <w:ilvl w:val="3"/>
          <w:numId w:val="6"/>
        </w:numPr>
        <w:tabs>
          <w:tab w:val="left" w:pos="1985"/>
        </w:tabs>
        <w:ind w:firstLine="270"/>
        <w:jc w:val="both"/>
        <w:rPr>
          <w:rStyle w:val="Hipervnculo"/>
          <w:rFonts w:cs="Arial"/>
          <w:color w:val="auto"/>
          <w:sz w:val="20"/>
          <w:szCs w:val="20"/>
          <w:u w:val="none"/>
        </w:rPr>
      </w:pPr>
      <w:r w:rsidRPr="00355E5A">
        <w:rPr>
          <w:rStyle w:val="Hipervnculo"/>
          <w:rFonts w:cs="Arial"/>
          <w:color w:val="auto"/>
          <w:sz w:val="20"/>
          <w:szCs w:val="20"/>
          <w:u w:val="none"/>
        </w:rPr>
        <w:t>Motivo</w:t>
      </w:r>
    </w:p>
    <w:p w:rsidR="001A3E7C" w:rsidRPr="00355E5A" w:rsidRDefault="001A3E7C" w:rsidP="001A3E7C">
      <w:pPr>
        <w:pStyle w:val="Prrafodelista"/>
        <w:numPr>
          <w:ilvl w:val="3"/>
          <w:numId w:val="6"/>
        </w:numPr>
        <w:tabs>
          <w:tab w:val="left" w:pos="1985"/>
        </w:tabs>
        <w:ind w:firstLine="270"/>
        <w:jc w:val="both"/>
        <w:rPr>
          <w:rStyle w:val="Hipervnculo"/>
          <w:rFonts w:cs="Arial"/>
          <w:color w:val="auto"/>
          <w:sz w:val="20"/>
          <w:szCs w:val="20"/>
          <w:u w:val="none"/>
        </w:rPr>
      </w:pPr>
      <w:proofErr w:type="spellStart"/>
      <w:r w:rsidRPr="00355E5A">
        <w:rPr>
          <w:rStyle w:val="Hipervnculo"/>
          <w:rFonts w:cs="Arial"/>
          <w:color w:val="auto"/>
          <w:sz w:val="20"/>
          <w:szCs w:val="20"/>
          <w:u w:val="none"/>
        </w:rPr>
        <w:t>Observacion</w:t>
      </w:r>
      <w:proofErr w:type="spellEnd"/>
    </w:p>
    <w:p w:rsidR="001A3E7C" w:rsidRPr="001A3E7C" w:rsidRDefault="001A3E7C" w:rsidP="001A3E7C">
      <w:pPr>
        <w:pStyle w:val="Prrafodelista"/>
        <w:numPr>
          <w:ilvl w:val="3"/>
          <w:numId w:val="6"/>
        </w:numPr>
        <w:tabs>
          <w:tab w:val="left" w:pos="1985"/>
        </w:tabs>
        <w:ind w:firstLine="270"/>
        <w:jc w:val="both"/>
        <w:rPr>
          <w:rStyle w:val="Hipervnculo"/>
          <w:rFonts w:cs="Arial"/>
          <w:color w:val="auto"/>
          <w:sz w:val="20"/>
          <w:szCs w:val="20"/>
          <w:u w:val="none"/>
        </w:rPr>
      </w:pPr>
      <w:proofErr w:type="spellStart"/>
      <w:r>
        <w:rPr>
          <w:rStyle w:val="Hipervnculo"/>
          <w:rFonts w:cs="Arial"/>
          <w:color w:val="auto"/>
          <w:sz w:val="20"/>
          <w:szCs w:val="20"/>
          <w:u w:val="none"/>
        </w:rPr>
        <w:t>FechaHoraProgramada</w:t>
      </w:r>
      <w:proofErr w:type="spellEnd"/>
    </w:p>
    <w:p w:rsidR="001A3E7C" w:rsidRDefault="001A3E7C" w:rsidP="00E27510">
      <w:pPr>
        <w:pStyle w:val="Prrafodelista"/>
        <w:numPr>
          <w:ilvl w:val="0"/>
          <w:numId w:val="6"/>
        </w:numPr>
        <w:jc w:val="both"/>
        <w:rPr>
          <w:rStyle w:val="Hipervnculo"/>
          <w:rFonts w:cs="Arial"/>
          <w:color w:val="auto"/>
          <w:sz w:val="20"/>
          <w:szCs w:val="20"/>
          <w:u w:val="none"/>
        </w:rPr>
      </w:pPr>
      <w:r w:rsidRPr="001A3E7C">
        <w:rPr>
          <w:rStyle w:val="Hipervnculo"/>
          <w:rFonts w:cs="Arial"/>
          <w:color w:val="auto"/>
          <w:sz w:val="20"/>
          <w:szCs w:val="20"/>
          <w:u w:val="none"/>
        </w:rPr>
        <w:t>Si &lt;existen órdenes de trabajo confirmadas&gt;</w:t>
      </w:r>
    </w:p>
    <w:p w:rsidR="001A3E7C" w:rsidRPr="001A3E7C" w:rsidRDefault="001A3E7C" w:rsidP="001A3E7C">
      <w:pPr>
        <w:pStyle w:val="Prrafodelista"/>
        <w:numPr>
          <w:ilvl w:val="1"/>
          <w:numId w:val="6"/>
        </w:numPr>
        <w:jc w:val="both"/>
        <w:rPr>
          <w:rStyle w:val="Hipervnculo"/>
          <w:rFonts w:cs="Arial"/>
          <w:color w:val="auto"/>
          <w:sz w:val="20"/>
          <w:szCs w:val="20"/>
          <w:u w:val="none"/>
        </w:rPr>
      </w:pPr>
      <w:r>
        <w:rPr>
          <w:rStyle w:val="Hipervnculo"/>
          <w:rFonts w:cs="Arial"/>
          <w:color w:val="auto"/>
          <w:sz w:val="20"/>
          <w:szCs w:val="20"/>
          <w:u w:val="none"/>
        </w:rPr>
        <w:t xml:space="preserve">El sistema continúa con el </w:t>
      </w:r>
      <w:hyperlink w:anchor="paso9" w:history="1">
        <w:r w:rsidRPr="001A3E7C">
          <w:rPr>
            <w:rStyle w:val="Hipervnculo"/>
            <w:rFonts w:cs="Arial"/>
            <w:b/>
            <w:sz w:val="20"/>
            <w:szCs w:val="20"/>
          </w:rPr>
          <w:t xml:space="preserve">paso </w:t>
        </w:r>
        <w:r w:rsidR="005923EC">
          <w:rPr>
            <w:rStyle w:val="Hipervnculo"/>
            <w:rFonts w:cs="Arial"/>
            <w:b/>
            <w:sz w:val="20"/>
            <w:szCs w:val="20"/>
          </w:rPr>
          <w:t>1</w:t>
        </w:r>
        <w:r w:rsidR="00804CDE">
          <w:rPr>
            <w:rStyle w:val="Hipervnculo"/>
            <w:rFonts w:cs="Arial"/>
            <w:b/>
            <w:sz w:val="20"/>
            <w:szCs w:val="20"/>
          </w:rPr>
          <w:t>2</w:t>
        </w:r>
      </w:hyperlink>
    </w:p>
    <w:p w:rsidR="00C12BE1" w:rsidRPr="00C12BE1" w:rsidRDefault="00C12BE1" w:rsidP="00E27510">
      <w:pPr>
        <w:pStyle w:val="Prrafodelista"/>
        <w:numPr>
          <w:ilvl w:val="0"/>
          <w:numId w:val="6"/>
        </w:numPr>
        <w:jc w:val="both"/>
        <w:rPr>
          <w:rStyle w:val="Hipervnculo"/>
          <w:rFonts w:cs="Arial"/>
          <w:color w:val="auto"/>
          <w:sz w:val="20"/>
          <w:szCs w:val="20"/>
          <w:u w:val="none"/>
        </w:rPr>
      </w:pPr>
      <w:r>
        <w:rPr>
          <w:rStyle w:val="Hipervnculo"/>
          <w:rFonts w:cs="Arial"/>
          <w:color w:val="auto"/>
          <w:sz w:val="20"/>
          <w:szCs w:val="20"/>
          <w:u w:val="none"/>
        </w:rPr>
        <w:t xml:space="preserve">El sistema obtiene </w:t>
      </w:r>
      <w:r w:rsidRPr="00EE095C">
        <w:rPr>
          <w:rFonts w:cs="Arial"/>
          <w:sz w:val="20"/>
          <w:szCs w:val="20"/>
        </w:rPr>
        <w:t xml:space="preserve">la configuración del envío parcial de consumo de materiales de acuerdo con la regla de negocio </w:t>
      </w:r>
      <w:hyperlink r:id="rId14" w:anchor="RN111" w:history="1">
        <w:r w:rsidRPr="00EE095C">
          <w:rPr>
            <w:rStyle w:val="Hipervnculo"/>
            <w:rFonts w:cs="Arial"/>
            <w:b/>
            <w:sz w:val="20"/>
            <w:szCs w:val="20"/>
          </w:rPr>
          <w:t>RN111 Configuración de Envío de Consumo de Material</w:t>
        </w:r>
      </w:hyperlink>
    </w:p>
    <w:p w:rsidR="00C12BE1" w:rsidRPr="00EE095C" w:rsidRDefault="00C12BE1" w:rsidP="00C12BE1">
      <w:pPr>
        <w:pStyle w:val="Prrafodelista"/>
        <w:numPr>
          <w:ilvl w:val="1"/>
          <w:numId w:val="6"/>
        </w:numPr>
        <w:ind w:left="851" w:hanging="425"/>
        <w:rPr>
          <w:rFonts w:cs="Arial"/>
          <w:sz w:val="20"/>
          <w:szCs w:val="20"/>
        </w:rPr>
      </w:pPr>
      <w:proofErr w:type="spellStart"/>
      <w:r w:rsidRPr="00EE095C">
        <w:rPr>
          <w:rFonts w:cs="Arial"/>
          <w:sz w:val="20"/>
          <w:szCs w:val="20"/>
        </w:rPr>
        <w:t>Configuracion</w:t>
      </w:r>
      <w:proofErr w:type="spellEnd"/>
    </w:p>
    <w:p w:rsidR="00C12BE1" w:rsidRPr="00EE095C" w:rsidRDefault="00C12BE1" w:rsidP="00C12BE1">
      <w:pPr>
        <w:pStyle w:val="Prrafodelista"/>
        <w:numPr>
          <w:ilvl w:val="2"/>
          <w:numId w:val="6"/>
        </w:numPr>
        <w:tabs>
          <w:tab w:val="left" w:pos="851"/>
          <w:tab w:val="left" w:pos="1560"/>
        </w:tabs>
        <w:ind w:left="720" w:firstLine="131"/>
        <w:rPr>
          <w:rFonts w:cs="Arial"/>
          <w:sz w:val="20"/>
          <w:szCs w:val="20"/>
        </w:rPr>
      </w:pPr>
      <w:proofErr w:type="spellStart"/>
      <w:r w:rsidRPr="00EE095C">
        <w:rPr>
          <w:rFonts w:cs="Arial"/>
          <w:sz w:val="20"/>
          <w:szCs w:val="20"/>
        </w:rPr>
        <w:t>Parametro</w:t>
      </w:r>
      <w:proofErr w:type="spellEnd"/>
    </w:p>
    <w:p w:rsidR="00C12BE1" w:rsidRPr="00EE095C" w:rsidRDefault="00C12BE1" w:rsidP="00C12BE1">
      <w:pPr>
        <w:pStyle w:val="Prrafodelista"/>
        <w:numPr>
          <w:ilvl w:val="2"/>
          <w:numId w:val="6"/>
        </w:numPr>
        <w:tabs>
          <w:tab w:val="left" w:pos="851"/>
          <w:tab w:val="left" w:pos="1560"/>
        </w:tabs>
        <w:ind w:left="720" w:firstLine="131"/>
        <w:rPr>
          <w:rFonts w:cs="Arial"/>
          <w:sz w:val="20"/>
          <w:szCs w:val="20"/>
        </w:rPr>
      </w:pPr>
      <w:r w:rsidRPr="00EE095C">
        <w:rPr>
          <w:rFonts w:cs="Arial"/>
          <w:sz w:val="20"/>
          <w:szCs w:val="20"/>
        </w:rPr>
        <w:t>Valor</w:t>
      </w:r>
    </w:p>
    <w:p w:rsidR="00FE1C2D" w:rsidRDefault="00FE1C2D" w:rsidP="00E27510">
      <w:pPr>
        <w:pStyle w:val="Prrafodelista"/>
        <w:numPr>
          <w:ilvl w:val="0"/>
          <w:numId w:val="6"/>
        </w:numPr>
        <w:jc w:val="both"/>
        <w:rPr>
          <w:rStyle w:val="Hipervnculo"/>
          <w:rFonts w:cs="Arial"/>
          <w:color w:val="auto"/>
          <w:sz w:val="20"/>
          <w:szCs w:val="20"/>
          <w:u w:val="none"/>
        </w:rPr>
      </w:pPr>
      <w:bookmarkStart w:id="27" w:name="paso8"/>
      <w:bookmarkEnd w:id="27"/>
      <w:r>
        <w:rPr>
          <w:rStyle w:val="Hipervnculo"/>
          <w:rFonts w:cs="Arial"/>
          <w:color w:val="auto"/>
          <w:sz w:val="20"/>
          <w:szCs w:val="20"/>
          <w:u w:val="none"/>
        </w:rPr>
        <w:t>El sistema valida conexión GPRS</w:t>
      </w:r>
    </w:p>
    <w:p w:rsidR="001B4ABB" w:rsidRDefault="00FE1C2D" w:rsidP="00FE1C2D">
      <w:pPr>
        <w:pStyle w:val="Prrafodelista"/>
        <w:numPr>
          <w:ilvl w:val="1"/>
          <w:numId w:val="6"/>
        </w:numPr>
        <w:jc w:val="both"/>
        <w:rPr>
          <w:rStyle w:val="Hipervnculo"/>
          <w:rFonts w:cs="Arial"/>
          <w:color w:val="auto"/>
          <w:sz w:val="20"/>
          <w:szCs w:val="20"/>
          <w:u w:val="none"/>
        </w:rPr>
      </w:pPr>
      <w:r>
        <w:rPr>
          <w:rStyle w:val="Hipervnculo"/>
          <w:rFonts w:cs="Arial"/>
          <w:color w:val="auto"/>
          <w:sz w:val="20"/>
          <w:szCs w:val="20"/>
          <w:u w:val="none"/>
        </w:rPr>
        <w:t>Si &lt;existe conexión GPRS&gt;</w:t>
      </w:r>
    </w:p>
    <w:p w:rsidR="00FE1C2D" w:rsidRPr="00EE095C" w:rsidRDefault="00FE1C2D" w:rsidP="00FE1C2D">
      <w:pPr>
        <w:pStyle w:val="Prrafodelista"/>
        <w:numPr>
          <w:ilvl w:val="2"/>
          <w:numId w:val="6"/>
        </w:numPr>
        <w:tabs>
          <w:tab w:val="left" w:pos="851"/>
          <w:tab w:val="left" w:pos="1560"/>
        </w:tabs>
        <w:ind w:left="720" w:firstLine="131"/>
        <w:rPr>
          <w:rStyle w:val="Hipervnculo"/>
          <w:color w:val="auto"/>
          <w:sz w:val="20"/>
          <w:szCs w:val="20"/>
          <w:u w:val="none"/>
        </w:rPr>
      </w:pPr>
      <w:r w:rsidRPr="00EE095C">
        <w:rPr>
          <w:rStyle w:val="Hipervnculo"/>
          <w:color w:val="auto"/>
          <w:sz w:val="20"/>
          <w:szCs w:val="20"/>
          <w:u w:val="none"/>
        </w:rPr>
        <w:t xml:space="preserve">El sistema presenta el mensaje </w:t>
      </w:r>
      <w:hyperlink r:id="rId15" w:anchor="MT0001" w:history="1">
        <w:r w:rsidRPr="00EE095C">
          <w:rPr>
            <w:rStyle w:val="Hipervnculo"/>
            <w:b/>
            <w:sz w:val="20"/>
            <w:szCs w:val="20"/>
          </w:rPr>
          <w:t>MT0001 &lt;Estableciendo Conexión&gt;</w:t>
        </w:r>
      </w:hyperlink>
    </w:p>
    <w:p w:rsidR="00FE1C2D" w:rsidRPr="00EE095C" w:rsidRDefault="00FE1C2D" w:rsidP="00FE1C2D">
      <w:pPr>
        <w:pStyle w:val="Prrafodelista"/>
        <w:numPr>
          <w:ilvl w:val="2"/>
          <w:numId w:val="6"/>
        </w:numPr>
        <w:tabs>
          <w:tab w:val="left" w:pos="851"/>
          <w:tab w:val="left" w:pos="1560"/>
        </w:tabs>
        <w:ind w:left="720" w:firstLine="131"/>
        <w:rPr>
          <w:rStyle w:val="Hipervnculo"/>
          <w:color w:val="auto"/>
          <w:sz w:val="20"/>
          <w:szCs w:val="20"/>
          <w:u w:val="none"/>
        </w:rPr>
      </w:pPr>
      <w:r w:rsidRPr="00EE095C">
        <w:rPr>
          <w:rStyle w:val="Hipervnculo"/>
          <w:color w:val="auto"/>
          <w:sz w:val="20"/>
          <w:szCs w:val="20"/>
          <w:u w:val="none"/>
        </w:rPr>
        <w:t xml:space="preserve">El sistema presenta el mensaje </w:t>
      </w:r>
      <w:hyperlink r:id="rId16" w:anchor="MT0011" w:history="1">
        <w:r w:rsidRPr="00EE095C">
          <w:rPr>
            <w:rStyle w:val="Hipervnculo"/>
            <w:b/>
            <w:sz w:val="20"/>
            <w:szCs w:val="20"/>
          </w:rPr>
          <w:t>MT00</w:t>
        </w:r>
        <w:r w:rsidR="001B1735">
          <w:rPr>
            <w:rStyle w:val="Hipervnculo"/>
            <w:b/>
            <w:sz w:val="20"/>
            <w:szCs w:val="20"/>
          </w:rPr>
          <w:t>11</w:t>
        </w:r>
        <w:r w:rsidRPr="00EE095C">
          <w:rPr>
            <w:rStyle w:val="Hipervnculo"/>
            <w:b/>
            <w:sz w:val="20"/>
            <w:szCs w:val="20"/>
          </w:rPr>
          <w:t xml:space="preserve"> &lt;Enviando</w:t>
        </w:r>
        <w:r w:rsidR="001B1735">
          <w:rPr>
            <w:rStyle w:val="Hipervnculo"/>
            <w:b/>
            <w:sz w:val="20"/>
            <w:szCs w:val="20"/>
          </w:rPr>
          <w:t xml:space="preserve"> y Descargando </w:t>
        </w:r>
        <w:r w:rsidRPr="00EE095C">
          <w:rPr>
            <w:rStyle w:val="Hipervnculo"/>
            <w:b/>
            <w:sz w:val="20"/>
            <w:szCs w:val="20"/>
          </w:rPr>
          <w:t>Información&gt;</w:t>
        </w:r>
      </w:hyperlink>
    </w:p>
    <w:p w:rsidR="00D7560B" w:rsidRPr="00BD7CD8" w:rsidRDefault="00197AD7" w:rsidP="00FE1C2D">
      <w:pPr>
        <w:pStyle w:val="Prrafodelista"/>
        <w:numPr>
          <w:ilvl w:val="2"/>
          <w:numId w:val="6"/>
        </w:numPr>
        <w:tabs>
          <w:tab w:val="left" w:pos="851"/>
          <w:tab w:val="left" w:pos="1560"/>
        </w:tabs>
        <w:ind w:left="1560" w:hanging="709"/>
        <w:rPr>
          <w:rStyle w:val="Hipervnculo"/>
          <w:rFonts w:cs="Arial"/>
          <w:color w:val="auto"/>
          <w:sz w:val="20"/>
          <w:szCs w:val="20"/>
          <w:u w:val="none"/>
        </w:rPr>
      </w:pPr>
      <w:r w:rsidRPr="00197AD7">
        <w:rPr>
          <w:rStyle w:val="Hipervnculo"/>
          <w:rFonts w:cs="Arial"/>
          <w:color w:val="auto"/>
          <w:sz w:val="20"/>
          <w:szCs w:val="20"/>
          <w:u w:val="none"/>
        </w:rPr>
        <w:t xml:space="preserve">El sistema </w:t>
      </w:r>
      <w:r w:rsidR="00C12BE1" w:rsidRPr="00BD7CD8">
        <w:rPr>
          <w:rStyle w:val="Hipervnculo"/>
          <w:rFonts w:cs="Arial"/>
          <w:color w:val="auto"/>
          <w:sz w:val="20"/>
          <w:szCs w:val="20"/>
          <w:u w:val="none"/>
        </w:rPr>
        <w:t xml:space="preserve">actualiza la </w:t>
      </w:r>
      <w:r w:rsidRPr="00BD7CD8">
        <w:rPr>
          <w:rStyle w:val="Hipervnculo"/>
          <w:rFonts w:cs="Arial"/>
          <w:color w:val="auto"/>
          <w:sz w:val="20"/>
          <w:szCs w:val="20"/>
          <w:u w:val="none"/>
        </w:rPr>
        <w:t>información relacionada a las órdenes de trabajo del suscriptor anterior</w:t>
      </w:r>
      <w:r w:rsidR="00C12BE1" w:rsidRPr="00BD7CD8">
        <w:rPr>
          <w:rStyle w:val="Hipervnculo"/>
          <w:rFonts w:cs="Arial"/>
          <w:color w:val="auto"/>
          <w:sz w:val="20"/>
          <w:szCs w:val="20"/>
          <w:u w:val="none"/>
        </w:rPr>
        <w:t xml:space="preserve"> y de la jornada actual</w:t>
      </w:r>
      <w:r w:rsidRPr="00BD7CD8">
        <w:rPr>
          <w:rStyle w:val="Hipervnculo"/>
          <w:rFonts w:cs="Arial"/>
          <w:color w:val="auto"/>
          <w:sz w:val="20"/>
          <w:szCs w:val="20"/>
          <w:u w:val="none"/>
        </w:rPr>
        <w:t>:</w:t>
      </w:r>
    </w:p>
    <w:p w:rsidR="003E160C" w:rsidRPr="00BD7CD8" w:rsidRDefault="003E160C" w:rsidP="003E160C">
      <w:pPr>
        <w:pStyle w:val="Prrafodelista"/>
        <w:numPr>
          <w:ilvl w:val="3"/>
          <w:numId w:val="6"/>
        </w:numPr>
        <w:ind w:left="2552"/>
        <w:jc w:val="both"/>
        <w:rPr>
          <w:rStyle w:val="Hipervnculo"/>
        </w:rPr>
      </w:pPr>
      <w:r w:rsidRPr="00BD7CD8">
        <w:rPr>
          <w:rStyle w:val="Hipervnculo"/>
          <w:color w:val="auto"/>
          <w:sz w:val="20"/>
          <w:szCs w:val="20"/>
          <w:u w:val="none"/>
        </w:rPr>
        <w:t xml:space="preserve">Jornada de acuerdo con la regla de negocio </w:t>
      </w:r>
      <w:r w:rsidRPr="00BD7CD8">
        <w:rPr>
          <w:b/>
          <w:sz w:val="20"/>
          <w:szCs w:val="20"/>
        </w:rPr>
        <w:fldChar w:fldCharType="begin"/>
      </w:r>
      <w:r w:rsidRPr="00BD7CD8">
        <w:rPr>
          <w:b/>
          <w:sz w:val="20"/>
          <w:szCs w:val="20"/>
        </w:rPr>
        <w:instrText xml:space="preserve"> HYPERLINK "../General/MEG_Reglas_de_Negocio.docx" \l "RN251" </w:instrText>
      </w:r>
      <w:r w:rsidRPr="00BD7CD8">
        <w:rPr>
          <w:b/>
          <w:sz w:val="20"/>
          <w:szCs w:val="20"/>
        </w:rPr>
        <w:fldChar w:fldCharType="separate"/>
      </w:r>
      <w:r w:rsidRPr="00BD7CD8">
        <w:rPr>
          <w:rStyle w:val="Hipervnculo"/>
          <w:b/>
          <w:sz w:val="20"/>
          <w:szCs w:val="20"/>
        </w:rPr>
        <w:t>RN251 Sincronización de Jornada en el Servidor</w:t>
      </w:r>
    </w:p>
    <w:p w:rsidR="003E160C" w:rsidRPr="00BD7CD8" w:rsidRDefault="003E160C" w:rsidP="003E160C">
      <w:pPr>
        <w:pStyle w:val="Prrafodelista"/>
        <w:numPr>
          <w:ilvl w:val="4"/>
          <w:numId w:val="6"/>
        </w:numPr>
        <w:ind w:left="3544"/>
        <w:jc w:val="both"/>
        <w:rPr>
          <w:rStyle w:val="Hipervnculo"/>
          <w:rFonts w:cs="Arial"/>
          <w:color w:val="auto"/>
          <w:sz w:val="20"/>
          <w:szCs w:val="20"/>
          <w:u w:val="none"/>
        </w:rPr>
      </w:pPr>
      <w:r w:rsidRPr="00BD7CD8">
        <w:rPr>
          <w:b/>
          <w:sz w:val="20"/>
          <w:szCs w:val="20"/>
        </w:rPr>
        <w:fldChar w:fldCharType="end"/>
      </w:r>
      <w:proofErr w:type="spellStart"/>
      <w:r w:rsidRPr="00BD7CD8">
        <w:rPr>
          <w:rStyle w:val="Hipervnculo"/>
          <w:rFonts w:cs="Arial"/>
          <w:color w:val="auto"/>
          <w:sz w:val="20"/>
          <w:szCs w:val="20"/>
          <w:u w:val="none"/>
        </w:rPr>
        <w:t>IdJornada</w:t>
      </w:r>
      <w:proofErr w:type="spellEnd"/>
    </w:p>
    <w:p w:rsidR="003E160C" w:rsidRPr="00BD7CD8" w:rsidRDefault="003E160C" w:rsidP="003E160C">
      <w:pPr>
        <w:pStyle w:val="Prrafodelista"/>
        <w:numPr>
          <w:ilvl w:val="4"/>
          <w:numId w:val="6"/>
        </w:numPr>
        <w:ind w:left="3544"/>
        <w:jc w:val="both"/>
        <w:rPr>
          <w:rStyle w:val="Hipervnculo"/>
          <w:rFonts w:cs="Arial"/>
          <w:color w:val="auto"/>
          <w:sz w:val="20"/>
          <w:szCs w:val="20"/>
          <w:u w:val="none"/>
        </w:rPr>
      </w:pPr>
      <w:proofErr w:type="spellStart"/>
      <w:r w:rsidRPr="00BD7CD8">
        <w:rPr>
          <w:rStyle w:val="Hipervnculo"/>
          <w:rFonts w:cs="Arial"/>
          <w:color w:val="auto"/>
          <w:sz w:val="20"/>
          <w:szCs w:val="20"/>
          <w:u w:val="none"/>
        </w:rPr>
        <w:t>ClaveTerminal</w:t>
      </w:r>
      <w:proofErr w:type="spellEnd"/>
    </w:p>
    <w:p w:rsidR="003E160C" w:rsidRPr="00BD7CD8" w:rsidRDefault="003E160C" w:rsidP="003E160C">
      <w:pPr>
        <w:pStyle w:val="Prrafodelista"/>
        <w:numPr>
          <w:ilvl w:val="4"/>
          <w:numId w:val="6"/>
        </w:numPr>
        <w:ind w:left="3544"/>
        <w:jc w:val="both"/>
        <w:rPr>
          <w:rStyle w:val="Hipervnculo"/>
          <w:rFonts w:cs="Arial"/>
          <w:color w:val="auto"/>
          <w:sz w:val="20"/>
          <w:szCs w:val="20"/>
          <w:u w:val="none"/>
        </w:rPr>
      </w:pPr>
      <w:proofErr w:type="spellStart"/>
      <w:r w:rsidRPr="00BD7CD8">
        <w:rPr>
          <w:rStyle w:val="Hipervnculo"/>
          <w:rFonts w:cs="Arial"/>
          <w:color w:val="auto"/>
          <w:sz w:val="20"/>
          <w:szCs w:val="20"/>
          <w:u w:val="none"/>
        </w:rPr>
        <w:t>NumeroEconomicoVh</w:t>
      </w:r>
      <w:proofErr w:type="spellEnd"/>
    </w:p>
    <w:p w:rsidR="003E160C" w:rsidRPr="00BD7CD8" w:rsidRDefault="003E160C" w:rsidP="003E160C">
      <w:pPr>
        <w:pStyle w:val="Prrafodelista"/>
        <w:numPr>
          <w:ilvl w:val="4"/>
          <w:numId w:val="6"/>
        </w:numPr>
        <w:ind w:left="3544"/>
        <w:jc w:val="both"/>
        <w:rPr>
          <w:rStyle w:val="Hipervnculo"/>
          <w:rFonts w:cs="Arial"/>
          <w:color w:val="auto"/>
          <w:sz w:val="20"/>
          <w:szCs w:val="20"/>
          <w:u w:val="none"/>
        </w:rPr>
      </w:pPr>
      <w:proofErr w:type="spellStart"/>
      <w:r w:rsidRPr="00BD7CD8">
        <w:rPr>
          <w:rStyle w:val="Hipervnculo"/>
          <w:rFonts w:cs="Arial"/>
          <w:color w:val="auto"/>
          <w:sz w:val="20"/>
          <w:szCs w:val="20"/>
          <w:u w:val="none"/>
        </w:rPr>
        <w:t>FechaHoraInicial</w:t>
      </w:r>
      <w:proofErr w:type="spellEnd"/>
    </w:p>
    <w:p w:rsidR="003E160C" w:rsidRPr="00BD7CD8" w:rsidRDefault="003E160C" w:rsidP="003E160C">
      <w:pPr>
        <w:pStyle w:val="Prrafodelista"/>
        <w:numPr>
          <w:ilvl w:val="4"/>
          <w:numId w:val="6"/>
        </w:numPr>
        <w:ind w:left="3544"/>
        <w:jc w:val="both"/>
        <w:rPr>
          <w:rStyle w:val="Hipervnculo"/>
          <w:rFonts w:cs="Arial"/>
          <w:color w:val="auto"/>
          <w:sz w:val="20"/>
          <w:szCs w:val="20"/>
          <w:u w:val="none"/>
        </w:rPr>
      </w:pPr>
      <w:proofErr w:type="spellStart"/>
      <w:r w:rsidRPr="00BD7CD8">
        <w:rPr>
          <w:rStyle w:val="Hipervnculo"/>
          <w:rFonts w:cs="Arial"/>
          <w:color w:val="auto"/>
          <w:sz w:val="20"/>
          <w:szCs w:val="20"/>
          <w:u w:val="none"/>
        </w:rPr>
        <w:t>PuntosAcumulados</w:t>
      </w:r>
      <w:proofErr w:type="spellEnd"/>
    </w:p>
    <w:p w:rsidR="003E160C" w:rsidRPr="00BD7CD8" w:rsidRDefault="003E160C" w:rsidP="003E160C">
      <w:pPr>
        <w:pStyle w:val="Prrafodelista"/>
        <w:numPr>
          <w:ilvl w:val="4"/>
          <w:numId w:val="6"/>
        </w:numPr>
        <w:ind w:left="3544"/>
        <w:jc w:val="both"/>
        <w:rPr>
          <w:rStyle w:val="Hipervnculo"/>
          <w:rFonts w:cs="Arial"/>
          <w:color w:val="auto"/>
          <w:sz w:val="20"/>
          <w:szCs w:val="20"/>
          <w:u w:val="none"/>
        </w:rPr>
      </w:pPr>
      <w:proofErr w:type="spellStart"/>
      <w:r w:rsidRPr="00BD7CD8">
        <w:rPr>
          <w:rStyle w:val="Hipervnculo"/>
          <w:rFonts w:cs="Arial"/>
          <w:color w:val="auto"/>
          <w:sz w:val="20"/>
          <w:szCs w:val="20"/>
          <w:u w:val="none"/>
        </w:rPr>
        <w:t>KmInicial</w:t>
      </w:r>
      <w:proofErr w:type="spellEnd"/>
    </w:p>
    <w:p w:rsidR="00976860" w:rsidRPr="00BD7CD8" w:rsidRDefault="0095569C" w:rsidP="007673B8">
      <w:pPr>
        <w:pStyle w:val="Prrafodelista"/>
        <w:numPr>
          <w:ilvl w:val="3"/>
          <w:numId w:val="6"/>
        </w:numPr>
        <w:tabs>
          <w:tab w:val="left" w:pos="2410"/>
        </w:tabs>
        <w:ind w:left="2410" w:hanging="850"/>
        <w:jc w:val="both"/>
        <w:rPr>
          <w:rFonts w:cs="Arial"/>
          <w:sz w:val="20"/>
          <w:szCs w:val="18"/>
          <w:lang w:val="es-MX" w:eastAsia="es-MX"/>
        </w:rPr>
      </w:pPr>
      <w:r w:rsidRPr="00BD7CD8">
        <w:rPr>
          <w:rFonts w:cs="Arial"/>
          <w:sz w:val="20"/>
          <w:szCs w:val="18"/>
          <w:lang w:val="es-MX" w:eastAsia="es-MX"/>
        </w:rPr>
        <w:t>Si &lt;</w:t>
      </w:r>
      <w:r w:rsidR="00550F29" w:rsidRPr="00BD7CD8">
        <w:rPr>
          <w:rFonts w:cs="Arial"/>
          <w:sz w:val="20"/>
          <w:szCs w:val="18"/>
          <w:lang w:val="es-MX" w:eastAsia="es-MX"/>
        </w:rPr>
        <w:t xml:space="preserve">el actor ya </w:t>
      </w:r>
      <w:r w:rsidR="00790D6C" w:rsidRPr="00BD7CD8">
        <w:rPr>
          <w:rFonts w:cs="Arial"/>
          <w:sz w:val="20"/>
          <w:szCs w:val="18"/>
          <w:lang w:val="es-MX" w:eastAsia="es-MX"/>
        </w:rPr>
        <w:t xml:space="preserve">no </w:t>
      </w:r>
      <w:r w:rsidR="00550F29" w:rsidRPr="00BD7CD8">
        <w:rPr>
          <w:rFonts w:cs="Arial"/>
          <w:sz w:val="20"/>
          <w:szCs w:val="18"/>
          <w:lang w:val="es-MX" w:eastAsia="es-MX"/>
        </w:rPr>
        <w:t xml:space="preserve">tiene </w:t>
      </w:r>
      <w:r w:rsidR="00896675" w:rsidRPr="00BD7CD8">
        <w:rPr>
          <w:rFonts w:cs="Arial"/>
          <w:sz w:val="20"/>
          <w:szCs w:val="18"/>
          <w:lang w:val="es-MX" w:eastAsia="es-MX"/>
        </w:rPr>
        <w:t>ó</w:t>
      </w:r>
      <w:r w:rsidR="00550F29" w:rsidRPr="00BD7CD8">
        <w:rPr>
          <w:rFonts w:cs="Arial"/>
          <w:sz w:val="20"/>
          <w:szCs w:val="18"/>
          <w:lang w:val="es-MX" w:eastAsia="es-MX"/>
        </w:rPr>
        <w:t>rdenes de trabajo por atender y</w:t>
      </w:r>
      <w:r w:rsidR="00451F92" w:rsidRPr="00BD7CD8">
        <w:rPr>
          <w:rFonts w:cs="Arial"/>
          <w:sz w:val="20"/>
          <w:szCs w:val="18"/>
          <w:lang w:val="es-MX" w:eastAsia="es-MX"/>
        </w:rPr>
        <w:t xml:space="preserve"> </w:t>
      </w:r>
      <w:r w:rsidR="00790D6C" w:rsidRPr="00BD7CD8">
        <w:rPr>
          <w:rFonts w:cs="Arial"/>
          <w:sz w:val="20"/>
          <w:szCs w:val="18"/>
          <w:lang w:val="es-MX" w:eastAsia="es-MX"/>
        </w:rPr>
        <w:t>el actor no proviene de Seleccionar una Actividad (su última actividad no fue Registrar Tiempos Muertos)</w:t>
      </w:r>
      <w:r w:rsidRPr="00BD7CD8">
        <w:rPr>
          <w:rFonts w:cs="Arial"/>
          <w:sz w:val="20"/>
          <w:szCs w:val="18"/>
          <w:lang w:val="es-MX" w:eastAsia="es-MX"/>
        </w:rPr>
        <w:t>&gt;</w:t>
      </w:r>
    </w:p>
    <w:p w:rsidR="0004194A" w:rsidRPr="00BD7CD8" w:rsidRDefault="00330382" w:rsidP="00330382">
      <w:pPr>
        <w:pStyle w:val="Prrafodelista"/>
        <w:numPr>
          <w:ilvl w:val="4"/>
          <w:numId w:val="6"/>
        </w:numPr>
        <w:tabs>
          <w:tab w:val="left" w:pos="2410"/>
        </w:tabs>
        <w:ind w:left="3544" w:hanging="1134"/>
        <w:jc w:val="both"/>
        <w:rPr>
          <w:rFonts w:cs="Arial"/>
          <w:sz w:val="20"/>
          <w:szCs w:val="18"/>
          <w:lang w:val="es-MX" w:eastAsia="es-MX"/>
        </w:rPr>
      </w:pPr>
      <w:r w:rsidRPr="00BD7CD8">
        <w:rPr>
          <w:rFonts w:cs="Arial"/>
          <w:sz w:val="20"/>
          <w:szCs w:val="18"/>
          <w:lang w:val="es-MX" w:eastAsia="es-MX"/>
        </w:rPr>
        <w:t>J</w:t>
      </w:r>
      <w:r w:rsidR="0004194A" w:rsidRPr="00BD7CD8">
        <w:rPr>
          <w:rFonts w:cs="Arial"/>
          <w:sz w:val="20"/>
          <w:szCs w:val="18"/>
          <w:lang w:val="es-MX" w:eastAsia="es-MX"/>
        </w:rPr>
        <w:t>ornada</w:t>
      </w:r>
      <w:r w:rsidR="005D47ED" w:rsidRPr="00BD7CD8">
        <w:rPr>
          <w:rFonts w:cs="Arial"/>
          <w:sz w:val="20"/>
          <w:szCs w:val="18"/>
          <w:lang w:val="es-MX" w:eastAsia="es-MX"/>
        </w:rPr>
        <w:t xml:space="preserve"> de acuerdo con la regla de negocio </w:t>
      </w:r>
      <w:hyperlink r:id="rId17" w:anchor="RN139" w:history="1">
        <w:r w:rsidR="005D47ED" w:rsidRPr="00BD7CD8">
          <w:rPr>
            <w:rStyle w:val="Hipervnculo"/>
            <w:rFonts w:cs="Arial"/>
            <w:b/>
            <w:sz w:val="20"/>
            <w:szCs w:val="18"/>
            <w:lang w:val="es-MX" w:eastAsia="es-MX"/>
          </w:rPr>
          <w:t>RN</w:t>
        </w:r>
        <w:r w:rsidR="00CB5BCB" w:rsidRPr="00BD7CD8">
          <w:rPr>
            <w:rStyle w:val="Hipervnculo"/>
            <w:rFonts w:cs="Arial"/>
            <w:b/>
            <w:sz w:val="20"/>
            <w:szCs w:val="18"/>
            <w:lang w:val="es-MX" w:eastAsia="es-MX"/>
          </w:rPr>
          <w:t>139</w:t>
        </w:r>
        <w:r w:rsidR="005D47ED" w:rsidRPr="00BD7CD8">
          <w:rPr>
            <w:rStyle w:val="Hipervnculo"/>
            <w:rFonts w:cs="Arial"/>
            <w:b/>
            <w:sz w:val="20"/>
            <w:szCs w:val="18"/>
            <w:lang w:val="es-MX" w:eastAsia="es-MX"/>
          </w:rPr>
          <w:t xml:space="preserve"> Sincronización de </w:t>
        </w:r>
        <w:r w:rsidRPr="00BD7CD8">
          <w:rPr>
            <w:rStyle w:val="Hipervnculo"/>
            <w:rFonts w:cs="Arial"/>
            <w:b/>
            <w:sz w:val="20"/>
            <w:szCs w:val="18"/>
            <w:lang w:val="es-MX" w:eastAsia="es-MX"/>
          </w:rPr>
          <w:t xml:space="preserve"> </w:t>
        </w:r>
        <w:r w:rsidR="005D47ED" w:rsidRPr="00BD7CD8">
          <w:rPr>
            <w:rStyle w:val="Hipervnculo"/>
            <w:rFonts w:cs="Arial"/>
            <w:b/>
            <w:sz w:val="20"/>
            <w:szCs w:val="18"/>
            <w:lang w:val="es-MX" w:eastAsia="es-MX"/>
          </w:rPr>
          <w:t xml:space="preserve">la Jornada </w:t>
        </w:r>
        <w:r w:rsidR="007673B8" w:rsidRPr="00BD7CD8">
          <w:rPr>
            <w:rStyle w:val="Hipervnculo"/>
            <w:rFonts w:cs="Arial"/>
            <w:b/>
            <w:sz w:val="20"/>
            <w:szCs w:val="18"/>
            <w:lang w:val="es-MX" w:eastAsia="es-MX"/>
          </w:rPr>
          <w:t xml:space="preserve"> </w:t>
        </w:r>
        <w:r w:rsidR="005D47ED" w:rsidRPr="00BD7CD8">
          <w:rPr>
            <w:rStyle w:val="Hipervnculo"/>
            <w:rFonts w:cs="Arial"/>
            <w:b/>
            <w:sz w:val="20"/>
            <w:szCs w:val="18"/>
            <w:lang w:val="es-MX" w:eastAsia="es-MX"/>
          </w:rPr>
          <w:t>en el Servidor</w:t>
        </w:r>
      </w:hyperlink>
    </w:p>
    <w:p w:rsidR="0004194A" w:rsidRPr="00BD7CD8" w:rsidRDefault="0004194A" w:rsidP="00330382">
      <w:pPr>
        <w:pStyle w:val="Prrafodelista"/>
        <w:numPr>
          <w:ilvl w:val="5"/>
          <w:numId w:val="6"/>
        </w:numPr>
        <w:tabs>
          <w:tab w:val="left" w:pos="1843"/>
          <w:tab w:val="left" w:pos="3402"/>
        </w:tabs>
        <w:ind w:firstLine="2392"/>
        <w:jc w:val="both"/>
        <w:rPr>
          <w:rFonts w:cs="Arial"/>
          <w:sz w:val="20"/>
          <w:szCs w:val="18"/>
          <w:lang w:val="es-MX" w:eastAsia="es-MX"/>
        </w:rPr>
      </w:pPr>
      <w:proofErr w:type="spellStart"/>
      <w:r w:rsidRPr="00BD7CD8">
        <w:rPr>
          <w:rFonts w:cs="Arial"/>
          <w:sz w:val="20"/>
          <w:szCs w:val="18"/>
          <w:lang w:val="es-MX" w:eastAsia="es-MX"/>
        </w:rPr>
        <w:t>IdJornada</w:t>
      </w:r>
      <w:proofErr w:type="spellEnd"/>
    </w:p>
    <w:p w:rsidR="0004194A" w:rsidRPr="00BD7CD8" w:rsidRDefault="0004194A" w:rsidP="00330382">
      <w:pPr>
        <w:pStyle w:val="Prrafodelista"/>
        <w:numPr>
          <w:ilvl w:val="5"/>
          <w:numId w:val="6"/>
        </w:numPr>
        <w:tabs>
          <w:tab w:val="left" w:pos="1843"/>
          <w:tab w:val="left" w:pos="3402"/>
        </w:tabs>
        <w:ind w:firstLine="2392"/>
        <w:jc w:val="both"/>
        <w:rPr>
          <w:rFonts w:cs="Arial"/>
          <w:sz w:val="20"/>
          <w:szCs w:val="18"/>
          <w:lang w:val="es-MX" w:eastAsia="es-MX"/>
        </w:rPr>
      </w:pPr>
      <w:proofErr w:type="spellStart"/>
      <w:r w:rsidRPr="00BD7CD8">
        <w:rPr>
          <w:rFonts w:cs="Arial"/>
          <w:sz w:val="20"/>
          <w:szCs w:val="18"/>
          <w:lang w:val="es-MX" w:eastAsia="es-MX"/>
        </w:rPr>
        <w:t>PuntosAcumulados</w:t>
      </w:r>
      <w:proofErr w:type="spellEnd"/>
    </w:p>
    <w:p w:rsidR="0094564A" w:rsidRPr="00577AD3" w:rsidRDefault="0094564A" w:rsidP="0094564A">
      <w:pPr>
        <w:pStyle w:val="Prrafodelista"/>
        <w:numPr>
          <w:ilvl w:val="3"/>
          <w:numId w:val="6"/>
        </w:numPr>
        <w:tabs>
          <w:tab w:val="left" w:pos="2410"/>
        </w:tabs>
        <w:ind w:left="2410" w:hanging="850"/>
        <w:jc w:val="both"/>
        <w:rPr>
          <w:rFonts w:cs="Arial"/>
          <w:sz w:val="20"/>
          <w:szCs w:val="18"/>
          <w:lang w:val="es-MX" w:eastAsia="es-MX"/>
        </w:rPr>
      </w:pPr>
      <w:r w:rsidRPr="00BD7CD8">
        <w:rPr>
          <w:rFonts w:cs="Arial"/>
          <w:sz w:val="20"/>
          <w:szCs w:val="18"/>
          <w:lang w:val="es-MX" w:eastAsia="es-MX"/>
        </w:rPr>
        <w:t>Si &lt;</w:t>
      </w:r>
      <w:r w:rsidRPr="00BD7CD8">
        <w:rPr>
          <w:sz w:val="20"/>
          <w:szCs w:val="20"/>
          <w:lang w:eastAsia="en-US"/>
        </w:rPr>
        <w:t>el suscriptor</w:t>
      </w:r>
      <w:r w:rsidRPr="00577AD3">
        <w:rPr>
          <w:sz w:val="20"/>
          <w:szCs w:val="20"/>
          <w:lang w:eastAsia="en-US"/>
        </w:rPr>
        <w:t xml:space="preserve"> anterior fue Visitado de acuerdo con la regla de negocio </w:t>
      </w:r>
      <w:hyperlink r:id="rId18" w:anchor="RN282" w:history="1">
        <w:r w:rsidRPr="00577AD3">
          <w:rPr>
            <w:rStyle w:val="Hipervnculo"/>
            <w:b/>
            <w:sz w:val="20"/>
            <w:szCs w:val="20"/>
            <w:lang w:eastAsia="en-US"/>
          </w:rPr>
          <w:t>RN282 Suscriptor Visitado</w:t>
        </w:r>
      </w:hyperlink>
      <w:r w:rsidRPr="00577AD3">
        <w:rPr>
          <w:rFonts w:cs="Arial"/>
          <w:sz w:val="20"/>
          <w:szCs w:val="18"/>
          <w:lang w:val="es-MX" w:eastAsia="es-MX"/>
        </w:rPr>
        <w:t>&gt;</w:t>
      </w:r>
    </w:p>
    <w:p w:rsidR="0094564A" w:rsidRPr="00577AD3" w:rsidRDefault="0094564A" w:rsidP="0094564A">
      <w:pPr>
        <w:pStyle w:val="Prrafodelista"/>
        <w:numPr>
          <w:ilvl w:val="4"/>
          <w:numId w:val="6"/>
        </w:numPr>
        <w:tabs>
          <w:tab w:val="left" w:pos="2410"/>
        </w:tabs>
        <w:ind w:left="3544" w:hanging="1134"/>
        <w:jc w:val="both"/>
        <w:rPr>
          <w:rFonts w:cs="Arial"/>
          <w:sz w:val="20"/>
          <w:szCs w:val="18"/>
          <w:lang w:val="es-MX" w:eastAsia="es-MX"/>
        </w:rPr>
      </w:pPr>
      <w:proofErr w:type="spellStart"/>
      <w:r w:rsidRPr="00577AD3">
        <w:rPr>
          <w:rFonts w:cs="Arial"/>
          <w:sz w:val="20"/>
          <w:szCs w:val="18"/>
          <w:lang w:val="es-MX" w:eastAsia="es-MX"/>
        </w:rPr>
        <w:t>SuscriptorVisitado</w:t>
      </w:r>
      <w:proofErr w:type="spellEnd"/>
      <w:r w:rsidRPr="00577AD3">
        <w:rPr>
          <w:rFonts w:cs="Arial"/>
          <w:sz w:val="20"/>
          <w:szCs w:val="18"/>
          <w:lang w:val="es-MX" w:eastAsia="es-MX"/>
        </w:rPr>
        <w:t xml:space="preserve"> de acuerdo con la regla de negocio </w:t>
      </w:r>
      <w:hyperlink r:id="rId19" w:anchor="RN283" w:history="1">
        <w:r w:rsidRPr="00577AD3">
          <w:rPr>
            <w:rStyle w:val="Hipervnculo"/>
            <w:rFonts w:cs="Arial"/>
            <w:b/>
            <w:sz w:val="20"/>
            <w:szCs w:val="18"/>
            <w:lang w:val="es-MX" w:eastAsia="es-MX"/>
          </w:rPr>
          <w:t>RN283 Sincronización del Suscriptor Visitado en el Servidor</w:t>
        </w:r>
      </w:hyperlink>
    </w:p>
    <w:p w:rsidR="0094564A" w:rsidRPr="00577AD3" w:rsidRDefault="0094564A" w:rsidP="0094564A">
      <w:pPr>
        <w:pStyle w:val="Prrafodelista"/>
        <w:numPr>
          <w:ilvl w:val="5"/>
          <w:numId w:val="6"/>
        </w:numPr>
        <w:tabs>
          <w:tab w:val="left" w:pos="1843"/>
          <w:tab w:val="left" w:pos="3402"/>
        </w:tabs>
        <w:ind w:firstLine="2392"/>
        <w:jc w:val="both"/>
        <w:rPr>
          <w:rFonts w:cs="Arial"/>
          <w:sz w:val="20"/>
          <w:szCs w:val="18"/>
          <w:lang w:val="es-MX" w:eastAsia="es-MX"/>
        </w:rPr>
      </w:pPr>
      <w:proofErr w:type="spellStart"/>
      <w:r w:rsidRPr="00577AD3">
        <w:rPr>
          <w:rFonts w:cs="Arial"/>
          <w:sz w:val="20"/>
          <w:szCs w:val="18"/>
          <w:lang w:val="es-MX" w:eastAsia="es-MX"/>
        </w:rPr>
        <w:t>ClaveSuscriptor</w:t>
      </w:r>
      <w:proofErr w:type="spellEnd"/>
    </w:p>
    <w:p w:rsidR="0094564A" w:rsidRPr="00577AD3" w:rsidRDefault="0094564A" w:rsidP="0094564A">
      <w:pPr>
        <w:pStyle w:val="Prrafodelista"/>
        <w:numPr>
          <w:ilvl w:val="5"/>
          <w:numId w:val="6"/>
        </w:numPr>
        <w:tabs>
          <w:tab w:val="left" w:pos="1843"/>
          <w:tab w:val="left" w:pos="3402"/>
        </w:tabs>
        <w:ind w:firstLine="2392"/>
        <w:jc w:val="both"/>
        <w:rPr>
          <w:rFonts w:cs="Arial"/>
          <w:sz w:val="20"/>
          <w:szCs w:val="18"/>
          <w:lang w:val="es-MX" w:eastAsia="es-MX"/>
        </w:rPr>
      </w:pPr>
      <w:proofErr w:type="spellStart"/>
      <w:r w:rsidRPr="00577AD3">
        <w:rPr>
          <w:rFonts w:cs="Arial"/>
          <w:sz w:val="20"/>
          <w:szCs w:val="18"/>
          <w:lang w:val="es-MX" w:eastAsia="es-MX"/>
        </w:rPr>
        <w:t>IdVisita</w:t>
      </w:r>
      <w:proofErr w:type="spellEnd"/>
    </w:p>
    <w:p w:rsidR="0094564A" w:rsidRPr="00577AD3" w:rsidRDefault="0094564A" w:rsidP="0094564A">
      <w:pPr>
        <w:pStyle w:val="Prrafodelista"/>
        <w:numPr>
          <w:ilvl w:val="5"/>
          <w:numId w:val="6"/>
        </w:numPr>
        <w:tabs>
          <w:tab w:val="left" w:pos="1843"/>
          <w:tab w:val="left" w:pos="3402"/>
        </w:tabs>
        <w:ind w:firstLine="2392"/>
        <w:jc w:val="both"/>
        <w:rPr>
          <w:rFonts w:cs="Arial"/>
          <w:sz w:val="20"/>
          <w:szCs w:val="18"/>
          <w:lang w:val="es-MX" w:eastAsia="es-MX"/>
        </w:rPr>
      </w:pPr>
      <w:proofErr w:type="spellStart"/>
      <w:r w:rsidRPr="00577AD3">
        <w:rPr>
          <w:rFonts w:cs="Arial"/>
          <w:sz w:val="20"/>
          <w:szCs w:val="18"/>
          <w:lang w:val="es-MX" w:eastAsia="es-MX"/>
        </w:rPr>
        <w:t>Observacion</w:t>
      </w:r>
      <w:proofErr w:type="spellEnd"/>
    </w:p>
    <w:p w:rsidR="0094564A" w:rsidRPr="00577AD3" w:rsidRDefault="0094564A" w:rsidP="0094564A">
      <w:pPr>
        <w:pStyle w:val="Prrafodelista"/>
        <w:numPr>
          <w:ilvl w:val="5"/>
          <w:numId w:val="6"/>
        </w:numPr>
        <w:tabs>
          <w:tab w:val="left" w:pos="1843"/>
          <w:tab w:val="left" w:pos="3402"/>
        </w:tabs>
        <w:ind w:firstLine="2392"/>
        <w:jc w:val="both"/>
        <w:rPr>
          <w:rFonts w:cs="Arial"/>
          <w:sz w:val="20"/>
          <w:szCs w:val="18"/>
          <w:lang w:val="es-MX" w:eastAsia="es-MX"/>
        </w:rPr>
      </w:pPr>
      <w:proofErr w:type="spellStart"/>
      <w:r w:rsidRPr="00577AD3">
        <w:rPr>
          <w:rFonts w:cs="Arial"/>
          <w:sz w:val="20"/>
          <w:szCs w:val="18"/>
          <w:lang w:val="es-MX" w:eastAsia="es-MX"/>
        </w:rPr>
        <w:t>IdImagen</w:t>
      </w:r>
      <w:proofErr w:type="spellEnd"/>
    </w:p>
    <w:p w:rsidR="003E1F86" w:rsidRPr="002C6D58" w:rsidRDefault="003E1F86" w:rsidP="003E1F86">
      <w:pPr>
        <w:pStyle w:val="Prrafodelista"/>
        <w:numPr>
          <w:ilvl w:val="3"/>
          <w:numId w:val="6"/>
        </w:numPr>
        <w:ind w:left="2552"/>
        <w:jc w:val="both"/>
        <w:rPr>
          <w:rStyle w:val="Hipervnculo"/>
          <w:color w:val="auto"/>
          <w:sz w:val="20"/>
          <w:szCs w:val="20"/>
          <w:u w:val="none"/>
        </w:rPr>
      </w:pPr>
      <w:r w:rsidRPr="002C6D58">
        <w:rPr>
          <w:rStyle w:val="Hipervnculo"/>
          <w:color w:val="auto"/>
          <w:sz w:val="20"/>
          <w:szCs w:val="20"/>
          <w:u w:val="none"/>
        </w:rPr>
        <w:t>Visita</w:t>
      </w:r>
      <w:r w:rsidRPr="003E1F86">
        <w:rPr>
          <w:rStyle w:val="Hipervnculo"/>
          <w:color w:val="auto"/>
          <w:sz w:val="20"/>
          <w:szCs w:val="20"/>
          <w:u w:val="none"/>
        </w:rPr>
        <w:t xml:space="preserve"> </w:t>
      </w:r>
      <w:r w:rsidRPr="00BA5DAD">
        <w:rPr>
          <w:rStyle w:val="Hipervnculo"/>
          <w:color w:val="auto"/>
          <w:sz w:val="20"/>
          <w:szCs w:val="20"/>
          <w:u w:val="none"/>
        </w:rPr>
        <w:t xml:space="preserve">de acuerdo con la regla de negocio </w:t>
      </w:r>
      <w:hyperlink r:id="rId20" w:anchor="RN80" w:history="1">
        <w:r w:rsidRPr="00BA5DAD">
          <w:rPr>
            <w:rStyle w:val="Hipervnculo"/>
            <w:b/>
            <w:sz w:val="20"/>
            <w:szCs w:val="20"/>
          </w:rPr>
          <w:t>RN80 Sincronización de Visita en el Servidor</w:t>
        </w:r>
      </w:hyperlink>
    </w:p>
    <w:p w:rsidR="003E1F86" w:rsidRDefault="003E1F86" w:rsidP="003E1F86">
      <w:pPr>
        <w:pStyle w:val="Prrafodelista"/>
        <w:numPr>
          <w:ilvl w:val="4"/>
          <w:numId w:val="6"/>
        </w:numPr>
        <w:ind w:left="3544"/>
        <w:jc w:val="both"/>
        <w:rPr>
          <w:rStyle w:val="Hipervnculo"/>
          <w:rFonts w:cs="Arial"/>
          <w:color w:val="auto"/>
          <w:sz w:val="20"/>
          <w:szCs w:val="20"/>
          <w:u w:val="none"/>
        </w:rPr>
      </w:pPr>
      <w:proofErr w:type="spellStart"/>
      <w:r>
        <w:rPr>
          <w:rStyle w:val="Hipervnculo"/>
          <w:rFonts w:cs="Arial"/>
          <w:color w:val="auto"/>
          <w:sz w:val="20"/>
          <w:szCs w:val="20"/>
          <w:u w:val="none"/>
        </w:rPr>
        <w:t>IdVisita</w:t>
      </w:r>
      <w:proofErr w:type="spellEnd"/>
    </w:p>
    <w:p w:rsidR="003E1F86" w:rsidRDefault="003E1F86" w:rsidP="003E1F86">
      <w:pPr>
        <w:pStyle w:val="Prrafodelista"/>
        <w:numPr>
          <w:ilvl w:val="4"/>
          <w:numId w:val="6"/>
        </w:numPr>
        <w:ind w:left="3544"/>
        <w:jc w:val="both"/>
        <w:rPr>
          <w:rStyle w:val="Hipervnculo"/>
          <w:rFonts w:cs="Arial"/>
          <w:color w:val="auto"/>
          <w:sz w:val="20"/>
          <w:szCs w:val="20"/>
          <w:u w:val="none"/>
        </w:rPr>
      </w:pPr>
      <w:proofErr w:type="spellStart"/>
      <w:r>
        <w:rPr>
          <w:rStyle w:val="Hipervnculo"/>
          <w:rFonts w:cs="Arial"/>
          <w:color w:val="auto"/>
          <w:sz w:val="20"/>
          <w:szCs w:val="20"/>
          <w:u w:val="none"/>
        </w:rPr>
        <w:t>IdJornada</w:t>
      </w:r>
      <w:proofErr w:type="spellEnd"/>
    </w:p>
    <w:p w:rsidR="003E1F86" w:rsidRDefault="003E1F86" w:rsidP="003E1F86">
      <w:pPr>
        <w:pStyle w:val="Prrafodelista"/>
        <w:numPr>
          <w:ilvl w:val="4"/>
          <w:numId w:val="6"/>
        </w:numPr>
        <w:ind w:left="3544"/>
        <w:jc w:val="both"/>
        <w:rPr>
          <w:rStyle w:val="Hipervnculo"/>
          <w:rFonts w:cs="Arial"/>
          <w:color w:val="auto"/>
          <w:sz w:val="20"/>
          <w:szCs w:val="20"/>
          <w:u w:val="none"/>
        </w:rPr>
      </w:pPr>
      <w:proofErr w:type="spellStart"/>
      <w:r>
        <w:rPr>
          <w:rStyle w:val="Hipervnculo"/>
          <w:rFonts w:cs="Arial"/>
          <w:color w:val="auto"/>
          <w:sz w:val="20"/>
          <w:szCs w:val="20"/>
          <w:u w:val="none"/>
        </w:rPr>
        <w:t>ClaveSuscriptor</w:t>
      </w:r>
      <w:proofErr w:type="spellEnd"/>
    </w:p>
    <w:p w:rsidR="003E1F86" w:rsidRPr="002C6D58" w:rsidRDefault="003E1F86" w:rsidP="003E1F86">
      <w:pPr>
        <w:pStyle w:val="Prrafodelista"/>
        <w:numPr>
          <w:ilvl w:val="4"/>
          <w:numId w:val="6"/>
        </w:numPr>
        <w:ind w:left="3544"/>
        <w:jc w:val="both"/>
        <w:rPr>
          <w:rStyle w:val="Hipervnculo"/>
          <w:rFonts w:cs="Arial"/>
          <w:color w:val="auto"/>
          <w:sz w:val="20"/>
          <w:szCs w:val="20"/>
          <w:u w:val="none"/>
        </w:rPr>
      </w:pPr>
      <w:proofErr w:type="spellStart"/>
      <w:r w:rsidRPr="002C6D58">
        <w:rPr>
          <w:rStyle w:val="Hipervnculo"/>
          <w:rFonts w:cs="Arial"/>
          <w:color w:val="auto"/>
          <w:sz w:val="20"/>
          <w:szCs w:val="20"/>
          <w:u w:val="none"/>
        </w:rPr>
        <w:t>Lat</w:t>
      </w:r>
      <w:proofErr w:type="spellEnd"/>
    </w:p>
    <w:p w:rsidR="003E1F86" w:rsidRPr="002C6D58" w:rsidRDefault="003E1F86" w:rsidP="003E1F86">
      <w:pPr>
        <w:pStyle w:val="Prrafodelista"/>
        <w:numPr>
          <w:ilvl w:val="4"/>
          <w:numId w:val="6"/>
        </w:numPr>
        <w:ind w:left="3544"/>
        <w:jc w:val="both"/>
        <w:rPr>
          <w:rStyle w:val="Hipervnculo"/>
          <w:rFonts w:cs="Arial"/>
          <w:color w:val="auto"/>
          <w:sz w:val="20"/>
          <w:szCs w:val="20"/>
          <w:u w:val="none"/>
        </w:rPr>
      </w:pPr>
      <w:proofErr w:type="spellStart"/>
      <w:r w:rsidRPr="002C6D58">
        <w:rPr>
          <w:rStyle w:val="Hipervnculo"/>
          <w:rFonts w:cs="Arial"/>
          <w:color w:val="auto"/>
          <w:sz w:val="20"/>
          <w:szCs w:val="20"/>
          <w:u w:val="none"/>
        </w:rPr>
        <w:t>Lng</w:t>
      </w:r>
      <w:proofErr w:type="spellEnd"/>
    </w:p>
    <w:p w:rsidR="003E1F86" w:rsidRDefault="003E1F86" w:rsidP="003E1F86">
      <w:pPr>
        <w:pStyle w:val="Prrafodelista"/>
        <w:numPr>
          <w:ilvl w:val="4"/>
          <w:numId w:val="6"/>
        </w:numPr>
        <w:ind w:left="3544"/>
        <w:jc w:val="both"/>
        <w:rPr>
          <w:rStyle w:val="Hipervnculo"/>
          <w:rFonts w:cs="Arial"/>
          <w:color w:val="auto"/>
          <w:sz w:val="20"/>
          <w:szCs w:val="20"/>
          <w:u w:val="none"/>
        </w:rPr>
      </w:pPr>
      <w:proofErr w:type="spellStart"/>
      <w:r w:rsidRPr="00B75C85">
        <w:rPr>
          <w:rStyle w:val="Hipervnculo"/>
          <w:rFonts w:cs="Arial"/>
          <w:color w:val="auto"/>
          <w:sz w:val="20"/>
          <w:szCs w:val="20"/>
          <w:u w:val="none"/>
        </w:rPr>
        <w:t>FechaHoraInicio</w:t>
      </w:r>
      <w:proofErr w:type="spellEnd"/>
    </w:p>
    <w:p w:rsidR="000D4604" w:rsidRPr="00B75C85" w:rsidRDefault="000D4604" w:rsidP="003E1F86">
      <w:pPr>
        <w:pStyle w:val="Prrafodelista"/>
        <w:numPr>
          <w:ilvl w:val="4"/>
          <w:numId w:val="6"/>
        </w:numPr>
        <w:ind w:left="3544"/>
        <w:jc w:val="both"/>
        <w:rPr>
          <w:rStyle w:val="Hipervnculo"/>
          <w:rFonts w:cs="Arial"/>
          <w:color w:val="auto"/>
          <w:sz w:val="20"/>
          <w:szCs w:val="20"/>
          <w:u w:val="none"/>
        </w:rPr>
      </w:pPr>
      <w:proofErr w:type="spellStart"/>
      <w:r>
        <w:rPr>
          <w:rStyle w:val="Hipervnculo"/>
          <w:rFonts w:cs="Arial"/>
          <w:color w:val="auto"/>
          <w:sz w:val="20"/>
          <w:szCs w:val="20"/>
          <w:u w:val="none"/>
        </w:rPr>
        <w:t>FechaHoraFin</w:t>
      </w:r>
      <w:proofErr w:type="spellEnd"/>
    </w:p>
    <w:p w:rsidR="00197AD7" w:rsidRDefault="00456FE5" w:rsidP="00424E73">
      <w:pPr>
        <w:pStyle w:val="Prrafodelista"/>
        <w:numPr>
          <w:ilvl w:val="4"/>
          <w:numId w:val="6"/>
        </w:numPr>
        <w:ind w:left="3544"/>
        <w:jc w:val="both"/>
        <w:rPr>
          <w:rStyle w:val="Hipervnculo"/>
          <w:rFonts w:cs="Arial"/>
          <w:color w:val="auto"/>
          <w:sz w:val="20"/>
          <w:szCs w:val="20"/>
          <w:u w:val="none"/>
        </w:rPr>
      </w:pPr>
      <w:r>
        <w:rPr>
          <w:rStyle w:val="Hipervnculo"/>
          <w:rFonts w:cs="Arial"/>
          <w:color w:val="auto"/>
          <w:sz w:val="20"/>
          <w:szCs w:val="20"/>
          <w:u w:val="none"/>
        </w:rPr>
        <w:t>Orden</w:t>
      </w:r>
      <w:r w:rsidR="00197AD7">
        <w:rPr>
          <w:rStyle w:val="Hipervnculo"/>
          <w:rFonts w:cs="Arial"/>
          <w:color w:val="auto"/>
          <w:sz w:val="20"/>
          <w:szCs w:val="20"/>
          <w:u w:val="none"/>
        </w:rPr>
        <w:t>Trabajo</w:t>
      </w:r>
      <w:r w:rsidR="00C12BE1">
        <w:rPr>
          <w:rStyle w:val="Hipervnculo"/>
          <w:rFonts w:cs="Arial"/>
          <w:color w:val="auto"/>
          <w:sz w:val="20"/>
          <w:szCs w:val="20"/>
          <w:u w:val="none"/>
        </w:rPr>
        <w:t xml:space="preserve"> de acuerdo con la regla de </w:t>
      </w:r>
      <w:r w:rsidR="00C12BE1" w:rsidRPr="00F03CFF">
        <w:rPr>
          <w:rStyle w:val="Hipervnculo"/>
          <w:rFonts w:cs="Arial"/>
          <w:color w:val="auto"/>
          <w:sz w:val="20"/>
          <w:szCs w:val="20"/>
          <w:u w:val="none"/>
        </w:rPr>
        <w:t>negocio</w:t>
      </w:r>
      <w:r w:rsidR="00C12BE1" w:rsidRPr="00C12BE1">
        <w:rPr>
          <w:rStyle w:val="Hipervnculo"/>
          <w:rFonts w:cs="Arial"/>
          <w:b/>
          <w:color w:val="auto"/>
          <w:sz w:val="20"/>
          <w:szCs w:val="20"/>
          <w:u w:val="none"/>
        </w:rPr>
        <w:t xml:space="preserve"> </w:t>
      </w:r>
      <w:hyperlink r:id="rId21" w:anchor="RN44" w:history="1">
        <w:r w:rsidR="00C12BE1" w:rsidRPr="00F03CFF">
          <w:rPr>
            <w:rStyle w:val="Hipervnculo"/>
            <w:rFonts w:cs="Arial"/>
            <w:b/>
            <w:sz w:val="20"/>
            <w:szCs w:val="20"/>
          </w:rPr>
          <w:t xml:space="preserve">RN44 </w:t>
        </w:r>
        <w:r w:rsidR="00330382">
          <w:rPr>
            <w:rStyle w:val="Hipervnculo"/>
            <w:rFonts w:cs="Arial"/>
            <w:b/>
            <w:sz w:val="20"/>
            <w:szCs w:val="20"/>
          </w:rPr>
          <w:t xml:space="preserve"> </w:t>
        </w:r>
        <w:r w:rsidR="00C12BE1" w:rsidRPr="00F03CFF">
          <w:rPr>
            <w:rStyle w:val="Hipervnculo"/>
            <w:rFonts w:cs="Arial"/>
            <w:b/>
            <w:sz w:val="20"/>
            <w:szCs w:val="20"/>
          </w:rPr>
          <w:t xml:space="preserve">Sincronización de la </w:t>
        </w:r>
        <w:r w:rsidR="007673B8">
          <w:rPr>
            <w:rStyle w:val="Hipervnculo"/>
            <w:rFonts w:cs="Arial"/>
            <w:b/>
            <w:sz w:val="20"/>
            <w:szCs w:val="20"/>
          </w:rPr>
          <w:t xml:space="preserve"> </w:t>
        </w:r>
        <w:r w:rsidR="00C12BE1" w:rsidRPr="00F03CFF">
          <w:rPr>
            <w:rStyle w:val="Hipervnculo"/>
            <w:rFonts w:cs="Arial"/>
            <w:b/>
            <w:sz w:val="20"/>
            <w:szCs w:val="20"/>
          </w:rPr>
          <w:t xml:space="preserve">Orden de Trabajo </w:t>
        </w:r>
        <w:r w:rsidR="00F03CFF">
          <w:rPr>
            <w:rStyle w:val="Hipervnculo"/>
            <w:rFonts w:cs="Arial"/>
            <w:b/>
            <w:sz w:val="20"/>
            <w:szCs w:val="20"/>
          </w:rPr>
          <w:t xml:space="preserve"> </w:t>
        </w:r>
        <w:r w:rsidR="00C12BE1" w:rsidRPr="00F03CFF">
          <w:rPr>
            <w:rStyle w:val="Hipervnculo"/>
            <w:rFonts w:cs="Arial"/>
            <w:b/>
            <w:sz w:val="20"/>
            <w:szCs w:val="20"/>
          </w:rPr>
          <w:t xml:space="preserve">para Cerrar Trabajo en el </w:t>
        </w:r>
        <w:r w:rsidR="00C12BE1" w:rsidRPr="00F03CFF">
          <w:rPr>
            <w:rStyle w:val="Hipervnculo"/>
            <w:rFonts w:cs="Arial"/>
            <w:b/>
            <w:sz w:val="20"/>
            <w:szCs w:val="20"/>
          </w:rPr>
          <w:lastRenderedPageBreak/>
          <w:t>Servidor</w:t>
        </w:r>
      </w:hyperlink>
      <w:r w:rsidR="00D77A1C" w:rsidRPr="00E162AC">
        <w:rPr>
          <w:rStyle w:val="Hipervnculo"/>
          <w:rFonts w:cs="Arial"/>
          <w:color w:val="auto"/>
          <w:sz w:val="20"/>
          <w:szCs w:val="20"/>
          <w:u w:val="none"/>
        </w:rPr>
        <w:t>,</w:t>
      </w:r>
      <w:r w:rsidR="00E162AC" w:rsidRPr="00E162AC">
        <w:rPr>
          <w:rStyle w:val="Hipervnculo"/>
          <w:rFonts w:cs="Arial"/>
          <w:color w:val="auto"/>
          <w:sz w:val="20"/>
          <w:szCs w:val="20"/>
          <w:u w:val="none"/>
        </w:rPr>
        <w:t xml:space="preserve"> y</w:t>
      </w:r>
      <w:r w:rsidR="00D77A1C" w:rsidRPr="00E162AC">
        <w:rPr>
          <w:rStyle w:val="Hipervnculo"/>
          <w:rFonts w:cs="Arial"/>
          <w:color w:val="auto"/>
          <w:sz w:val="20"/>
          <w:szCs w:val="20"/>
          <w:u w:val="none"/>
        </w:rPr>
        <w:t xml:space="preserve"> </w:t>
      </w:r>
      <w:hyperlink r:id="rId22" w:anchor="RN83" w:history="1">
        <w:r w:rsidR="00D77A1C" w:rsidRPr="00E817DE">
          <w:rPr>
            <w:rStyle w:val="Hipervnculo"/>
            <w:b/>
            <w:sz w:val="20"/>
            <w:szCs w:val="20"/>
          </w:rPr>
          <w:t>RN83 Sincronización de la Orden de Trabajo No Atendida en el Servidor</w:t>
        </w:r>
      </w:hyperlink>
      <w:r w:rsidR="003E1F86">
        <w:rPr>
          <w:rStyle w:val="Hipervnculo"/>
          <w:rFonts w:cs="Arial"/>
          <w:sz w:val="20"/>
          <w:szCs w:val="20"/>
          <w:u w:val="none"/>
        </w:rPr>
        <w:t xml:space="preserve"> </w:t>
      </w:r>
    </w:p>
    <w:p w:rsidR="00197AD7" w:rsidRPr="007673B8" w:rsidRDefault="00197AD7" w:rsidP="00330382">
      <w:pPr>
        <w:pStyle w:val="Prrafodelista"/>
        <w:numPr>
          <w:ilvl w:val="5"/>
          <w:numId w:val="6"/>
        </w:numPr>
        <w:tabs>
          <w:tab w:val="left" w:pos="1843"/>
          <w:tab w:val="left" w:pos="3402"/>
        </w:tabs>
        <w:ind w:firstLine="2392"/>
        <w:jc w:val="both"/>
        <w:rPr>
          <w:sz w:val="20"/>
          <w:szCs w:val="20"/>
          <w:lang w:val="es-MX" w:eastAsia="es-MX"/>
        </w:rPr>
      </w:pPr>
      <w:proofErr w:type="spellStart"/>
      <w:r w:rsidRPr="007673B8">
        <w:rPr>
          <w:sz w:val="20"/>
          <w:szCs w:val="20"/>
          <w:lang w:val="es-MX" w:eastAsia="es-MX"/>
        </w:rPr>
        <w:t>FolioOrden</w:t>
      </w:r>
      <w:proofErr w:type="spellEnd"/>
    </w:p>
    <w:p w:rsidR="00197AD7" w:rsidRDefault="00197AD7" w:rsidP="00330382">
      <w:pPr>
        <w:pStyle w:val="Prrafodelista"/>
        <w:numPr>
          <w:ilvl w:val="5"/>
          <w:numId w:val="6"/>
        </w:numPr>
        <w:tabs>
          <w:tab w:val="left" w:pos="1843"/>
          <w:tab w:val="left" w:pos="3402"/>
        </w:tabs>
        <w:ind w:firstLine="2392"/>
        <w:jc w:val="both"/>
        <w:rPr>
          <w:sz w:val="20"/>
          <w:szCs w:val="20"/>
          <w:lang w:val="es-MX" w:eastAsia="es-MX"/>
        </w:rPr>
      </w:pPr>
      <w:proofErr w:type="spellStart"/>
      <w:r w:rsidRPr="007673B8">
        <w:rPr>
          <w:sz w:val="20"/>
          <w:szCs w:val="20"/>
          <w:lang w:val="es-MX" w:eastAsia="es-MX"/>
        </w:rPr>
        <w:t>ClaveSuscriptor</w:t>
      </w:r>
      <w:proofErr w:type="spellEnd"/>
    </w:p>
    <w:p w:rsidR="003E1F86" w:rsidRDefault="003E1F86" w:rsidP="00330382">
      <w:pPr>
        <w:pStyle w:val="Prrafodelista"/>
        <w:numPr>
          <w:ilvl w:val="5"/>
          <w:numId w:val="6"/>
        </w:numPr>
        <w:tabs>
          <w:tab w:val="left" w:pos="1843"/>
          <w:tab w:val="left" w:pos="3402"/>
        </w:tabs>
        <w:ind w:firstLine="2392"/>
        <w:jc w:val="both"/>
        <w:rPr>
          <w:sz w:val="20"/>
          <w:szCs w:val="20"/>
          <w:lang w:val="es-MX" w:eastAsia="es-MX"/>
        </w:rPr>
      </w:pPr>
      <w:proofErr w:type="spellStart"/>
      <w:r>
        <w:rPr>
          <w:sz w:val="20"/>
          <w:szCs w:val="20"/>
          <w:lang w:val="es-MX" w:eastAsia="es-MX"/>
        </w:rPr>
        <w:t>ClaveCuadrilla</w:t>
      </w:r>
      <w:proofErr w:type="spellEnd"/>
    </w:p>
    <w:p w:rsidR="003E1F86" w:rsidRDefault="003E1F86" w:rsidP="00330382">
      <w:pPr>
        <w:pStyle w:val="Prrafodelista"/>
        <w:numPr>
          <w:ilvl w:val="5"/>
          <w:numId w:val="6"/>
        </w:numPr>
        <w:tabs>
          <w:tab w:val="left" w:pos="1843"/>
          <w:tab w:val="left" w:pos="3402"/>
        </w:tabs>
        <w:ind w:firstLine="2392"/>
        <w:jc w:val="both"/>
        <w:rPr>
          <w:sz w:val="20"/>
          <w:szCs w:val="20"/>
          <w:lang w:val="es-MX" w:eastAsia="es-MX"/>
        </w:rPr>
      </w:pPr>
      <w:proofErr w:type="spellStart"/>
      <w:r>
        <w:rPr>
          <w:sz w:val="20"/>
          <w:szCs w:val="20"/>
          <w:lang w:val="es-MX" w:eastAsia="es-MX"/>
        </w:rPr>
        <w:t>IdVisita</w:t>
      </w:r>
      <w:proofErr w:type="spellEnd"/>
    </w:p>
    <w:p w:rsidR="003E1F86" w:rsidRDefault="003E1F86" w:rsidP="00330382">
      <w:pPr>
        <w:pStyle w:val="Prrafodelista"/>
        <w:numPr>
          <w:ilvl w:val="5"/>
          <w:numId w:val="6"/>
        </w:numPr>
        <w:tabs>
          <w:tab w:val="left" w:pos="1843"/>
          <w:tab w:val="left" w:pos="3402"/>
        </w:tabs>
        <w:ind w:firstLine="2392"/>
        <w:jc w:val="both"/>
        <w:rPr>
          <w:sz w:val="20"/>
          <w:szCs w:val="20"/>
          <w:lang w:val="es-MX" w:eastAsia="es-MX"/>
        </w:rPr>
      </w:pPr>
      <w:proofErr w:type="spellStart"/>
      <w:r>
        <w:rPr>
          <w:sz w:val="20"/>
          <w:szCs w:val="20"/>
          <w:lang w:val="es-MX" w:eastAsia="es-MX"/>
        </w:rPr>
        <w:t>ClaveTrabajo</w:t>
      </w:r>
      <w:proofErr w:type="spellEnd"/>
    </w:p>
    <w:p w:rsidR="003E1F86" w:rsidRPr="00355E5A" w:rsidRDefault="003E1F86" w:rsidP="00330382">
      <w:pPr>
        <w:pStyle w:val="Prrafodelista"/>
        <w:numPr>
          <w:ilvl w:val="5"/>
          <w:numId w:val="6"/>
        </w:numPr>
        <w:tabs>
          <w:tab w:val="left" w:pos="1843"/>
          <w:tab w:val="left" w:pos="3402"/>
        </w:tabs>
        <w:ind w:firstLine="2392"/>
        <w:jc w:val="both"/>
        <w:rPr>
          <w:sz w:val="20"/>
          <w:szCs w:val="20"/>
          <w:lang w:val="es-MX" w:eastAsia="es-MX"/>
        </w:rPr>
      </w:pPr>
      <w:proofErr w:type="spellStart"/>
      <w:r w:rsidRPr="00355E5A">
        <w:rPr>
          <w:sz w:val="20"/>
          <w:szCs w:val="20"/>
          <w:lang w:val="es-MX" w:eastAsia="es-MX"/>
        </w:rPr>
        <w:t>TipoTrabajo</w:t>
      </w:r>
      <w:proofErr w:type="spellEnd"/>
    </w:p>
    <w:p w:rsidR="00577AD3" w:rsidRPr="00355E5A" w:rsidRDefault="00577AD3" w:rsidP="00577AD3">
      <w:pPr>
        <w:pStyle w:val="Prrafodelista"/>
        <w:numPr>
          <w:ilvl w:val="5"/>
          <w:numId w:val="6"/>
        </w:numPr>
        <w:tabs>
          <w:tab w:val="left" w:pos="1843"/>
          <w:tab w:val="left" w:pos="3402"/>
        </w:tabs>
        <w:ind w:firstLine="2392"/>
        <w:jc w:val="both"/>
        <w:rPr>
          <w:sz w:val="20"/>
          <w:szCs w:val="20"/>
          <w:lang w:val="es-MX" w:eastAsia="es-MX"/>
        </w:rPr>
      </w:pPr>
      <w:proofErr w:type="spellStart"/>
      <w:r w:rsidRPr="00355E5A">
        <w:rPr>
          <w:sz w:val="20"/>
          <w:szCs w:val="20"/>
          <w:lang w:val="es-MX" w:eastAsia="es-MX"/>
        </w:rPr>
        <w:t>ClaveServicio</w:t>
      </w:r>
      <w:proofErr w:type="spellEnd"/>
    </w:p>
    <w:p w:rsidR="00577AD3" w:rsidRPr="00355E5A" w:rsidRDefault="00577AD3" w:rsidP="00577AD3">
      <w:pPr>
        <w:pStyle w:val="Prrafodelista"/>
        <w:numPr>
          <w:ilvl w:val="5"/>
          <w:numId w:val="6"/>
        </w:numPr>
        <w:tabs>
          <w:tab w:val="left" w:pos="1843"/>
          <w:tab w:val="left" w:pos="3402"/>
        </w:tabs>
        <w:ind w:firstLine="2392"/>
        <w:jc w:val="both"/>
        <w:rPr>
          <w:sz w:val="20"/>
          <w:szCs w:val="20"/>
          <w:lang w:val="es-MX" w:eastAsia="es-MX"/>
        </w:rPr>
      </w:pPr>
      <w:proofErr w:type="spellStart"/>
      <w:r w:rsidRPr="00355E5A">
        <w:rPr>
          <w:sz w:val="20"/>
          <w:szCs w:val="20"/>
          <w:lang w:val="es-MX" w:eastAsia="es-MX"/>
        </w:rPr>
        <w:t>TipoServicio</w:t>
      </w:r>
      <w:proofErr w:type="spellEnd"/>
    </w:p>
    <w:p w:rsidR="003E1F86" w:rsidRPr="00355E5A" w:rsidRDefault="003E1F86" w:rsidP="00330382">
      <w:pPr>
        <w:pStyle w:val="Prrafodelista"/>
        <w:numPr>
          <w:ilvl w:val="5"/>
          <w:numId w:val="6"/>
        </w:numPr>
        <w:tabs>
          <w:tab w:val="left" w:pos="1843"/>
          <w:tab w:val="left" w:pos="3402"/>
        </w:tabs>
        <w:ind w:firstLine="2392"/>
        <w:jc w:val="both"/>
        <w:rPr>
          <w:sz w:val="20"/>
          <w:szCs w:val="20"/>
          <w:lang w:val="es-MX" w:eastAsia="es-MX"/>
        </w:rPr>
      </w:pPr>
      <w:r w:rsidRPr="00355E5A">
        <w:rPr>
          <w:sz w:val="20"/>
          <w:szCs w:val="20"/>
          <w:lang w:val="es-MX" w:eastAsia="es-MX"/>
        </w:rPr>
        <w:t>Prioridad</w:t>
      </w:r>
    </w:p>
    <w:p w:rsidR="00197AD7" w:rsidRPr="007673B8" w:rsidRDefault="00197AD7" w:rsidP="00330382">
      <w:pPr>
        <w:pStyle w:val="Prrafodelista"/>
        <w:numPr>
          <w:ilvl w:val="5"/>
          <w:numId w:val="6"/>
        </w:numPr>
        <w:tabs>
          <w:tab w:val="left" w:pos="1843"/>
          <w:tab w:val="left" w:pos="3402"/>
        </w:tabs>
        <w:ind w:firstLine="2392"/>
        <w:jc w:val="both"/>
        <w:rPr>
          <w:sz w:val="20"/>
          <w:szCs w:val="20"/>
          <w:lang w:val="es-MX" w:eastAsia="es-MX"/>
        </w:rPr>
      </w:pPr>
      <w:r w:rsidRPr="00355E5A">
        <w:rPr>
          <w:sz w:val="20"/>
          <w:szCs w:val="20"/>
          <w:lang w:val="es-MX" w:eastAsia="es-MX"/>
        </w:rPr>
        <w:t>E</w:t>
      </w:r>
      <w:r w:rsidRPr="007673B8">
        <w:rPr>
          <w:sz w:val="20"/>
          <w:szCs w:val="20"/>
          <w:lang w:val="es-MX" w:eastAsia="es-MX"/>
        </w:rPr>
        <w:t>stado</w:t>
      </w:r>
    </w:p>
    <w:p w:rsidR="00197AD7" w:rsidRPr="007673B8" w:rsidRDefault="00197AD7" w:rsidP="00330382">
      <w:pPr>
        <w:pStyle w:val="Prrafodelista"/>
        <w:numPr>
          <w:ilvl w:val="5"/>
          <w:numId w:val="6"/>
        </w:numPr>
        <w:tabs>
          <w:tab w:val="left" w:pos="1843"/>
          <w:tab w:val="left" w:pos="3402"/>
        </w:tabs>
        <w:ind w:firstLine="2392"/>
        <w:jc w:val="both"/>
        <w:rPr>
          <w:sz w:val="20"/>
          <w:szCs w:val="20"/>
          <w:lang w:val="es-MX" w:eastAsia="es-MX"/>
        </w:rPr>
      </w:pPr>
      <w:r w:rsidRPr="007673B8">
        <w:rPr>
          <w:sz w:val="20"/>
          <w:szCs w:val="20"/>
          <w:lang w:val="es-MX" w:eastAsia="es-MX"/>
        </w:rPr>
        <w:t>Motivo</w:t>
      </w:r>
    </w:p>
    <w:p w:rsidR="00197AD7" w:rsidRDefault="00197AD7" w:rsidP="00330382">
      <w:pPr>
        <w:pStyle w:val="Prrafodelista"/>
        <w:numPr>
          <w:ilvl w:val="5"/>
          <w:numId w:val="6"/>
        </w:numPr>
        <w:tabs>
          <w:tab w:val="left" w:pos="1843"/>
          <w:tab w:val="left" w:pos="3402"/>
        </w:tabs>
        <w:ind w:firstLine="2392"/>
        <w:jc w:val="both"/>
        <w:rPr>
          <w:sz w:val="20"/>
          <w:szCs w:val="20"/>
          <w:lang w:val="es-MX" w:eastAsia="es-MX"/>
        </w:rPr>
      </w:pPr>
      <w:proofErr w:type="spellStart"/>
      <w:r w:rsidRPr="007673B8">
        <w:rPr>
          <w:sz w:val="20"/>
          <w:szCs w:val="20"/>
          <w:lang w:val="es-MX" w:eastAsia="es-MX"/>
        </w:rPr>
        <w:t>Observacion</w:t>
      </w:r>
      <w:proofErr w:type="spellEnd"/>
    </w:p>
    <w:p w:rsidR="000D4604" w:rsidRPr="007673B8" w:rsidRDefault="000D4604" w:rsidP="00330382">
      <w:pPr>
        <w:pStyle w:val="Prrafodelista"/>
        <w:numPr>
          <w:ilvl w:val="5"/>
          <w:numId w:val="6"/>
        </w:numPr>
        <w:tabs>
          <w:tab w:val="left" w:pos="1843"/>
          <w:tab w:val="left" w:pos="3402"/>
        </w:tabs>
        <w:ind w:firstLine="2392"/>
        <w:jc w:val="both"/>
        <w:rPr>
          <w:sz w:val="20"/>
          <w:szCs w:val="20"/>
          <w:lang w:val="es-MX" w:eastAsia="es-MX"/>
        </w:rPr>
      </w:pPr>
      <w:proofErr w:type="spellStart"/>
      <w:r w:rsidRPr="00E1744C">
        <w:rPr>
          <w:sz w:val="20"/>
          <w:szCs w:val="20"/>
          <w:lang w:eastAsia="en-US"/>
        </w:rPr>
        <w:t>FechaHoraProgramada</w:t>
      </w:r>
      <w:proofErr w:type="spellEnd"/>
    </w:p>
    <w:p w:rsidR="00197AD7" w:rsidRDefault="00C12BE1" w:rsidP="00330382">
      <w:pPr>
        <w:pStyle w:val="Prrafodelista"/>
        <w:numPr>
          <w:ilvl w:val="4"/>
          <w:numId w:val="6"/>
        </w:numPr>
        <w:tabs>
          <w:tab w:val="left" w:pos="2410"/>
        </w:tabs>
        <w:ind w:firstLine="1402"/>
        <w:jc w:val="both"/>
        <w:rPr>
          <w:rStyle w:val="Hipervnculo"/>
          <w:rFonts w:cs="Arial"/>
          <w:color w:val="auto"/>
          <w:sz w:val="20"/>
          <w:szCs w:val="20"/>
          <w:u w:val="none"/>
        </w:rPr>
      </w:pPr>
      <w:r>
        <w:rPr>
          <w:rStyle w:val="Hipervnculo"/>
          <w:rFonts w:cs="Arial"/>
          <w:color w:val="auto"/>
          <w:sz w:val="20"/>
          <w:szCs w:val="20"/>
          <w:u w:val="none"/>
        </w:rPr>
        <w:t xml:space="preserve">Si </w:t>
      </w:r>
      <w:r w:rsidR="00F03CFF">
        <w:rPr>
          <w:rStyle w:val="Hipervnculo"/>
          <w:rFonts w:cs="Arial"/>
          <w:color w:val="auto"/>
          <w:sz w:val="20"/>
          <w:szCs w:val="20"/>
          <w:u w:val="none"/>
        </w:rPr>
        <w:t>&lt;</w:t>
      </w:r>
      <w:r>
        <w:rPr>
          <w:rStyle w:val="Hipervnculo"/>
          <w:rFonts w:cs="Arial"/>
          <w:color w:val="auto"/>
          <w:sz w:val="20"/>
          <w:szCs w:val="20"/>
          <w:u w:val="none"/>
        </w:rPr>
        <w:t>se tiene habilitado el envío parcial del consumo de materiales&gt;</w:t>
      </w:r>
    </w:p>
    <w:p w:rsidR="00C12BE1" w:rsidRDefault="00C12BE1" w:rsidP="00330382">
      <w:pPr>
        <w:pStyle w:val="Prrafodelista"/>
        <w:numPr>
          <w:ilvl w:val="5"/>
          <w:numId w:val="6"/>
        </w:numPr>
        <w:tabs>
          <w:tab w:val="left" w:pos="1843"/>
        </w:tabs>
        <w:ind w:left="4962" w:hanging="1418"/>
        <w:jc w:val="both"/>
        <w:rPr>
          <w:rStyle w:val="Hipervnculo"/>
          <w:rFonts w:cs="Arial"/>
          <w:color w:val="auto"/>
          <w:sz w:val="20"/>
          <w:szCs w:val="20"/>
          <w:u w:val="none"/>
        </w:rPr>
      </w:pPr>
      <w:proofErr w:type="spellStart"/>
      <w:r>
        <w:rPr>
          <w:rStyle w:val="Hipervnculo"/>
          <w:rFonts w:cs="Arial"/>
          <w:color w:val="auto"/>
          <w:sz w:val="20"/>
          <w:szCs w:val="20"/>
          <w:u w:val="none"/>
        </w:rPr>
        <w:t>ConsumoTrabajo</w:t>
      </w:r>
      <w:proofErr w:type="spellEnd"/>
      <w:r w:rsidR="00F03CFF">
        <w:rPr>
          <w:rStyle w:val="Hipervnculo"/>
          <w:rFonts w:cs="Arial"/>
          <w:color w:val="auto"/>
          <w:sz w:val="20"/>
          <w:szCs w:val="20"/>
          <w:u w:val="none"/>
        </w:rPr>
        <w:t xml:space="preserve"> de acuerdo con la regla de negocio </w:t>
      </w:r>
      <w:r w:rsidR="00330382">
        <w:rPr>
          <w:rStyle w:val="Hipervnculo"/>
          <w:rFonts w:cs="Arial"/>
          <w:color w:val="auto"/>
          <w:sz w:val="20"/>
          <w:szCs w:val="20"/>
          <w:u w:val="none"/>
        </w:rPr>
        <w:t xml:space="preserve">   </w:t>
      </w:r>
      <w:hyperlink r:id="rId23" w:anchor="RN113" w:history="1">
        <w:r w:rsidR="00F03CFF" w:rsidRPr="00EE095C">
          <w:rPr>
            <w:rStyle w:val="Hipervnculo"/>
            <w:b/>
            <w:sz w:val="20"/>
            <w:szCs w:val="20"/>
          </w:rPr>
          <w:t xml:space="preserve">RN113 </w:t>
        </w:r>
        <w:r w:rsidR="00456FE5">
          <w:rPr>
            <w:rStyle w:val="Hipervnculo"/>
            <w:b/>
            <w:sz w:val="20"/>
            <w:szCs w:val="20"/>
          </w:rPr>
          <w:t xml:space="preserve"> </w:t>
        </w:r>
        <w:r w:rsidR="00F03CFF" w:rsidRPr="00EE095C">
          <w:rPr>
            <w:rStyle w:val="Hipervnculo"/>
            <w:b/>
            <w:sz w:val="20"/>
            <w:szCs w:val="20"/>
          </w:rPr>
          <w:t>Sincronización del Consumo de Materiales en el Servidor</w:t>
        </w:r>
      </w:hyperlink>
    </w:p>
    <w:p w:rsidR="00C12BE1" w:rsidRDefault="00C12BE1" w:rsidP="00330382">
      <w:pPr>
        <w:pStyle w:val="Prrafodelista"/>
        <w:numPr>
          <w:ilvl w:val="6"/>
          <w:numId w:val="6"/>
        </w:numPr>
        <w:tabs>
          <w:tab w:val="left" w:pos="4536"/>
        </w:tabs>
        <w:ind w:firstLine="3666"/>
        <w:jc w:val="both"/>
        <w:rPr>
          <w:rStyle w:val="Hipervnculo"/>
          <w:rFonts w:cs="Arial"/>
          <w:color w:val="auto"/>
          <w:sz w:val="20"/>
          <w:szCs w:val="20"/>
          <w:u w:val="none"/>
        </w:rPr>
      </w:pPr>
      <w:proofErr w:type="spellStart"/>
      <w:r>
        <w:rPr>
          <w:rStyle w:val="Hipervnculo"/>
          <w:rFonts w:cs="Arial"/>
          <w:color w:val="auto"/>
          <w:sz w:val="20"/>
          <w:szCs w:val="20"/>
          <w:u w:val="none"/>
        </w:rPr>
        <w:t>FolioOrden</w:t>
      </w:r>
      <w:proofErr w:type="spellEnd"/>
    </w:p>
    <w:p w:rsidR="00C12BE1" w:rsidRDefault="00C12BE1" w:rsidP="00330382">
      <w:pPr>
        <w:pStyle w:val="Prrafodelista"/>
        <w:numPr>
          <w:ilvl w:val="6"/>
          <w:numId w:val="6"/>
        </w:numPr>
        <w:tabs>
          <w:tab w:val="left" w:pos="4536"/>
        </w:tabs>
        <w:ind w:firstLine="3666"/>
        <w:jc w:val="both"/>
        <w:rPr>
          <w:rStyle w:val="Hipervnculo"/>
          <w:rFonts w:cs="Arial"/>
          <w:color w:val="auto"/>
          <w:sz w:val="20"/>
          <w:szCs w:val="20"/>
          <w:u w:val="none"/>
        </w:rPr>
      </w:pPr>
      <w:proofErr w:type="spellStart"/>
      <w:r>
        <w:rPr>
          <w:rStyle w:val="Hipervnculo"/>
          <w:rFonts w:cs="Arial"/>
          <w:color w:val="auto"/>
          <w:sz w:val="20"/>
          <w:szCs w:val="20"/>
          <w:u w:val="none"/>
        </w:rPr>
        <w:t>ClaveMaterial</w:t>
      </w:r>
      <w:proofErr w:type="spellEnd"/>
    </w:p>
    <w:p w:rsidR="00C12BE1" w:rsidRDefault="00C12BE1" w:rsidP="00330382">
      <w:pPr>
        <w:pStyle w:val="Prrafodelista"/>
        <w:numPr>
          <w:ilvl w:val="6"/>
          <w:numId w:val="6"/>
        </w:numPr>
        <w:tabs>
          <w:tab w:val="left" w:pos="4536"/>
        </w:tabs>
        <w:ind w:firstLine="3666"/>
        <w:jc w:val="both"/>
        <w:rPr>
          <w:rStyle w:val="Hipervnculo"/>
          <w:rFonts w:cs="Arial"/>
          <w:color w:val="auto"/>
          <w:sz w:val="20"/>
          <w:szCs w:val="20"/>
          <w:u w:val="none"/>
        </w:rPr>
      </w:pPr>
      <w:proofErr w:type="spellStart"/>
      <w:r>
        <w:rPr>
          <w:rStyle w:val="Hipervnculo"/>
          <w:rFonts w:cs="Arial"/>
          <w:color w:val="auto"/>
          <w:sz w:val="20"/>
          <w:szCs w:val="20"/>
          <w:u w:val="none"/>
        </w:rPr>
        <w:t>CantidadUtilizada</w:t>
      </w:r>
      <w:proofErr w:type="spellEnd"/>
    </w:p>
    <w:p w:rsidR="00C12BE1" w:rsidRDefault="00C12BE1" w:rsidP="00330382">
      <w:pPr>
        <w:pStyle w:val="Prrafodelista"/>
        <w:numPr>
          <w:ilvl w:val="6"/>
          <w:numId w:val="6"/>
        </w:numPr>
        <w:tabs>
          <w:tab w:val="left" w:pos="4536"/>
        </w:tabs>
        <w:ind w:firstLine="3666"/>
        <w:jc w:val="both"/>
        <w:rPr>
          <w:rStyle w:val="Hipervnculo"/>
          <w:rFonts w:cs="Arial"/>
          <w:color w:val="auto"/>
          <w:sz w:val="20"/>
          <w:szCs w:val="20"/>
          <w:u w:val="none"/>
        </w:rPr>
      </w:pPr>
      <w:r>
        <w:rPr>
          <w:rStyle w:val="Hipervnculo"/>
          <w:rFonts w:cs="Arial"/>
          <w:color w:val="auto"/>
          <w:sz w:val="20"/>
          <w:szCs w:val="20"/>
          <w:u w:val="none"/>
        </w:rPr>
        <w:t>Motivo</w:t>
      </w:r>
    </w:p>
    <w:p w:rsidR="00F03CFF" w:rsidRDefault="00F03CFF" w:rsidP="00330382">
      <w:pPr>
        <w:pStyle w:val="Prrafodelista"/>
        <w:numPr>
          <w:ilvl w:val="5"/>
          <w:numId w:val="6"/>
        </w:numPr>
        <w:tabs>
          <w:tab w:val="left" w:pos="1843"/>
        </w:tabs>
        <w:ind w:left="4962" w:hanging="1418"/>
        <w:jc w:val="both"/>
        <w:rPr>
          <w:rStyle w:val="Hipervnculo"/>
          <w:rFonts w:cs="Arial"/>
          <w:color w:val="auto"/>
          <w:sz w:val="20"/>
          <w:szCs w:val="20"/>
          <w:u w:val="none"/>
        </w:rPr>
      </w:pPr>
      <w:proofErr w:type="spellStart"/>
      <w:r>
        <w:rPr>
          <w:rStyle w:val="Hipervnculo"/>
          <w:rFonts w:cs="Arial"/>
          <w:color w:val="auto"/>
          <w:sz w:val="20"/>
          <w:szCs w:val="20"/>
          <w:u w:val="none"/>
        </w:rPr>
        <w:t>ConsumoCableTrabajo</w:t>
      </w:r>
      <w:proofErr w:type="spellEnd"/>
      <w:r w:rsidR="00D96688">
        <w:rPr>
          <w:rStyle w:val="Hipervnculo"/>
          <w:rFonts w:cs="Arial"/>
          <w:color w:val="auto"/>
          <w:sz w:val="20"/>
          <w:szCs w:val="20"/>
          <w:u w:val="none"/>
        </w:rPr>
        <w:t xml:space="preserve"> de acuerdo con la regla de negocio </w:t>
      </w:r>
      <w:hyperlink r:id="rId24" w:anchor="RN114" w:history="1">
        <w:r w:rsidR="00D96688" w:rsidRPr="00EE095C">
          <w:rPr>
            <w:rStyle w:val="Hipervnculo"/>
            <w:b/>
            <w:sz w:val="20"/>
            <w:szCs w:val="20"/>
          </w:rPr>
          <w:t>RN114 Sincronización del Consumo de Cable en el Servidor</w:t>
        </w:r>
      </w:hyperlink>
    </w:p>
    <w:p w:rsidR="00F03CFF" w:rsidRDefault="00F03CFF" w:rsidP="00330382">
      <w:pPr>
        <w:pStyle w:val="Prrafodelista"/>
        <w:numPr>
          <w:ilvl w:val="6"/>
          <w:numId w:val="6"/>
        </w:numPr>
        <w:tabs>
          <w:tab w:val="left" w:pos="4536"/>
        </w:tabs>
        <w:ind w:firstLine="3666"/>
        <w:jc w:val="both"/>
        <w:rPr>
          <w:rStyle w:val="Hipervnculo"/>
          <w:rFonts w:cs="Arial"/>
          <w:color w:val="auto"/>
          <w:sz w:val="20"/>
          <w:szCs w:val="20"/>
          <w:u w:val="none"/>
        </w:rPr>
      </w:pPr>
      <w:proofErr w:type="spellStart"/>
      <w:r>
        <w:rPr>
          <w:rStyle w:val="Hipervnculo"/>
          <w:rFonts w:cs="Arial"/>
          <w:color w:val="auto"/>
          <w:sz w:val="20"/>
          <w:szCs w:val="20"/>
          <w:u w:val="none"/>
        </w:rPr>
        <w:t>FolioOrden</w:t>
      </w:r>
      <w:proofErr w:type="spellEnd"/>
    </w:p>
    <w:p w:rsidR="00F03CFF" w:rsidRDefault="00F03CFF" w:rsidP="00330382">
      <w:pPr>
        <w:pStyle w:val="Prrafodelista"/>
        <w:numPr>
          <w:ilvl w:val="6"/>
          <w:numId w:val="6"/>
        </w:numPr>
        <w:tabs>
          <w:tab w:val="left" w:pos="4536"/>
        </w:tabs>
        <w:ind w:firstLine="3666"/>
        <w:jc w:val="both"/>
        <w:rPr>
          <w:rStyle w:val="Hipervnculo"/>
          <w:rFonts w:cs="Arial"/>
          <w:color w:val="auto"/>
          <w:sz w:val="20"/>
          <w:szCs w:val="20"/>
          <w:u w:val="none"/>
        </w:rPr>
      </w:pPr>
      <w:proofErr w:type="spellStart"/>
      <w:r>
        <w:rPr>
          <w:rStyle w:val="Hipervnculo"/>
          <w:rFonts w:cs="Arial"/>
          <w:color w:val="auto"/>
          <w:sz w:val="20"/>
          <w:szCs w:val="20"/>
          <w:u w:val="none"/>
        </w:rPr>
        <w:t>ClaveMaterial</w:t>
      </w:r>
      <w:proofErr w:type="spellEnd"/>
    </w:p>
    <w:p w:rsidR="00F03CFF" w:rsidRDefault="00F03CFF" w:rsidP="00330382">
      <w:pPr>
        <w:pStyle w:val="Prrafodelista"/>
        <w:numPr>
          <w:ilvl w:val="6"/>
          <w:numId w:val="6"/>
        </w:numPr>
        <w:tabs>
          <w:tab w:val="left" w:pos="4536"/>
        </w:tabs>
        <w:ind w:firstLine="3666"/>
        <w:jc w:val="both"/>
        <w:rPr>
          <w:rStyle w:val="Hipervnculo"/>
          <w:rFonts w:cs="Arial"/>
          <w:color w:val="auto"/>
          <w:sz w:val="20"/>
          <w:szCs w:val="20"/>
          <w:u w:val="none"/>
        </w:rPr>
      </w:pPr>
      <w:proofErr w:type="spellStart"/>
      <w:r>
        <w:rPr>
          <w:rStyle w:val="Hipervnculo"/>
          <w:rFonts w:cs="Arial"/>
          <w:color w:val="auto"/>
          <w:sz w:val="20"/>
          <w:szCs w:val="20"/>
          <w:u w:val="none"/>
        </w:rPr>
        <w:t>SerieCarreteInicio</w:t>
      </w:r>
      <w:proofErr w:type="spellEnd"/>
    </w:p>
    <w:p w:rsidR="00F03CFF" w:rsidRDefault="00F03CFF" w:rsidP="00330382">
      <w:pPr>
        <w:pStyle w:val="Prrafodelista"/>
        <w:numPr>
          <w:ilvl w:val="6"/>
          <w:numId w:val="6"/>
        </w:numPr>
        <w:tabs>
          <w:tab w:val="left" w:pos="4536"/>
        </w:tabs>
        <w:ind w:firstLine="3666"/>
        <w:jc w:val="both"/>
        <w:rPr>
          <w:rStyle w:val="Hipervnculo"/>
          <w:rFonts w:cs="Arial"/>
          <w:color w:val="auto"/>
          <w:sz w:val="20"/>
          <w:szCs w:val="20"/>
          <w:u w:val="none"/>
        </w:rPr>
      </w:pPr>
      <w:proofErr w:type="spellStart"/>
      <w:r>
        <w:rPr>
          <w:rStyle w:val="Hipervnculo"/>
          <w:rFonts w:cs="Arial"/>
          <w:color w:val="auto"/>
          <w:sz w:val="20"/>
          <w:szCs w:val="20"/>
          <w:u w:val="none"/>
        </w:rPr>
        <w:t>SerieCarreteFin</w:t>
      </w:r>
      <w:proofErr w:type="spellEnd"/>
    </w:p>
    <w:p w:rsidR="00F03CFF" w:rsidRDefault="00F03CFF" w:rsidP="00330382">
      <w:pPr>
        <w:pStyle w:val="Prrafodelista"/>
        <w:numPr>
          <w:ilvl w:val="6"/>
          <w:numId w:val="6"/>
        </w:numPr>
        <w:tabs>
          <w:tab w:val="left" w:pos="4536"/>
        </w:tabs>
        <w:ind w:firstLine="3666"/>
        <w:jc w:val="both"/>
        <w:rPr>
          <w:rStyle w:val="Hipervnculo"/>
          <w:rFonts w:cs="Arial"/>
          <w:color w:val="auto"/>
          <w:sz w:val="20"/>
          <w:szCs w:val="20"/>
          <w:u w:val="none"/>
        </w:rPr>
      </w:pPr>
      <w:proofErr w:type="spellStart"/>
      <w:r>
        <w:rPr>
          <w:rStyle w:val="Hipervnculo"/>
          <w:rFonts w:cs="Arial"/>
          <w:color w:val="auto"/>
          <w:sz w:val="20"/>
          <w:szCs w:val="20"/>
          <w:u w:val="none"/>
        </w:rPr>
        <w:t>SerieInicio</w:t>
      </w:r>
      <w:proofErr w:type="spellEnd"/>
    </w:p>
    <w:p w:rsidR="00F03CFF" w:rsidRDefault="00F03CFF" w:rsidP="00330382">
      <w:pPr>
        <w:pStyle w:val="Prrafodelista"/>
        <w:numPr>
          <w:ilvl w:val="6"/>
          <w:numId w:val="6"/>
        </w:numPr>
        <w:tabs>
          <w:tab w:val="left" w:pos="4536"/>
        </w:tabs>
        <w:ind w:firstLine="3666"/>
        <w:jc w:val="both"/>
        <w:rPr>
          <w:rStyle w:val="Hipervnculo"/>
          <w:rFonts w:cs="Arial"/>
          <w:color w:val="auto"/>
          <w:sz w:val="20"/>
          <w:szCs w:val="20"/>
          <w:u w:val="none"/>
        </w:rPr>
      </w:pPr>
      <w:proofErr w:type="spellStart"/>
      <w:r>
        <w:rPr>
          <w:rStyle w:val="Hipervnculo"/>
          <w:rFonts w:cs="Arial"/>
          <w:color w:val="auto"/>
          <w:sz w:val="20"/>
          <w:szCs w:val="20"/>
          <w:u w:val="none"/>
        </w:rPr>
        <w:t>SerieFin</w:t>
      </w:r>
      <w:proofErr w:type="spellEnd"/>
    </w:p>
    <w:p w:rsidR="00F03CFF" w:rsidRDefault="00F03CFF" w:rsidP="00330382">
      <w:pPr>
        <w:pStyle w:val="Prrafodelista"/>
        <w:numPr>
          <w:ilvl w:val="6"/>
          <w:numId w:val="6"/>
        </w:numPr>
        <w:tabs>
          <w:tab w:val="left" w:pos="4536"/>
        </w:tabs>
        <w:ind w:firstLine="3666"/>
        <w:jc w:val="both"/>
        <w:rPr>
          <w:rStyle w:val="Hipervnculo"/>
          <w:rFonts w:cs="Arial"/>
          <w:color w:val="auto"/>
          <w:sz w:val="20"/>
          <w:szCs w:val="20"/>
          <w:u w:val="none"/>
        </w:rPr>
      </w:pPr>
      <w:proofErr w:type="spellStart"/>
      <w:r>
        <w:rPr>
          <w:rStyle w:val="Hipervnculo"/>
          <w:rFonts w:cs="Arial"/>
          <w:color w:val="auto"/>
          <w:sz w:val="20"/>
          <w:szCs w:val="20"/>
          <w:u w:val="none"/>
        </w:rPr>
        <w:t>CantidadUtilizada</w:t>
      </w:r>
      <w:proofErr w:type="spellEnd"/>
    </w:p>
    <w:p w:rsidR="00F03CFF" w:rsidRDefault="00F03CFF" w:rsidP="00330382">
      <w:pPr>
        <w:pStyle w:val="Prrafodelista"/>
        <w:numPr>
          <w:ilvl w:val="6"/>
          <w:numId w:val="6"/>
        </w:numPr>
        <w:tabs>
          <w:tab w:val="left" w:pos="4536"/>
        </w:tabs>
        <w:ind w:firstLine="3666"/>
        <w:jc w:val="both"/>
        <w:rPr>
          <w:rStyle w:val="Hipervnculo"/>
          <w:rFonts w:cs="Arial"/>
          <w:color w:val="auto"/>
          <w:sz w:val="20"/>
          <w:szCs w:val="20"/>
          <w:u w:val="none"/>
        </w:rPr>
      </w:pPr>
      <w:r>
        <w:rPr>
          <w:rStyle w:val="Hipervnculo"/>
          <w:rFonts w:cs="Arial"/>
          <w:color w:val="auto"/>
          <w:sz w:val="20"/>
          <w:szCs w:val="20"/>
          <w:u w:val="none"/>
        </w:rPr>
        <w:t>Motivo</w:t>
      </w:r>
    </w:p>
    <w:p w:rsidR="00F03CFF" w:rsidRDefault="00F03CFF" w:rsidP="00330382">
      <w:pPr>
        <w:pStyle w:val="Prrafodelista"/>
        <w:numPr>
          <w:ilvl w:val="6"/>
          <w:numId w:val="6"/>
        </w:numPr>
        <w:tabs>
          <w:tab w:val="left" w:pos="4536"/>
        </w:tabs>
        <w:ind w:firstLine="3666"/>
        <w:jc w:val="both"/>
        <w:rPr>
          <w:rStyle w:val="Hipervnculo"/>
          <w:rFonts w:cs="Arial"/>
          <w:color w:val="auto"/>
          <w:sz w:val="20"/>
          <w:szCs w:val="20"/>
          <w:u w:val="none"/>
        </w:rPr>
      </w:pPr>
      <w:proofErr w:type="spellStart"/>
      <w:r>
        <w:rPr>
          <w:rStyle w:val="Hipervnculo"/>
          <w:rFonts w:cs="Arial"/>
          <w:color w:val="auto"/>
          <w:sz w:val="20"/>
          <w:szCs w:val="20"/>
          <w:u w:val="none"/>
        </w:rPr>
        <w:t>IdImagenIni</w:t>
      </w:r>
      <w:proofErr w:type="spellEnd"/>
    </w:p>
    <w:p w:rsidR="00F03CFF" w:rsidRDefault="00F03CFF" w:rsidP="00330382">
      <w:pPr>
        <w:pStyle w:val="Prrafodelista"/>
        <w:numPr>
          <w:ilvl w:val="6"/>
          <w:numId w:val="6"/>
        </w:numPr>
        <w:tabs>
          <w:tab w:val="left" w:pos="4536"/>
        </w:tabs>
        <w:ind w:firstLine="3666"/>
        <w:jc w:val="both"/>
        <w:rPr>
          <w:rStyle w:val="Hipervnculo"/>
          <w:rFonts w:cs="Arial"/>
          <w:color w:val="auto"/>
          <w:sz w:val="20"/>
          <w:szCs w:val="20"/>
          <w:u w:val="none"/>
        </w:rPr>
      </w:pPr>
      <w:proofErr w:type="spellStart"/>
      <w:r>
        <w:rPr>
          <w:rStyle w:val="Hipervnculo"/>
          <w:rFonts w:cs="Arial"/>
          <w:color w:val="auto"/>
          <w:sz w:val="20"/>
          <w:szCs w:val="20"/>
          <w:u w:val="none"/>
        </w:rPr>
        <w:t>IdImagenFin</w:t>
      </w:r>
      <w:proofErr w:type="spellEnd"/>
    </w:p>
    <w:p w:rsidR="00D947BF" w:rsidRPr="00D947BF" w:rsidRDefault="00D947BF" w:rsidP="00A116A0">
      <w:pPr>
        <w:pStyle w:val="Prrafodelista"/>
        <w:numPr>
          <w:ilvl w:val="2"/>
          <w:numId w:val="6"/>
        </w:numPr>
        <w:tabs>
          <w:tab w:val="left" w:pos="851"/>
          <w:tab w:val="left" w:pos="1560"/>
        </w:tabs>
        <w:ind w:left="1560" w:hanging="709"/>
        <w:rPr>
          <w:rStyle w:val="Hipervnculo"/>
          <w:b/>
          <w:sz w:val="20"/>
          <w:szCs w:val="20"/>
        </w:rPr>
      </w:pPr>
      <w:r>
        <w:rPr>
          <w:rStyle w:val="Hipervnculo"/>
          <w:rFonts w:cs="Arial"/>
          <w:color w:val="auto"/>
          <w:sz w:val="20"/>
          <w:szCs w:val="20"/>
          <w:u w:val="none"/>
        </w:rPr>
        <w:t>El sistema actualiza la agenda precargada</w:t>
      </w:r>
    </w:p>
    <w:p w:rsidR="006275F0" w:rsidRPr="006275F0" w:rsidRDefault="006275F0" w:rsidP="00D947BF">
      <w:pPr>
        <w:pStyle w:val="Prrafodelista"/>
        <w:numPr>
          <w:ilvl w:val="3"/>
          <w:numId w:val="6"/>
        </w:numPr>
        <w:tabs>
          <w:tab w:val="left" w:pos="2410"/>
        </w:tabs>
        <w:ind w:left="2410" w:hanging="850"/>
        <w:jc w:val="both"/>
        <w:rPr>
          <w:rStyle w:val="Hipervnculo"/>
          <w:b/>
          <w:sz w:val="20"/>
          <w:szCs w:val="20"/>
        </w:rPr>
      </w:pPr>
      <w:r>
        <w:rPr>
          <w:rStyle w:val="Hipervnculo"/>
          <w:rFonts w:cs="Arial"/>
          <w:color w:val="auto"/>
          <w:sz w:val="20"/>
          <w:szCs w:val="20"/>
          <w:u w:val="none"/>
        </w:rPr>
        <w:t xml:space="preserve">Si &lt;la actividad </w:t>
      </w:r>
      <w:r w:rsidR="00B063F0">
        <w:rPr>
          <w:rStyle w:val="Hipervnculo"/>
          <w:rFonts w:cs="Arial"/>
          <w:color w:val="auto"/>
          <w:sz w:val="20"/>
          <w:szCs w:val="20"/>
          <w:u w:val="none"/>
        </w:rPr>
        <w:t xml:space="preserve">anterior realizada por el </w:t>
      </w:r>
      <w:r w:rsidR="0095569C">
        <w:rPr>
          <w:rStyle w:val="Hipervnculo"/>
          <w:rFonts w:cs="Arial"/>
          <w:color w:val="auto"/>
          <w:sz w:val="20"/>
          <w:szCs w:val="20"/>
          <w:u w:val="none"/>
        </w:rPr>
        <w:t xml:space="preserve">actor </w:t>
      </w:r>
      <w:r w:rsidR="00B063F0">
        <w:rPr>
          <w:rStyle w:val="Hipervnculo"/>
          <w:rFonts w:cs="Arial"/>
          <w:color w:val="auto"/>
          <w:sz w:val="20"/>
          <w:szCs w:val="20"/>
          <w:u w:val="none"/>
        </w:rPr>
        <w:t xml:space="preserve"> fue </w:t>
      </w:r>
      <w:r>
        <w:rPr>
          <w:rStyle w:val="Hipervnculo"/>
          <w:rFonts w:cs="Arial"/>
          <w:color w:val="auto"/>
          <w:sz w:val="20"/>
          <w:szCs w:val="20"/>
          <w:u w:val="none"/>
        </w:rPr>
        <w:t>Iniciar Jornada (Salida de Base)&gt;</w:t>
      </w:r>
    </w:p>
    <w:p w:rsidR="007673B8" w:rsidRPr="009D5877" w:rsidRDefault="007673B8" w:rsidP="00D947BF">
      <w:pPr>
        <w:pStyle w:val="Prrafodelista"/>
        <w:numPr>
          <w:ilvl w:val="4"/>
          <w:numId w:val="6"/>
        </w:numPr>
        <w:tabs>
          <w:tab w:val="left" w:pos="2410"/>
        </w:tabs>
        <w:ind w:left="3544" w:hanging="1134"/>
        <w:jc w:val="both"/>
        <w:rPr>
          <w:rStyle w:val="Hipervnculo"/>
          <w:b/>
          <w:sz w:val="20"/>
          <w:szCs w:val="20"/>
        </w:rPr>
      </w:pPr>
      <w:r>
        <w:rPr>
          <w:rStyle w:val="Hipervnculo"/>
          <w:rFonts w:cs="Arial"/>
          <w:color w:val="auto"/>
          <w:sz w:val="20"/>
          <w:szCs w:val="20"/>
          <w:u w:val="none"/>
        </w:rPr>
        <w:t xml:space="preserve">El sistema obtiene y actualiza información de acuerdo con la regla de negocio </w:t>
      </w:r>
      <w:hyperlink r:id="rId25" w:anchor="RN67" w:history="1">
        <w:r w:rsidRPr="00321519">
          <w:rPr>
            <w:rStyle w:val="Hipervnculo"/>
            <w:rFonts w:cs="Arial"/>
            <w:b/>
            <w:sz w:val="20"/>
            <w:szCs w:val="20"/>
          </w:rPr>
          <w:t xml:space="preserve">RN67 </w:t>
        </w:r>
        <w:r w:rsidR="00A116A0">
          <w:rPr>
            <w:rStyle w:val="Hipervnculo"/>
            <w:rFonts w:cs="Arial"/>
            <w:b/>
            <w:sz w:val="20"/>
            <w:szCs w:val="20"/>
          </w:rPr>
          <w:t xml:space="preserve"> </w:t>
        </w:r>
        <w:r w:rsidRPr="00321519">
          <w:rPr>
            <w:rStyle w:val="Hipervnculo"/>
            <w:rFonts w:cs="Arial"/>
            <w:b/>
            <w:sz w:val="20"/>
            <w:szCs w:val="20"/>
          </w:rPr>
          <w:t>Sincronización de las Órdenes de Trabajo Confirmada</w:t>
        </w:r>
        <w:r>
          <w:rPr>
            <w:rStyle w:val="Hipervnculo"/>
            <w:rFonts w:cs="Arial"/>
            <w:b/>
            <w:sz w:val="20"/>
            <w:szCs w:val="20"/>
          </w:rPr>
          <w:t>s para la Agenda en el Móvil</w:t>
        </w:r>
      </w:hyperlink>
    </w:p>
    <w:p w:rsidR="007673B8" w:rsidRDefault="007673B8" w:rsidP="00D947BF">
      <w:pPr>
        <w:pStyle w:val="Prrafodelista"/>
        <w:numPr>
          <w:ilvl w:val="5"/>
          <w:numId w:val="6"/>
        </w:numPr>
        <w:tabs>
          <w:tab w:val="left" w:pos="1560"/>
          <w:tab w:val="left" w:pos="2268"/>
        </w:tabs>
        <w:ind w:firstLine="2392"/>
        <w:jc w:val="both"/>
        <w:rPr>
          <w:rStyle w:val="Hipervnculo"/>
          <w:rFonts w:cs="Arial"/>
          <w:color w:val="auto"/>
          <w:sz w:val="20"/>
          <w:szCs w:val="20"/>
          <w:u w:val="none"/>
        </w:rPr>
      </w:pPr>
      <w:r w:rsidRPr="00B87E05">
        <w:rPr>
          <w:rStyle w:val="Hipervnculo"/>
          <w:rFonts w:cs="Arial"/>
          <w:color w:val="auto"/>
          <w:sz w:val="20"/>
          <w:szCs w:val="20"/>
          <w:u w:val="none"/>
        </w:rPr>
        <w:t>OrdenTrabajo</w:t>
      </w:r>
    </w:p>
    <w:p w:rsidR="007673B8" w:rsidRPr="001A7B87" w:rsidRDefault="007673B8" w:rsidP="00D947BF">
      <w:pPr>
        <w:pStyle w:val="Prrafodelista"/>
        <w:numPr>
          <w:ilvl w:val="4"/>
          <w:numId w:val="6"/>
        </w:numPr>
        <w:tabs>
          <w:tab w:val="left" w:pos="2410"/>
        </w:tabs>
        <w:ind w:left="3544" w:hanging="1134"/>
        <w:jc w:val="both"/>
        <w:rPr>
          <w:rStyle w:val="Hipervnculo"/>
          <w:rFonts w:cs="Arial"/>
          <w:color w:val="auto"/>
          <w:sz w:val="20"/>
          <w:szCs w:val="20"/>
          <w:u w:val="none"/>
        </w:rPr>
      </w:pPr>
      <w:r>
        <w:rPr>
          <w:rStyle w:val="Hipervnculo"/>
          <w:rFonts w:cs="Arial"/>
          <w:color w:val="auto"/>
          <w:sz w:val="20"/>
          <w:szCs w:val="20"/>
          <w:u w:val="none"/>
        </w:rPr>
        <w:t xml:space="preserve">El sistema obtiene y actualiza información de acuerdo con la regla de negocio </w:t>
      </w:r>
      <w:hyperlink r:id="rId26" w:anchor="RN68" w:history="1">
        <w:r w:rsidRPr="00321519">
          <w:rPr>
            <w:rStyle w:val="Hipervnculo"/>
            <w:rFonts w:cs="Arial"/>
            <w:b/>
            <w:sz w:val="20"/>
            <w:szCs w:val="20"/>
          </w:rPr>
          <w:t xml:space="preserve">RN68 </w:t>
        </w:r>
        <w:r w:rsidR="00427CD6">
          <w:rPr>
            <w:rStyle w:val="Hipervnculo"/>
            <w:rFonts w:cs="Arial"/>
            <w:b/>
            <w:sz w:val="20"/>
            <w:szCs w:val="20"/>
          </w:rPr>
          <w:t xml:space="preserve"> </w:t>
        </w:r>
        <w:r w:rsidRPr="00321519">
          <w:rPr>
            <w:rStyle w:val="Hipervnculo"/>
            <w:rFonts w:cs="Arial"/>
            <w:b/>
            <w:sz w:val="20"/>
            <w:szCs w:val="20"/>
          </w:rPr>
          <w:t>Sincronización de Suscriptor</w:t>
        </w:r>
        <w:r>
          <w:rPr>
            <w:rStyle w:val="Hipervnculo"/>
            <w:rFonts w:cs="Arial"/>
            <w:b/>
            <w:sz w:val="20"/>
            <w:szCs w:val="20"/>
          </w:rPr>
          <w:t xml:space="preserve"> para Consultar Suscriptor en el Móvil</w:t>
        </w:r>
      </w:hyperlink>
      <w:r>
        <w:rPr>
          <w:rStyle w:val="Hipervnculo"/>
          <w:rFonts w:cs="Arial"/>
          <w:color w:val="auto"/>
          <w:sz w:val="20"/>
          <w:szCs w:val="20"/>
          <w:u w:val="none"/>
        </w:rPr>
        <w:t xml:space="preserve"> </w:t>
      </w:r>
    </w:p>
    <w:p w:rsidR="007673B8" w:rsidRDefault="007673B8" w:rsidP="00D947BF">
      <w:pPr>
        <w:pStyle w:val="Prrafodelista"/>
        <w:numPr>
          <w:ilvl w:val="5"/>
          <w:numId w:val="6"/>
        </w:numPr>
        <w:tabs>
          <w:tab w:val="left" w:pos="1560"/>
          <w:tab w:val="left" w:pos="2268"/>
        </w:tabs>
        <w:ind w:firstLine="2392"/>
        <w:jc w:val="both"/>
        <w:rPr>
          <w:rStyle w:val="Hipervnculo"/>
          <w:rFonts w:cs="Arial"/>
          <w:color w:val="auto"/>
          <w:sz w:val="20"/>
          <w:szCs w:val="20"/>
          <w:u w:val="none"/>
        </w:rPr>
      </w:pPr>
      <w:r w:rsidRPr="00B87E05">
        <w:rPr>
          <w:rStyle w:val="Hipervnculo"/>
          <w:rFonts w:cs="Arial"/>
          <w:color w:val="auto"/>
          <w:sz w:val="20"/>
          <w:szCs w:val="20"/>
          <w:u w:val="none"/>
        </w:rPr>
        <w:t>Suscriptor</w:t>
      </w:r>
    </w:p>
    <w:p w:rsidR="007673B8" w:rsidRPr="001A7B87" w:rsidRDefault="007673B8" w:rsidP="00D947BF">
      <w:pPr>
        <w:pStyle w:val="Prrafodelista"/>
        <w:numPr>
          <w:ilvl w:val="4"/>
          <w:numId w:val="6"/>
        </w:numPr>
        <w:tabs>
          <w:tab w:val="left" w:pos="2410"/>
        </w:tabs>
        <w:ind w:left="3544" w:hanging="1134"/>
        <w:jc w:val="both"/>
        <w:rPr>
          <w:rStyle w:val="Hipervnculo"/>
          <w:rFonts w:cs="Arial"/>
          <w:color w:val="auto"/>
          <w:sz w:val="20"/>
          <w:szCs w:val="20"/>
          <w:u w:val="none"/>
        </w:rPr>
      </w:pPr>
      <w:r>
        <w:rPr>
          <w:rStyle w:val="Hipervnculo"/>
          <w:rFonts w:cs="Arial"/>
          <w:color w:val="auto"/>
          <w:sz w:val="20"/>
          <w:szCs w:val="20"/>
          <w:u w:val="none"/>
        </w:rPr>
        <w:t xml:space="preserve">El sistema obtiene y actualiza información de acuerdo con la regla de negocio </w:t>
      </w:r>
      <w:hyperlink r:id="rId27" w:anchor="RN231" w:history="1">
        <w:r w:rsidRPr="00321519">
          <w:rPr>
            <w:rStyle w:val="Hipervnculo"/>
            <w:rFonts w:cs="Arial"/>
            <w:b/>
            <w:sz w:val="20"/>
            <w:szCs w:val="20"/>
          </w:rPr>
          <w:t>RN</w:t>
        </w:r>
        <w:r>
          <w:rPr>
            <w:rStyle w:val="Hipervnculo"/>
            <w:rFonts w:cs="Arial"/>
            <w:b/>
            <w:sz w:val="20"/>
            <w:szCs w:val="20"/>
          </w:rPr>
          <w:t>231</w:t>
        </w:r>
        <w:r w:rsidRPr="00321519">
          <w:rPr>
            <w:rStyle w:val="Hipervnculo"/>
            <w:rFonts w:cs="Arial"/>
            <w:b/>
            <w:sz w:val="20"/>
            <w:szCs w:val="20"/>
          </w:rPr>
          <w:t xml:space="preserve"> </w:t>
        </w:r>
        <w:r w:rsidR="00427CD6">
          <w:rPr>
            <w:rStyle w:val="Hipervnculo"/>
            <w:rFonts w:cs="Arial"/>
            <w:b/>
            <w:sz w:val="20"/>
            <w:szCs w:val="20"/>
          </w:rPr>
          <w:t xml:space="preserve">  </w:t>
        </w:r>
        <w:r w:rsidRPr="00321519">
          <w:rPr>
            <w:rStyle w:val="Hipervnculo"/>
            <w:rFonts w:cs="Arial"/>
            <w:b/>
            <w:sz w:val="20"/>
            <w:szCs w:val="20"/>
          </w:rPr>
          <w:t xml:space="preserve">Sincronización de </w:t>
        </w:r>
        <w:r>
          <w:rPr>
            <w:rStyle w:val="Hipervnculo"/>
            <w:rFonts w:cs="Arial"/>
            <w:b/>
            <w:sz w:val="20"/>
            <w:szCs w:val="20"/>
          </w:rPr>
          <w:t>Servicios Contratados para Consultar Suscriptor en el Móvil</w:t>
        </w:r>
      </w:hyperlink>
      <w:r>
        <w:rPr>
          <w:rStyle w:val="Hipervnculo"/>
          <w:rFonts w:cs="Arial"/>
          <w:color w:val="auto"/>
          <w:sz w:val="20"/>
          <w:szCs w:val="20"/>
          <w:u w:val="none"/>
        </w:rPr>
        <w:t xml:space="preserve"> </w:t>
      </w:r>
    </w:p>
    <w:p w:rsidR="007673B8" w:rsidRDefault="007673B8" w:rsidP="00D947BF">
      <w:pPr>
        <w:pStyle w:val="Prrafodelista"/>
        <w:numPr>
          <w:ilvl w:val="5"/>
          <w:numId w:val="6"/>
        </w:numPr>
        <w:tabs>
          <w:tab w:val="left" w:pos="1560"/>
          <w:tab w:val="left" w:pos="2268"/>
        </w:tabs>
        <w:ind w:firstLine="2392"/>
        <w:jc w:val="both"/>
        <w:rPr>
          <w:rStyle w:val="Hipervnculo"/>
          <w:rFonts w:cs="Arial"/>
          <w:color w:val="auto"/>
          <w:sz w:val="20"/>
          <w:szCs w:val="20"/>
          <w:u w:val="none"/>
        </w:rPr>
      </w:pPr>
      <w:proofErr w:type="spellStart"/>
      <w:r>
        <w:rPr>
          <w:rStyle w:val="Hipervnculo"/>
          <w:rFonts w:cs="Arial"/>
          <w:color w:val="auto"/>
          <w:sz w:val="20"/>
          <w:szCs w:val="20"/>
          <w:u w:val="none"/>
        </w:rPr>
        <w:t>ServicioContratado</w:t>
      </w:r>
      <w:proofErr w:type="spellEnd"/>
    </w:p>
    <w:p w:rsidR="007673B8" w:rsidRDefault="007673B8" w:rsidP="00D947BF">
      <w:pPr>
        <w:pStyle w:val="Prrafodelista"/>
        <w:numPr>
          <w:ilvl w:val="4"/>
          <w:numId w:val="6"/>
        </w:numPr>
        <w:tabs>
          <w:tab w:val="left" w:pos="2410"/>
        </w:tabs>
        <w:ind w:left="3544" w:hanging="1134"/>
        <w:jc w:val="both"/>
        <w:rPr>
          <w:rStyle w:val="Hipervnculo"/>
          <w:rFonts w:cs="Arial"/>
          <w:color w:val="auto"/>
          <w:sz w:val="20"/>
          <w:szCs w:val="20"/>
          <w:u w:val="none"/>
        </w:rPr>
      </w:pPr>
      <w:r>
        <w:rPr>
          <w:rStyle w:val="Hipervnculo"/>
          <w:rFonts w:cs="Arial"/>
          <w:color w:val="auto"/>
          <w:sz w:val="20"/>
          <w:szCs w:val="20"/>
          <w:u w:val="none"/>
        </w:rPr>
        <w:t xml:space="preserve">El sistema obtiene la siguiente información de acuerdo con la regla de negocio </w:t>
      </w:r>
      <w:hyperlink r:id="rId28" w:anchor="RN88" w:history="1">
        <w:r w:rsidRPr="001F03E2">
          <w:rPr>
            <w:rStyle w:val="Hipervnculo"/>
            <w:rFonts w:cs="Arial"/>
            <w:b/>
            <w:sz w:val="20"/>
            <w:szCs w:val="20"/>
          </w:rPr>
          <w:t>RN88</w:t>
        </w:r>
        <w:r>
          <w:rPr>
            <w:rStyle w:val="Hipervnculo"/>
            <w:rFonts w:cs="Arial"/>
            <w:b/>
            <w:sz w:val="20"/>
            <w:szCs w:val="20"/>
          </w:rPr>
          <w:t xml:space="preserve"> Ó</w:t>
        </w:r>
        <w:r w:rsidRPr="001F03E2">
          <w:rPr>
            <w:rStyle w:val="Hipervnculo"/>
            <w:rFonts w:cs="Arial"/>
            <w:b/>
            <w:sz w:val="20"/>
            <w:szCs w:val="20"/>
          </w:rPr>
          <w:t>rden</w:t>
        </w:r>
        <w:r>
          <w:rPr>
            <w:rStyle w:val="Hipervnculo"/>
            <w:rFonts w:cs="Arial"/>
            <w:b/>
            <w:sz w:val="20"/>
            <w:szCs w:val="20"/>
          </w:rPr>
          <w:t>es</w:t>
        </w:r>
        <w:r w:rsidRPr="001F03E2">
          <w:rPr>
            <w:rStyle w:val="Hipervnculo"/>
            <w:rFonts w:cs="Arial"/>
            <w:b/>
            <w:sz w:val="20"/>
            <w:szCs w:val="20"/>
          </w:rPr>
          <w:t xml:space="preserve"> </w:t>
        </w:r>
        <w:r w:rsidR="00BC2F91">
          <w:rPr>
            <w:rStyle w:val="Hipervnculo"/>
            <w:rFonts w:cs="Arial"/>
            <w:b/>
            <w:sz w:val="20"/>
            <w:szCs w:val="20"/>
          </w:rPr>
          <w:t xml:space="preserve"> </w:t>
        </w:r>
        <w:r w:rsidRPr="001F03E2">
          <w:rPr>
            <w:rStyle w:val="Hipervnculo"/>
            <w:rFonts w:cs="Arial"/>
            <w:b/>
            <w:sz w:val="20"/>
            <w:szCs w:val="20"/>
          </w:rPr>
          <w:t>de Trabajo Confirmada</w:t>
        </w:r>
        <w:r>
          <w:rPr>
            <w:rStyle w:val="Hipervnculo"/>
            <w:rFonts w:cs="Arial"/>
            <w:b/>
            <w:sz w:val="20"/>
            <w:szCs w:val="20"/>
          </w:rPr>
          <w:t>s</w:t>
        </w:r>
        <w:r w:rsidRPr="001F03E2">
          <w:rPr>
            <w:rStyle w:val="Hipervnculo"/>
            <w:rFonts w:cs="Arial"/>
            <w:b/>
            <w:sz w:val="20"/>
            <w:szCs w:val="20"/>
          </w:rPr>
          <w:t xml:space="preserve"> y con Mayor Prioridad</w:t>
        </w:r>
      </w:hyperlink>
      <w:r>
        <w:rPr>
          <w:rStyle w:val="Hipervnculo"/>
          <w:rFonts w:cs="Arial"/>
          <w:color w:val="auto"/>
          <w:sz w:val="20"/>
          <w:szCs w:val="20"/>
          <w:u w:val="none"/>
        </w:rPr>
        <w:t>:</w:t>
      </w:r>
    </w:p>
    <w:p w:rsidR="007673B8" w:rsidRDefault="007673B8" w:rsidP="00D947BF">
      <w:pPr>
        <w:pStyle w:val="Prrafodelista"/>
        <w:numPr>
          <w:ilvl w:val="5"/>
          <w:numId w:val="6"/>
        </w:numPr>
        <w:tabs>
          <w:tab w:val="left" w:pos="1560"/>
          <w:tab w:val="left" w:pos="2268"/>
        </w:tabs>
        <w:ind w:firstLine="2392"/>
        <w:jc w:val="both"/>
        <w:rPr>
          <w:rStyle w:val="Hipervnculo"/>
          <w:rFonts w:cs="Arial"/>
          <w:color w:val="auto"/>
          <w:sz w:val="20"/>
          <w:szCs w:val="20"/>
          <w:u w:val="none"/>
        </w:rPr>
      </w:pPr>
      <w:r w:rsidRPr="00B87E05">
        <w:rPr>
          <w:rStyle w:val="Hipervnculo"/>
          <w:rFonts w:cs="Arial"/>
          <w:color w:val="auto"/>
          <w:sz w:val="20"/>
          <w:szCs w:val="20"/>
          <w:u w:val="none"/>
        </w:rPr>
        <w:t>OrdenTrabajo</w:t>
      </w:r>
    </w:p>
    <w:p w:rsidR="007673B8" w:rsidRPr="00491141" w:rsidRDefault="007673B8" w:rsidP="00D947BF">
      <w:pPr>
        <w:pStyle w:val="Prrafodelista"/>
        <w:numPr>
          <w:ilvl w:val="6"/>
          <w:numId w:val="6"/>
        </w:numPr>
        <w:tabs>
          <w:tab w:val="left" w:pos="1985"/>
          <w:tab w:val="left" w:pos="3119"/>
        </w:tabs>
        <w:ind w:firstLine="3666"/>
        <w:jc w:val="both"/>
        <w:rPr>
          <w:rStyle w:val="Hipervnculo"/>
          <w:b/>
          <w:sz w:val="20"/>
          <w:szCs w:val="20"/>
        </w:rPr>
      </w:pPr>
      <w:proofErr w:type="spellStart"/>
      <w:r>
        <w:rPr>
          <w:rStyle w:val="Hipervnculo"/>
          <w:rFonts w:cs="Arial"/>
          <w:color w:val="auto"/>
          <w:sz w:val="20"/>
          <w:szCs w:val="20"/>
          <w:u w:val="none"/>
        </w:rPr>
        <w:t>FolioOrden</w:t>
      </w:r>
      <w:proofErr w:type="spellEnd"/>
    </w:p>
    <w:p w:rsidR="007673B8" w:rsidRPr="00BC2F91" w:rsidRDefault="007673B8" w:rsidP="00D947BF">
      <w:pPr>
        <w:pStyle w:val="Prrafodelista"/>
        <w:numPr>
          <w:ilvl w:val="6"/>
          <w:numId w:val="6"/>
        </w:numPr>
        <w:tabs>
          <w:tab w:val="left" w:pos="1985"/>
          <w:tab w:val="left" w:pos="3119"/>
        </w:tabs>
        <w:ind w:firstLine="3666"/>
        <w:jc w:val="both"/>
        <w:rPr>
          <w:rStyle w:val="Hipervnculo"/>
          <w:rFonts w:cs="Arial"/>
          <w:color w:val="auto"/>
          <w:sz w:val="20"/>
          <w:szCs w:val="20"/>
          <w:u w:val="none"/>
        </w:rPr>
      </w:pPr>
      <w:proofErr w:type="spellStart"/>
      <w:r>
        <w:rPr>
          <w:rStyle w:val="Hipervnculo"/>
          <w:rFonts w:cs="Arial"/>
          <w:color w:val="auto"/>
          <w:sz w:val="20"/>
          <w:szCs w:val="20"/>
          <w:u w:val="none"/>
        </w:rPr>
        <w:t>ClaveSuscriptor</w:t>
      </w:r>
      <w:proofErr w:type="spellEnd"/>
    </w:p>
    <w:p w:rsidR="007673B8" w:rsidRPr="00BC2F91" w:rsidRDefault="007673B8" w:rsidP="00D947BF">
      <w:pPr>
        <w:pStyle w:val="Prrafodelista"/>
        <w:numPr>
          <w:ilvl w:val="6"/>
          <w:numId w:val="6"/>
        </w:numPr>
        <w:tabs>
          <w:tab w:val="left" w:pos="1985"/>
          <w:tab w:val="left" w:pos="3119"/>
        </w:tabs>
        <w:ind w:firstLine="3666"/>
        <w:jc w:val="both"/>
        <w:rPr>
          <w:rStyle w:val="Hipervnculo"/>
          <w:rFonts w:cs="Arial"/>
          <w:color w:val="auto"/>
          <w:sz w:val="20"/>
          <w:szCs w:val="20"/>
          <w:u w:val="none"/>
        </w:rPr>
      </w:pPr>
      <w:proofErr w:type="spellStart"/>
      <w:r>
        <w:rPr>
          <w:rStyle w:val="Hipervnculo"/>
          <w:rFonts w:cs="Arial"/>
          <w:color w:val="auto"/>
          <w:sz w:val="20"/>
          <w:szCs w:val="20"/>
          <w:u w:val="none"/>
        </w:rPr>
        <w:lastRenderedPageBreak/>
        <w:t>ClaveCuadrilla</w:t>
      </w:r>
      <w:proofErr w:type="spellEnd"/>
    </w:p>
    <w:p w:rsidR="007673B8" w:rsidRPr="00BC2F91" w:rsidRDefault="007673B8" w:rsidP="00D947BF">
      <w:pPr>
        <w:pStyle w:val="Prrafodelista"/>
        <w:numPr>
          <w:ilvl w:val="6"/>
          <w:numId w:val="6"/>
        </w:numPr>
        <w:tabs>
          <w:tab w:val="left" w:pos="1985"/>
          <w:tab w:val="left" w:pos="3119"/>
        </w:tabs>
        <w:ind w:firstLine="3666"/>
        <w:jc w:val="both"/>
        <w:rPr>
          <w:rStyle w:val="Hipervnculo"/>
          <w:rFonts w:cs="Arial"/>
          <w:color w:val="auto"/>
          <w:sz w:val="20"/>
          <w:szCs w:val="20"/>
          <w:u w:val="none"/>
        </w:rPr>
      </w:pPr>
      <w:proofErr w:type="spellStart"/>
      <w:r>
        <w:rPr>
          <w:rStyle w:val="Hipervnculo"/>
          <w:rFonts w:cs="Arial"/>
          <w:color w:val="auto"/>
          <w:sz w:val="20"/>
          <w:szCs w:val="20"/>
          <w:u w:val="none"/>
        </w:rPr>
        <w:t>IdVisita</w:t>
      </w:r>
      <w:proofErr w:type="spellEnd"/>
    </w:p>
    <w:p w:rsidR="007673B8" w:rsidRPr="00355E5A" w:rsidRDefault="007673B8" w:rsidP="00D947BF">
      <w:pPr>
        <w:pStyle w:val="Prrafodelista"/>
        <w:numPr>
          <w:ilvl w:val="6"/>
          <w:numId w:val="6"/>
        </w:numPr>
        <w:tabs>
          <w:tab w:val="left" w:pos="1985"/>
          <w:tab w:val="left" w:pos="3119"/>
        </w:tabs>
        <w:ind w:firstLine="3666"/>
        <w:jc w:val="both"/>
        <w:rPr>
          <w:rStyle w:val="Hipervnculo"/>
          <w:rFonts w:cs="Arial"/>
          <w:color w:val="auto"/>
          <w:sz w:val="20"/>
          <w:szCs w:val="20"/>
          <w:u w:val="none"/>
        </w:rPr>
      </w:pPr>
      <w:proofErr w:type="spellStart"/>
      <w:r w:rsidRPr="00355E5A">
        <w:rPr>
          <w:rStyle w:val="Hipervnculo"/>
          <w:rFonts w:cs="Arial"/>
          <w:color w:val="auto"/>
          <w:sz w:val="20"/>
          <w:szCs w:val="20"/>
          <w:u w:val="none"/>
        </w:rPr>
        <w:t>ClaveTrabajo</w:t>
      </w:r>
      <w:proofErr w:type="spellEnd"/>
    </w:p>
    <w:p w:rsidR="007673B8" w:rsidRPr="00355E5A" w:rsidRDefault="007673B8" w:rsidP="00D947BF">
      <w:pPr>
        <w:pStyle w:val="Prrafodelista"/>
        <w:numPr>
          <w:ilvl w:val="6"/>
          <w:numId w:val="6"/>
        </w:numPr>
        <w:tabs>
          <w:tab w:val="left" w:pos="1985"/>
          <w:tab w:val="left" w:pos="3119"/>
        </w:tabs>
        <w:ind w:firstLine="3666"/>
        <w:jc w:val="both"/>
        <w:rPr>
          <w:rStyle w:val="Hipervnculo"/>
          <w:rFonts w:cs="Arial"/>
          <w:color w:val="auto"/>
          <w:sz w:val="20"/>
          <w:szCs w:val="20"/>
          <w:u w:val="none"/>
        </w:rPr>
      </w:pPr>
      <w:proofErr w:type="spellStart"/>
      <w:r w:rsidRPr="00355E5A">
        <w:rPr>
          <w:rStyle w:val="Hipervnculo"/>
          <w:rFonts w:cs="Arial"/>
          <w:color w:val="auto"/>
          <w:sz w:val="20"/>
          <w:szCs w:val="20"/>
          <w:u w:val="none"/>
        </w:rPr>
        <w:t>TipoTrabajo</w:t>
      </w:r>
      <w:proofErr w:type="spellEnd"/>
    </w:p>
    <w:p w:rsidR="00577AD3" w:rsidRPr="00355E5A" w:rsidRDefault="00577AD3" w:rsidP="00577AD3">
      <w:pPr>
        <w:pStyle w:val="Prrafodelista"/>
        <w:numPr>
          <w:ilvl w:val="6"/>
          <w:numId w:val="6"/>
        </w:numPr>
        <w:tabs>
          <w:tab w:val="left" w:pos="1985"/>
          <w:tab w:val="left" w:pos="3119"/>
        </w:tabs>
        <w:ind w:firstLine="3666"/>
        <w:jc w:val="both"/>
        <w:rPr>
          <w:rStyle w:val="Hipervnculo"/>
          <w:rFonts w:cs="Arial"/>
          <w:color w:val="auto"/>
          <w:sz w:val="20"/>
          <w:szCs w:val="20"/>
          <w:u w:val="none"/>
        </w:rPr>
      </w:pPr>
      <w:proofErr w:type="spellStart"/>
      <w:r w:rsidRPr="00355E5A">
        <w:rPr>
          <w:rStyle w:val="Hipervnculo"/>
          <w:rFonts w:cs="Arial"/>
          <w:color w:val="auto"/>
          <w:sz w:val="20"/>
          <w:szCs w:val="20"/>
          <w:u w:val="none"/>
        </w:rPr>
        <w:t>ClaveServicio</w:t>
      </w:r>
      <w:proofErr w:type="spellEnd"/>
    </w:p>
    <w:p w:rsidR="00577AD3" w:rsidRPr="00355E5A" w:rsidRDefault="00577AD3" w:rsidP="00577AD3">
      <w:pPr>
        <w:pStyle w:val="Prrafodelista"/>
        <w:numPr>
          <w:ilvl w:val="6"/>
          <w:numId w:val="6"/>
        </w:numPr>
        <w:tabs>
          <w:tab w:val="left" w:pos="1985"/>
          <w:tab w:val="left" w:pos="3119"/>
        </w:tabs>
        <w:ind w:firstLine="3666"/>
        <w:jc w:val="both"/>
        <w:rPr>
          <w:rStyle w:val="Hipervnculo"/>
          <w:rFonts w:cs="Arial"/>
          <w:color w:val="auto"/>
          <w:sz w:val="20"/>
          <w:szCs w:val="20"/>
          <w:u w:val="none"/>
        </w:rPr>
      </w:pPr>
      <w:proofErr w:type="spellStart"/>
      <w:r w:rsidRPr="00355E5A">
        <w:rPr>
          <w:rStyle w:val="Hipervnculo"/>
          <w:rFonts w:cs="Arial"/>
          <w:color w:val="auto"/>
          <w:sz w:val="20"/>
          <w:szCs w:val="20"/>
          <w:u w:val="none"/>
        </w:rPr>
        <w:t>TipoServicio</w:t>
      </w:r>
      <w:proofErr w:type="spellEnd"/>
    </w:p>
    <w:p w:rsidR="007673B8" w:rsidRPr="00355E5A" w:rsidRDefault="007673B8" w:rsidP="00D947BF">
      <w:pPr>
        <w:pStyle w:val="Prrafodelista"/>
        <w:numPr>
          <w:ilvl w:val="6"/>
          <w:numId w:val="6"/>
        </w:numPr>
        <w:tabs>
          <w:tab w:val="left" w:pos="1985"/>
          <w:tab w:val="left" w:pos="3119"/>
        </w:tabs>
        <w:ind w:firstLine="3666"/>
        <w:jc w:val="both"/>
        <w:rPr>
          <w:rStyle w:val="Hipervnculo"/>
          <w:rFonts w:cs="Arial"/>
          <w:color w:val="auto"/>
          <w:sz w:val="20"/>
          <w:szCs w:val="20"/>
          <w:u w:val="none"/>
        </w:rPr>
      </w:pPr>
      <w:r w:rsidRPr="00355E5A">
        <w:rPr>
          <w:rStyle w:val="Hipervnculo"/>
          <w:rFonts w:cs="Arial"/>
          <w:color w:val="auto"/>
          <w:sz w:val="20"/>
          <w:szCs w:val="20"/>
          <w:u w:val="none"/>
        </w:rPr>
        <w:t>Prioridad</w:t>
      </w:r>
    </w:p>
    <w:p w:rsidR="007673B8" w:rsidRPr="00BC2F91" w:rsidRDefault="007673B8" w:rsidP="00D947BF">
      <w:pPr>
        <w:pStyle w:val="Prrafodelista"/>
        <w:numPr>
          <w:ilvl w:val="6"/>
          <w:numId w:val="6"/>
        </w:numPr>
        <w:tabs>
          <w:tab w:val="left" w:pos="1985"/>
          <w:tab w:val="left" w:pos="3119"/>
        </w:tabs>
        <w:ind w:firstLine="3666"/>
        <w:jc w:val="both"/>
        <w:rPr>
          <w:rStyle w:val="Hipervnculo"/>
          <w:rFonts w:cs="Arial"/>
          <w:color w:val="auto"/>
          <w:sz w:val="20"/>
          <w:szCs w:val="20"/>
          <w:u w:val="none"/>
        </w:rPr>
      </w:pPr>
      <w:r w:rsidRPr="00355E5A">
        <w:rPr>
          <w:rStyle w:val="Hipervnculo"/>
          <w:rFonts w:cs="Arial"/>
          <w:color w:val="auto"/>
          <w:sz w:val="20"/>
          <w:szCs w:val="20"/>
          <w:u w:val="none"/>
        </w:rPr>
        <w:t>Estado</w:t>
      </w:r>
    </w:p>
    <w:p w:rsidR="007673B8" w:rsidRPr="00BC2F91" w:rsidRDefault="007673B8" w:rsidP="00D947BF">
      <w:pPr>
        <w:pStyle w:val="Prrafodelista"/>
        <w:numPr>
          <w:ilvl w:val="6"/>
          <w:numId w:val="6"/>
        </w:numPr>
        <w:tabs>
          <w:tab w:val="left" w:pos="1985"/>
          <w:tab w:val="left" w:pos="3119"/>
        </w:tabs>
        <w:ind w:firstLine="3666"/>
        <w:jc w:val="both"/>
        <w:rPr>
          <w:rStyle w:val="Hipervnculo"/>
          <w:rFonts w:cs="Arial"/>
          <w:color w:val="auto"/>
          <w:sz w:val="20"/>
          <w:szCs w:val="20"/>
          <w:u w:val="none"/>
        </w:rPr>
      </w:pPr>
      <w:r>
        <w:rPr>
          <w:rStyle w:val="Hipervnculo"/>
          <w:rFonts w:cs="Arial"/>
          <w:color w:val="auto"/>
          <w:sz w:val="20"/>
          <w:szCs w:val="20"/>
          <w:u w:val="none"/>
        </w:rPr>
        <w:t>Motivo</w:t>
      </w:r>
    </w:p>
    <w:p w:rsidR="007673B8" w:rsidRPr="00BC2F91" w:rsidRDefault="007673B8" w:rsidP="00D947BF">
      <w:pPr>
        <w:pStyle w:val="Prrafodelista"/>
        <w:numPr>
          <w:ilvl w:val="6"/>
          <w:numId w:val="6"/>
        </w:numPr>
        <w:tabs>
          <w:tab w:val="left" w:pos="1985"/>
          <w:tab w:val="left" w:pos="2977"/>
          <w:tab w:val="left" w:pos="3261"/>
          <w:tab w:val="left" w:pos="4395"/>
        </w:tabs>
        <w:ind w:firstLine="3666"/>
        <w:jc w:val="both"/>
        <w:rPr>
          <w:rStyle w:val="Hipervnculo"/>
          <w:rFonts w:cs="Arial"/>
          <w:color w:val="auto"/>
          <w:sz w:val="20"/>
          <w:szCs w:val="20"/>
          <w:u w:val="none"/>
        </w:rPr>
      </w:pPr>
      <w:proofErr w:type="spellStart"/>
      <w:r>
        <w:rPr>
          <w:rStyle w:val="Hipervnculo"/>
          <w:rFonts w:cs="Arial"/>
          <w:color w:val="auto"/>
          <w:sz w:val="20"/>
          <w:szCs w:val="20"/>
          <w:u w:val="none"/>
        </w:rPr>
        <w:t>Observacion</w:t>
      </w:r>
      <w:proofErr w:type="spellEnd"/>
    </w:p>
    <w:p w:rsidR="007673B8" w:rsidRPr="00BC2F91" w:rsidRDefault="007673B8" w:rsidP="00D947BF">
      <w:pPr>
        <w:pStyle w:val="Prrafodelista"/>
        <w:numPr>
          <w:ilvl w:val="6"/>
          <w:numId w:val="6"/>
        </w:numPr>
        <w:tabs>
          <w:tab w:val="left" w:pos="1985"/>
          <w:tab w:val="left" w:pos="3119"/>
          <w:tab w:val="left" w:pos="3261"/>
          <w:tab w:val="left" w:pos="4395"/>
        </w:tabs>
        <w:ind w:firstLine="3666"/>
        <w:jc w:val="both"/>
        <w:rPr>
          <w:rStyle w:val="Hipervnculo"/>
          <w:rFonts w:cs="Arial"/>
          <w:color w:val="auto"/>
          <w:sz w:val="20"/>
          <w:szCs w:val="20"/>
          <w:u w:val="none"/>
        </w:rPr>
      </w:pPr>
      <w:proofErr w:type="spellStart"/>
      <w:r>
        <w:rPr>
          <w:rStyle w:val="Hipervnculo"/>
          <w:rFonts w:cs="Arial"/>
          <w:color w:val="auto"/>
          <w:sz w:val="20"/>
          <w:szCs w:val="20"/>
          <w:u w:val="none"/>
        </w:rPr>
        <w:t>FechaHoraProgramada</w:t>
      </w:r>
      <w:proofErr w:type="spellEnd"/>
    </w:p>
    <w:p w:rsidR="00FE1C2D" w:rsidRPr="00EE095C" w:rsidRDefault="00FE1C2D" w:rsidP="00FE1C2D">
      <w:pPr>
        <w:pStyle w:val="Prrafodelista"/>
        <w:numPr>
          <w:ilvl w:val="1"/>
          <w:numId w:val="6"/>
        </w:numPr>
        <w:ind w:left="851" w:hanging="425"/>
        <w:rPr>
          <w:sz w:val="20"/>
          <w:szCs w:val="20"/>
        </w:rPr>
      </w:pPr>
      <w:r w:rsidRPr="00EE095C">
        <w:rPr>
          <w:sz w:val="20"/>
          <w:szCs w:val="20"/>
        </w:rPr>
        <w:t xml:space="preserve">Si &lt;no se cuenta con conexión GPRS&gt; </w:t>
      </w:r>
    </w:p>
    <w:p w:rsidR="00FE1C2D" w:rsidRPr="00EE095C" w:rsidRDefault="00FE1C2D" w:rsidP="00FE1C2D">
      <w:pPr>
        <w:pStyle w:val="Prrafodelista"/>
        <w:numPr>
          <w:ilvl w:val="2"/>
          <w:numId w:val="6"/>
        </w:numPr>
        <w:tabs>
          <w:tab w:val="left" w:pos="851"/>
          <w:tab w:val="left" w:pos="1560"/>
        </w:tabs>
        <w:ind w:left="720" w:firstLine="131"/>
        <w:rPr>
          <w:sz w:val="20"/>
          <w:szCs w:val="20"/>
        </w:rPr>
      </w:pPr>
      <w:r w:rsidRPr="00EE095C">
        <w:rPr>
          <w:sz w:val="20"/>
          <w:szCs w:val="20"/>
        </w:rPr>
        <w:t xml:space="preserve">El sistema </w:t>
      </w:r>
      <w:r>
        <w:rPr>
          <w:sz w:val="20"/>
          <w:szCs w:val="20"/>
        </w:rPr>
        <w:t xml:space="preserve">realiza el </w:t>
      </w:r>
      <w:r w:rsidRPr="00EE095C">
        <w:rPr>
          <w:sz w:val="20"/>
          <w:szCs w:val="20"/>
        </w:rPr>
        <w:t>env</w:t>
      </w:r>
      <w:r>
        <w:rPr>
          <w:sz w:val="20"/>
          <w:szCs w:val="20"/>
        </w:rPr>
        <w:t>ío</w:t>
      </w:r>
      <w:r w:rsidRPr="00EE095C">
        <w:rPr>
          <w:sz w:val="20"/>
          <w:szCs w:val="20"/>
        </w:rPr>
        <w:t xml:space="preserve"> </w:t>
      </w:r>
      <w:r w:rsidR="00BC2F91">
        <w:rPr>
          <w:sz w:val="20"/>
          <w:szCs w:val="20"/>
        </w:rPr>
        <w:t xml:space="preserve">de </w:t>
      </w:r>
      <w:r w:rsidRPr="00EE095C">
        <w:rPr>
          <w:sz w:val="20"/>
          <w:szCs w:val="20"/>
        </w:rPr>
        <w:t>la información en la próxima conexión</w:t>
      </w:r>
    </w:p>
    <w:p w:rsidR="00FE1C2D" w:rsidRPr="001C40BB" w:rsidRDefault="00FE1C2D" w:rsidP="00FE1C2D">
      <w:pPr>
        <w:pStyle w:val="Prrafodelista"/>
        <w:numPr>
          <w:ilvl w:val="2"/>
          <w:numId w:val="6"/>
        </w:numPr>
        <w:tabs>
          <w:tab w:val="left" w:pos="851"/>
          <w:tab w:val="left" w:pos="1560"/>
        </w:tabs>
        <w:ind w:left="720" w:firstLine="131"/>
        <w:rPr>
          <w:rStyle w:val="Hipervnculo"/>
          <w:color w:val="auto"/>
          <w:sz w:val="20"/>
          <w:szCs w:val="20"/>
          <w:u w:val="none"/>
        </w:rPr>
      </w:pPr>
      <w:r w:rsidRPr="00EE095C">
        <w:rPr>
          <w:sz w:val="20"/>
          <w:szCs w:val="20"/>
        </w:rPr>
        <w:t xml:space="preserve">El sistema </w:t>
      </w:r>
      <w:r w:rsidR="00BC2F91">
        <w:rPr>
          <w:sz w:val="20"/>
          <w:szCs w:val="20"/>
        </w:rPr>
        <w:t xml:space="preserve">presenta </w:t>
      </w:r>
      <w:r w:rsidRPr="00EE095C">
        <w:rPr>
          <w:sz w:val="20"/>
          <w:szCs w:val="20"/>
        </w:rPr>
        <w:t xml:space="preserve">el mensaje </w:t>
      </w:r>
      <w:hyperlink r:id="rId29" w:anchor="ME0009" w:history="1">
        <w:r w:rsidRPr="00EE095C">
          <w:rPr>
            <w:rStyle w:val="Hipervnculo"/>
            <w:b/>
            <w:sz w:val="20"/>
            <w:szCs w:val="20"/>
          </w:rPr>
          <w:t>ME0009 &lt;Conexión No Disponible&gt;</w:t>
        </w:r>
      </w:hyperlink>
    </w:p>
    <w:p w:rsidR="001C40BB" w:rsidRPr="0019667E" w:rsidRDefault="001C40BB" w:rsidP="001C40BB">
      <w:pPr>
        <w:pStyle w:val="Prrafodelista"/>
        <w:numPr>
          <w:ilvl w:val="2"/>
          <w:numId w:val="6"/>
        </w:numPr>
        <w:tabs>
          <w:tab w:val="left" w:pos="851"/>
          <w:tab w:val="left" w:pos="1560"/>
        </w:tabs>
        <w:ind w:left="720" w:firstLine="131"/>
        <w:rPr>
          <w:rStyle w:val="Hipervnculo"/>
          <w:b/>
          <w:sz w:val="20"/>
          <w:szCs w:val="20"/>
        </w:rPr>
      </w:pPr>
      <w:r w:rsidRPr="00EE7935">
        <w:rPr>
          <w:rStyle w:val="Hipervnculo"/>
          <w:color w:val="auto"/>
          <w:sz w:val="20"/>
          <w:szCs w:val="20"/>
          <w:u w:val="none"/>
        </w:rPr>
        <w:t>El actor selecciona la opción</w:t>
      </w:r>
      <w:r>
        <w:rPr>
          <w:rStyle w:val="Hipervnculo"/>
          <w:b/>
          <w:color w:val="auto"/>
          <w:sz w:val="20"/>
          <w:szCs w:val="20"/>
          <w:u w:val="none"/>
        </w:rPr>
        <w:t xml:space="preserve"> Aceptar</w:t>
      </w:r>
    </w:p>
    <w:p w:rsidR="00FE1C2D" w:rsidRDefault="00FE1C2D" w:rsidP="001C40BB">
      <w:pPr>
        <w:pStyle w:val="Prrafodelista"/>
        <w:numPr>
          <w:ilvl w:val="2"/>
          <w:numId w:val="6"/>
        </w:numPr>
        <w:tabs>
          <w:tab w:val="left" w:pos="851"/>
          <w:tab w:val="left" w:pos="1560"/>
        </w:tabs>
        <w:ind w:left="720" w:firstLine="131"/>
        <w:rPr>
          <w:rStyle w:val="Hipervnculo"/>
          <w:b/>
          <w:sz w:val="20"/>
          <w:szCs w:val="20"/>
        </w:rPr>
      </w:pPr>
      <w:r w:rsidRPr="001C40BB">
        <w:rPr>
          <w:rStyle w:val="Hipervnculo"/>
          <w:color w:val="auto"/>
          <w:sz w:val="20"/>
          <w:szCs w:val="20"/>
          <w:u w:val="none"/>
        </w:rPr>
        <w:t>El</w:t>
      </w:r>
      <w:r>
        <w:rPr>
          <w:rStyle w:val="Hipervnculo"/>
          <w:rFonts w:cs="Arial"/>
          <w:color w:val="auto"/>
          <w:sz w:val="20"/>
          <w:szCs w:val="20"/>
          <w:u w:val="none"/>
        </w:rPr>
        <w:t xml:space="preserve"> sistema presenta el mensaje </w:t>
      </w:r>
      <w:hyperlink r:id="rId30" w:anchor="MP0001" w:history="1">
        <w:r w:rsidRPr="00A23256">
          <w:rPr>
            <w:rStyle w:val="Hipervnculo"/>
            <w:b/>
            <w:sz w:val="20"/>
            <w:szCs w:val="20"/>
          </w:rPr>
          <w:t>MP0001 &lt;Conectarse de Nuevo&gt;</w:t>
        </w:r>
      </w:hyperlink>
    </w:p>
    <w:p w:rsidR="00FE1C2D" w:rsidRPr="00C71DEE" w:rsidRDefault="00FE1C2D" w:rsidP="001C40BB">
      <w:pPr>
        <w:pStyle w:val="Prrafodelista"/>
        <w:numPr>
          <w:ilvl w:val="2"/>
          <w:numId w:val="6"/>
        </w:numPr>
        <w:tabs>
          <w:tab w:val="left" w:pos="851"/>
          <w:tab w:val="left" w:pos="1560"/>
        </w:tabs>
        <w:ind w:left="720" w:firstLine="131"/>
        <w:rPr>
          <w:b/>
          <w:color w:val="0000FF"/>
          <w:sz w:val="20"/>
          <w:szCs w:val="20"/>
          <w:u w:val="single"/>
        </w:rPr>
      </w:pPr>
      <w:r>
        <w:rPr>
          <w:sz w:val="20"/>
          <w:szCs w:val="20"/>
        </w:rPr>
        <w:t xml:space="preserve">Si &lt;el actor selecciona la opción </w:t>
      </w:r>
      <w:r>
        <w:rPr>
          <w:b/>
          <w:sz w:val="20"/>
          <w:szCs w:val="20"/>
        </w:rPr>
        <w:t>Si</w:t>
      </w:r>
      <w:r>
        <w:rPr>
          <w:sz w:val="20"/>
          <w:szCs w:val="20"/>
        </w:rPr>
        <w:t xml:space="preserve">&gt;, el sistema continúa en el </w:t>
      </w:r>
      <w:hyperlink w:anchor="paso8" w:history="1">
        <w:r w:rsidRPr="00EE7935">
          <w:rPr>
            <w:rStyle w:val="Hipervnculo"/>
            <w:b/>
            <w:sz w:val="20"/>
            <w:szCs w:val="20"/>
          </w:rPr>
          <w:t xml:space="preserve">paso </w:t>
        </w:r>
        <w:r w:rsidR="00511F40">
          <w:rPr>
            <w:rStyle w:val="Hipervnculo"/>
            <w:b/>
            <w:sz w:val="20"/>
            <w:szCs w:val="20"/>
          </w:rPr>
          <w:t>8</w:t>
        </w:r>
      </w:hyperlink>
      <w:r>
        <w:rPr>
          <w:sz w:val="20"/>
          <w:szCs w:val="20"/>
        </w:rPr>
        <w:t xml:space="preserve"> del flujo básico</w:t>
      </w:r>
    </w:p>
    <w:p w:rsidR="00FE1C2D" w:rsidRPr="001C40BB" w:rsidRDefault="00FE1C2D" w:rsidP="001C40BB">
      <w:pPr>
        <w:pStyle w:val="Prrafodelista"/>
        <w:numPr>
          <w:ilvl w:val="2"/>
          <w:numId w:val="6"/>
        </w:numPr>
        <w:tabs>
          <w:tab w:val="left" w:pos="851"/>
          <w:tab w:val="left" w:pos="1560"/>
        </w:tabs>
        <w:ind w:left="1560" w:hanging="709"/>
        <w:rPr>
          <w:rStyle w:val="Hipervnculo"/>
          <w:b/>
          <w:sz w:val="20"/>
          <w:szCs w:val="20"/>
        </w:rPr>
      </w:pPr>
      <w:r w:rsidRPr="001C40BB">
        <w:rPr>
          <w:rStyle w:val="Hipervnculo"/>
          <w:rFonts w:cs="Arial"/>
          <w:color w:val="auto"/>
          <w:sz w:val="20"/>
          <w:szCs w:val="20"/>
          <w:u w:val="none"/>
        </w:rPr>
        <w:t xml:space="preserve">Si &lt;el actor selecciona la opción </w:t>
      </w:r>
      <w:r w:rsidRPr="001C40BB">
        <w:rPr>
          <w:rStyle w:val="Hipervnculo"/>
          <w:rFonts w:cs="Arial"/>
          <w:b/>
          <w:color w:val="auto"/>
          <w:sz w:val="20"/>
          <w:szCs w:val="20"/>
          <w:u w:val="none"/>
        </w:rPr>
        <w:t>No</w:t>
      </w:r>
      <w:r w:rsidRPr="001C40BB">
        <w:rPr>
          <w:rStyle w:val="Hipervnculo"/>
          <w:rFonts w:cs="Arial"/>
          <w:color w:val="auto"/>
          <w:sz w:val="20"/>
          <w:szCs w:val="20"/>
          <w:u w:val="none"/>
        </w:rPr>
        <w:t xml:space="preserve">&gt;, el sistema obtiene información de acuerdo con la regla de negocio </w:t>
      </w:r>
      <w:hyperlink r:id="rId31" w:anchor="RN69" w:history="1">
        <w:r w:rsidRPr="001C40BB">
          <w:rPr>
            <w:rStyle w:val="Hipervnculo"/>
            <w:rFonts w:cs="Arial"/>
            <w:b/>
            <w:sz w:val="20"/>
            <w:szCs w:val="20"/>
          </w:rPr>
          <w:t xml:space="preserve">RN69 Órdenes de Trabajo Confirmadas </w:t>
        </w:r>
        <w:proofErr w:type="spellStart"/>
        <w:r w:rsidRPr="001C40BB">
          <w:rPr>
            <w:rStyle w:val="Hipervnculo"/>
            <w:rFonts w:cs="Arial"/>
            <w:b/>
            <w:sz w:val="20"/>
            <w:szCs w:val="20"/>
          </w:rPr>
          <w:t>y|o</w:t>
        </w:r>
        <w:proofErr w:type="spellEnd"/>
        <w:r w:rsidRPr="001C40BB">
          <w:rPr>
            <w:rStyle w:val="Hipervnculo"/>
            <w:rFonts w:cs="Arial"/>
            <w:b/>
            <w:sz w:val="20"/>
            <w:szCs w:val="20"/>
          </w:rPr>
          <w:t xml:space="preserve"> Asignadas con Mayor Prioridad</w:t>
        </w:r>
      </w:hyperlink>
      <w:r w:rsidRPr="001C40BB">
        <w:rPr>
          <w:rStyle w:val="Hipervnculo"/>
          <w:rFonts w:cs="Arial"/>
          <w:color w:val="auto"/>
          <w:sz w:val="20"/>
          <w:szCs w:val="20"/>
          <w:u w:val="none"/>
        </w:rPr>
        <w:t>:</w:t>
      </w:r>
    </w:p>
    <w:p w:rsidR="00FE1C2D" w:rsidRPr="00C71DEE" w:rsidRDefault="00FE1C2D" w:rsidP="001C40BB">
      <w:pPr>
        <w:pStyle w:val="Prrafodelista"/>
        <w:numPr>
          <w:ilvl w:val="3"/>
          <w:numId w:val="6"/>
        </w:numPr>
        <w:tabs>
          <w:tab w:val="left" w:pos="2268"/>
        </w:tabs>
        <w:ind w:firstLine="696"/>
        <w:jc w:val="both"/>
        <w:rPr>
          <w:rStyle w:val="Hipervnculo"/>
          <w:b/>
          <w:sz w:val="20"/>
          <w:szCs w:val="20"/>
        </w:rPr>
      </w:pPr>
      <w:r w:rsidRPr="00B87E05">
        <w:rPr>
          <w:rStyle w:val="Hipervnculo"/>
          <w:rFonts w:cs="Arial"/>
          <w:color w:val="auto"/>
          <w:sz w:val="20"/>
          <w:szCs w:val="20"/>
          <w:u w:val="none"/>
        </w:rPr>
        <w:t>OrdenTrabajo</w:t>
      </w:r>
    </w:p>
    <w:p w:rsidR="00FE1C2D" w:rsidRPr="00491141" w:rsidRDefault="00FE1C2D" w:rsidP="001C40BB">
      <w:pPr>
        <w:pStyle w:val="Prrafodelista"/>
        <w:numPr>
          <w:ilvl w:val="4"/>
          <w:numId w:val="6"/>
        </w:numPr>
        <w:tabs>
          <w:tab w:val="left" w:pos="2977"/>
          <w:tab w:val="left" w:pos="3119"/>
        </w:tabs>
        <w:ind w:firstLine="1260"/>
        <w:jc w:val="both"/>
        <w:rPr>
          <w:rStyle w:val="Hipervnculo"/>
          <w:b/>
          <w:sz w:val="20"/>
          <w:szCs w:val="20"/>
        </w:rPr>
      </w:pPr>
      <w:proofErr w:type="spellStart"/>
      <w:r>
        <w:rPr>
          <w:rStyle w:val="Hipervnculo"/>
          <w:rFonts w:cs="Arial"/>
          <w:color w:val="auto"/>
          <w:sz w:val="20"/>
          <w:szCs w:val="20"/>
          <w:u w:val="none"/>
        </w:rPr>
        <w:t>FolioOrden</w:t>
      </w:r>
      <w:proofErr w:type="spellEnd"/>
    </w:p>
    <w:p w:rsidR="00FE1C2D" w:rsidRPr="00491141" w:rsidRDefault="00FE1C2D" w:rsidP="001C40BB">
      <w:pPr>
        <w:pStyle w:val="Prrafodelista"/>
        <w:numPr>
          <w:ilvl w:val="4"/>
          <w:numId w:val="6"/>
        </w:numPr>
        <w:tabs>
          <w:tab w:val="left" w:pos="2977"/>
          <w:tab w:val="left" w:pos="3119"/>
        </w:tabs>
        <w:ind w:firstLine="1260"/>
        <w:jc w:val="both"/>
        <w:rPr>
          <w:rStyle w:val="Hipervnculo"/>
          <w:b/>
          <w:sz w:val="20"/>
          <w:szCs w:val="20"/>
        </w:rPr>
      </w:pPr>
      <w:proofErr w:type="spellStart"/>
      <w:r>
        <w:rPr>
          <w:rStyle w:val="Hipervnculo"/>
          <w:rFonts w:cs="Arial"/>
          <w:color w:val="auto"/>
          <w:sz w:val="20"/>
          <w:szCs w:val="20"/>
          <w:u w:val="none"/>
        </w:rPr>
        <w:t>ClaveSuscriptor</w:t>
      </w:r>
      <w:proofErr w:type="spellEnd"/>
    </w:p>
    <w:p w:rsidR="00FE1C2D" w:rsidRPr="00491141" w:rsidRDefault="00FE1C2D" w:rsidP="001C40BB">
      <w:pPr>
        <w:pStyle w:val="Prrafodelista"/>
        <w:numPr>
          <w:ilvl w:val="4"/>
          <w:numId w:val="6"/>
        </w:numPr>
        <w:tabs>
          <w:tab w:val="left" w:pos="2977"/>
          <w:tab w:val="left" w:pos="3119"/>
        </w:tabs>
        <w:ind w:firstLine="1260"/>
        <w:jc w:val="both"/>
        <w:rPr>
          <w:rStyle w:val="Hipervnculo"/>
          <w:b/>
          <w:sz w:val="20"/>
          <w:szCs w:val="20"/>
        </w:rPr>
      </w:pPr>
      <w:proofErr w:type="spellStart"/>
      <w:r>
        <w:rPr>
          <w:rStyle w:val="Hipervnculo"/>
          <w:rFonts w:cs="Arial"/>
          <w:color w:val="auto"/>
          <w:sz w:val="20"/>
          <w:szCs w:val="20"/>
          <w:u w:val="none"/>
        </w:rPr>
        <w:t>ClaveCuadrilla</w:t>
      </w:r>
      <w:proofErr w:type="spellEnd"/>
    </w:p>
    <w:p w:rsidR="00FE1C2D" w:rsidRPr="008369B2" w:rsidRDefault="00FE1C2D" w:rsidP="001C40BB">
      <w:pPr>
        <w:pStyle w:val="Prrafodelista"/>
        <w:numPr>
          <w:ilvl w:val="4"/>
          <w:numId w:val="6"/>
        </w:numPr>
        <w:tabs>
          <w:tab w:val="left" w:pos="2977"/>
          <w:tab w:val="left" w:pos="3119"/>
        </w:tabs>
        <w:ind w:left="3119" w:hanging="851"/>
        <w:jc w:val="both"/>
        <w:rPr>
          <w:rStyle w:val="Hipervnculo"/>
          <w:b/>
          <w:sz w:val="20"/>
          <w:szCs w:val="20"/>
        </w:rPr>
      </w:pPr>
      <w:proofErr w:type="spellStart"/>
      <w:r>
        <w:rPr>
          <w:rStyle w:val="Hipervnculo"/>
          <w:rFonts w:cs="Arial"/>
          <w:color w:val="auto"/>
          <w:sz w:val="20"/>
          <w:szCs w:val="20"/>
          <w:u w:val="none"/>
        </w:rPr>
        <w:t>IdVisita</w:t>
      </w:r>
      <w:proofErr w:type="spellEnd"/>
      <w:r>
        <w:rPr>
          <w:rStyle w:val="Hipervnculo"/>
          <w:rFonts w:cs="Arial"/>
          <w:color w:val="auto"/>
          <w:sz w:val="20"/>
          <w:szCs w:val="20"/>
          <w:u w:val="none"/>
        </w:rPr>
        <w:t xml:space="preserve"> de acuerdo con la regla de negocio </w:t>
      </w:r>
      <w:hyperlink r:id="rId32" w:anchor="RN257" w:history="1">
        <w:r w:rsidRPr="008369B2">
          <w:rPr>
            <w:rStyle w:val="Hipervnculo"/>
            <w:rFonts w:cs="Arial"/>
            <w:b/>
            <w:sz w:val="20"/>
            <w:szCs w:val="20"/>
          </w:rPr>
          <w:t>RN257 Órdenes de Trabajo No Visitadas</w:t>
        </w:r>
      </w:hyperlink>
    </w:p>
    <w:p w:rsidR="00FE1C2D" w:rsidRPr="008369B2" w:rsidRDefault="00FE1C2D" w:rsidP="001C40BB">
      <w:pPr>
        <w:pStyle w:val="Prrafodelista"/>
        <w:numPr>
          <w:ilvl w:val="4"/>
          <w:numId w:val="6"/>
        </w:numPr>
        <w:tabs>
          <w:tab w:val="left" w:pos="2977"/>
          <w:tab w:val="left" w:pos="3119"/>
        </w:tabs>
        <w:ind w:firstLine="1260"/>
        <w:jc w:val="both"/>
        <w:rPr>
          <w:rStyle w:val="Hipervnculo"/>
          <w:b/>
          <w:sz w:val="20"/>
          <w:szCs w:val="20"/>
        </w:rPr>
      </w:pPr>
      <w:proofErr w:type="spellStart"/>
      <w:r w:rsidRPr="008369B2">
        <w:rPr>
          <w:rStyle w:val="Hipervnculo"/>
          <w:rFonts w:cs="Arial"/>
          <w:color w:val="auto"/>
          <w:sz w:val="20"/>
          <w:szCs w:val="20"/>
          <w:u w:val="none"/>
        </w:rPr>
        <w:t>ClaveTrabajo</w:t>
      </w:r>
      <w:proofErr w:type="spellEnd"/>
    </w:p>
    <w:p w:rsidR="00FE1C2D" w:rsidRPr="008369B2" w:rsidRDefault="00FE1C2D" w:rsidP="001C40BB">
      <w:pPr>
        <w:pStyle w:val="Prrafodelista"/>
        <w:numPr>
          <w:ilvl w:val="4"/>
          <w:numId w:val="6"/>
        </w:numPr>
        <w:tabs>
          <w:tab w:val="left" w:pos="2977"/>
          <w:tab w:val="left" w:pos="3119"/>
        </w:tabs>
        <w:ind w:firstLine="1260"/>
        <w:jc w:val="both"/>
        <w:rPr>
          <w:rStyle w:val="Hipervnculo"/>
          <w:b/>
          <w:sz w:val="20"/>
          <w:szCs w:val="20"/>
        </w:rPr>
      </w:pPr>
      <w:proofErr w:type="spellStart"/>
      <w:r w:rsidRPr="008369B2">
        <w:rPr>
          <w:rStyle w:val="Hipervnculo"/>
          <w:rFonts w:cs="Arial"/>
          <w:color w:val="auto"/>
          <w:sz w:val="20"/>
          <w:szCs w:val="20"/>
          <w:u w:val="none"/>
        </w:rPr>
        <w:t>TipoTrabajo</w:t>
      </w:r>
      <w:proofErr w:type="spellEnd"/>
    </w:p>
    <w:p w:rsidR="00577AD3" w:rsidRPr="008369B2" w:rsidRDefault="00577AD3" w:rsidP="001C40BB">
      <w:pPr>
        <w:pStyle w:val="Prrafodelista"/>
        <w:numPr>
          <w:ilvl w:val="4"/>
          <w:numId w:val="6"/>
        </w:numPr>
        <w:tabs>
          <w:tab w:val="left" w:pos="2977"/>
          <w:tab w:val="left" w:pos="3119"/>
        </w:tabs>
        <w:ind w:firstLine="1260"/>
        <w:jc w:val="both"/>
        <w:rPr>
          <w:rStyle w:val="Hipervnculo"/>
          <w:b/>
          <w:sz w:val="20"/>
          <w:szCs w:val="20"/>
        </w:rPr>
      </w:pPr>
      <w:proofErr w:type="spellStart"/>
      <w:r w:rsidRPr="008369B2">
        <w:rPr>
          <w:rStyle w:val="Hipervnculo"/>
          <w:rFonts w:cs="Arial"/>
          <w:color w:val="auto"/>
          <w:sz w:val="20"/>
          <w:szCs w:val="20"/>
          <w:u w:val="none"/>
        </w:rPr>
        <w:t>ClaveServicio</w:t>
      </w:r>
      <w:proofErr w:type="spellEnd"/>
    </w:p>
    <w:p w:rsidR="00577AD3" w:rsidRPr="008369B2" w:rsidRDefault="00577AD3" w:rsidP="001C40BB">
      <w:pPr>
        <w:pStyle w:val="Prrafodelista"/>
        <w:numPr>
          <w:ilvl w:val="4"/>
          <w:numId w:val="6"/>
        </w:numPr>
        <w:tabs>
          <w:tab w:val="left" w:pos="2977"/>
          <w:tab w:val="left" w:pos="3119"/>
        </w:tabs>
        <w:ind w:firstLine="1260"/>
        <w:jc w:val="both"/>
        <w:rPr>
          <w:rStyle w:val="Hipervnculo"/>
          <w:b/>
          <w:sz w:val="20"/>
          <w:szCs w:val="20"/>
        </w:rPr>
      </w:pPr>
      <w:proofErr w:type="spellStart"/>
      <w:r w:rsidRPr="008369B2">
        <w:rPr>
          <w:rStyle w:val="Hipervnculo"/>
          <w:rFonts w:cs="Arial"/>
          <w:color w:val="auto"/>
          <w:sz w:val="20"/>
          <w:szCs w:val="20"/>
          <w:u w:val="none"/>
        </w:rPr>
        <w:t>TipoServicio</w:t>
      </w:r>
      <w:proofErr w:type="spellEnd"/>
    </w:p>
    <w:p w:rsidR="00FE1C2D" w:rsidRPr="008369B2" w:rsidRDefault="00FE1C2D" w:rsidP="001C40BB">
      <w:pPr>
        <w:pStyle w:val="Prrafodelista"/>
        <w:numPr>
          <w:ilvl w:val="4"/>
          <w:numId w:val="6"/>
        </w:numPr>
        <w:tabs>
          <w:tab w:val="left" w:pos="2977"/>
          <w:tab w:val="left" w:pos="3119"/>
        </w:tabs>
        <w:ind w:firstLine="1260"/>
        <w:jc w:val="both"/>
        <w:rPr>
          <w:rStyle w:val="Hipervnculo"/>
          <w:b/>
          <w:sz w:val="20"/>
          <w:szCs w:val="20"/>
        </w:rPr>
      </w:pPr>
      <w:r w:rsidRPr="008369B2">
        <w:rPr>
          <w:rStyle w:val="Hipervnculo"/>
          <w:rFonts w:cs="Arial"/>
          <w:color w:val="auto"/>
          <w:sz w:val="20"/>
          <w:szCs w:val="20"/>
          <w:u w:val="none"/>
        </w:rPr>
        <w:t>Prioridad</w:t>
      </w:r>
    </w:p>
    <w:p w:rsidR="00FE1C2D" w:rsidRPr="008369B2" w:rsidRDefault="00FE1C2D" w:rsidP="00577AD3">
      <w:pPr>
        <w:pStyle w:val="Prrafodelista"/>
        <w:numPr>
          <w:ilvl w:val="4"/>
          <w:numId w:val="6"/>
        </w:numPr>
        <w:tabs>
          <w:tab w:val="left" w:pos="2977"/>
          <w:tab w:val="left" w:pos="3119"/>
          <w:tab w:val="left" w:pos="3261"/>
        </w:tabs>
        <w:ind w:firstLine="1260"/>
        <w:jc w:val="both"/>
        <w:rPr>
          <w:rStyle w:val="Hipervnculo"/>
          <w:b/>
          <w:sz w:val="20"/>
          <w:szCs w:val="20"/>
        </w:rPr>
      </w:pPr>
      <w:r w:rsidRPr="008369B2">
        <w:rPr>
          <w:rStyle w:val="Hipervnculo"/>
          <w:rFonts w:cs="Arial"/>
          <w:color w:val="auto"/>
          <w:sz w:val="20"/>
          <w:szCs w:val="20"/>
          <w:u w:val="none"/>
        </w:rPr>
        <w:t>Estado</w:t>
      </w:r>
    </w:p>
    <w:p w:rsidR="00FE1C2D" w:rsidRPr="00491141" w:rsidRDefault="00FE1C2D" w:rsidP="00577AD3">
      <w:pPr>
        <w:pStyle w:val="Prrafodelista"/>
        <w:numPr>
          <w:ilvl w:val="4"/>
          <w:numId w:val="6"/>
        </w:numPr>
        <w:tabs>
          <w:tab w:val="left" w:pos="2977"/>
          <w:tab w:val="left" w:pos="3119"/>
          <w:tab w:val="left" w:pos="3261"/>
        </w:tabs>
        <w:ind w:firstLine="1260"/>
        <w:jc w:val="both"/>
        <w:rPr>
          <w:rStyle w:val="Hipervnculo"/>
          <w:b/>
          <w:sz w:val="20"/>
          <w:szCs w:val="20"/>
        </w:rPr>
      </w:pPr>
      <w:r>
        <w:rPr>
          <w:rStyle w:val="Hipervnculo"/>
          <w:rFonts w:cs="Arial"/>
          <w:color w:val="auto"/>
          <w:sz w:val="20"/>
          <w:szCs w:val="20"/>
          <w:u w:val="none"/>
        </w:rPr>
        <w:t>Motivo</w:t>
      </w:r>
    </w:p>
    <w:p w:rsidR="00FE1C2D" w:rsidRPr="00491141" w:rsidRDefault="00FE1C2D" w:rsidP="003F7BB4">
      <w:pPr>
        <w:pStyle w:val="Prrafodelista"/>
        <w:numPr>
          <w:ilvl w:val="4"/>
          <w:numId w:val="6"/>
        </w:numPr>
        <w:tabs>
          <w:tab w:val="left" w:pos="2977"/>
          <w:tab w:val="left" w:pos="3119"/>
          <w:tab w:val="left" w:pos="3261"/>
        </w:tabs>
        <w:ind w:firstLine="1260"/>
        <w:jc w:val="both"/>
        <w:rPr>
          <w:rStyle w:val="Hipervnculo"/>
          <w:b/>
          <w:sz w:val="20"/>
          <w:szCs w:val="20"/>
        </w:rPr>
      </w:pPr>
      <w:proofErr w:type="spellStart"/>
      <w:r>
        <w:rPr>
          <w:rStyle w:val="Hipervnculo"/>
          <w:rFonts w:cs="Arial"/>
          <w:color w:val="auto"/>
          <w:sz w:val="20"/>
          <w:szCs w:val="20"/>
          <w:u w:val="none"/>
        </w:rPr>
        <w:t>Observacion</w:t>
      </w:r>
      <w:proofErr w:type="spellEnd"/>
    </w:p>
    <w:p w:rsidR="00FE1C2D" w:rsidRPr="00C71DEE" w:rsidRDefault="00FE1C2D" w:rsidP="003F7BB4">
      <w:pPr>
        <w:pStyle w:val="Prrafodelista"/>
        <w:numPr>
          <w:ilvl w:val="4"/>
          <w:numId w:val="6"/>
        </w:numPr>
        <w:tabs>
          <w:tab w:val="left" w:pos="2977"/>
          <w:tab w:val="left" w:pos="3119"/>
          <w:tab w:val="left" w:pos="3261"/>
        </w:tabs>
        <w:ind w:firstLine="1260"/>
        <w:jc w:val="both"/>
        <w:rPr>
          <w:rStyle w:val="Hipervnculo"/>
          <w:b/>
          <w:sz w:val="20"/>
          <w:szCs w:val="20"/>
        </w:rPr>
      </w:pPr>
      <w:proofErr w:type="spellStart"/>
      <w:r>
        <w:rPr>
          <w:rStyle w:val="Hipervnculo"/>
          <w:rFonts w:cs="Arial"/>
          <w:color w:val="auto"/>
          <w:sz w:val="20"/>
          <w:szCs w:val="20"/>
          <w:u w:val="none"/>
        </w:rPr>
        <w:t>FechaHoraProgramada</w:t>
      </w:r>
      <w:proofErr w:type="spellEnd"/>
    </w:p>
    <w:p w:rsidR="00FE1C2D" w:rsidRPr="000443AA" w:rsidRDefault="00FE1C2D" w:rsidP="001D0D05">
      <w:pPr>
        <w:pStyle w:val="Prrafodelista"/>
        <w:numPr>
          <w:ilvl w:val="3"/>
          <w:numId w:val="6"/>
        </w:numPr>
        <w:tabs>
          <w:tab w:val="left" w:pos="2268"/>
        </w:tabs>
        <w:ind w:firstLine="696"/>
        <w:jc w:val="both"/>
        <w:rPr>
          <w:rStyle w:val="Hipervnculo"/>
          <w:rFonts w:cs="Arial"/>
          <w:color w:val="auto"/>
          <w:sz w:val="20"/>
          <w:szCs w:val="20"/>
          <w:u w:val="none"/>
        </w:rPr>
      </w:pPr>
      <w:r w:rsidRPr="000443AA">
        <w:rPr>
          <w:rStyle w:val="Hipervnculo"/>
          <w:rFonts w:cs="Arial"/>
          <w:color w:val="auto"/>
          <w:sz w:val="20"/>
          <w:szCs w:val="20"/>
          <w:u w:val="none"/>
        </w:rPr>
        <w:t xml:space="preserve">El sistema continúa en el </w:t>
      </w:r>
      <w:hyperlink w:anchor="paso9" w:history="1">
        <w:r w:rsidRPr="000443AA">
          <w:rPr>
            <w:rStyle w:val="Hipervnculo"/>
            <w:rFonts w:cs="Arial"/>
            <w:b/>
            <w:sz w:val="20"/>
            <w:szCs w:val="20"/>
          </w:rPr>
          <w:t>paso</w:t>
        </w:r>
        <w:r w:rsidR="001C40BB" w:rsidRPr="000443AA">
          <w:rPr>
            <w:rStyle w:val="Hipervnculo"/>
            <w:rFonts w:cs="Arial"/>
            <w:b/>
            <w:sz w:val="20"/>
            <w:szCs w:val="20"/>
          </w:rPr>
          <w:t xml:space="preserve"> 1</w:t>
        </w:r>
        <w:r w:rsidR="00804CDE" w:rsidRPr="000443AA">
          <w:rPr>
            <w:rStyle w:val="Hipervnculo"/>
            <w:rFonts w:cs="Arial"/>
            <w:b/>
            <w:sz w:val="20"/>
            <w:szCs w:val="20"/>
          </w:rPr>
          <w:t>2</w:t>
        </w:r>
      </w:hyperlink>
      <w:r w:rsidRPr="000443AA">
        <w:rPr>
          <w:rStyle w:val="Hipervnculo"/>
          <w:rFonts w:cs="Arial"/>
          <w:color w:val="auto"/>
          <w:sz w:val="20"/>
          <w:szCs w:val="20"/>
          <w:u w:val="none"/>
        </w:rPr>
        <w:t xml:space="preserve"> del flujo básico</w:t>
      </w:r>
    </w:p>
    <w:bookmarkEnd w:id="26"/>
    <w:p w:rsidR="0094564A" w:rsidRPr="000443AA" w:rsidRDefault="0094564A" w:rsidP="0094564A">
      <w:pPr>
        <w:pStyle w:val="Prrafodelista"/>
        <w:numPr>
          <w:ilvl w:val="0"/>
          <w:numId w:val="6"/>
        </w:numPr>
        <w:jc w:val="both"/>
        <w:rPr>
          <w:rStyle w:val="Hipervnculo"/>
          <w:rFonts w:cs="Arial"/>
          <w:color w:val="auto"/>
          <w:sz w:val="20"/>
          <w:szCs w:val="20"/>
          <w:u w:val="none"/>
        </w:rPr>
      </w:pPr>
      <w:r w:rsidRPr="000443AA">
        <w:rPr>
          <w:rStyle w:val="Hipervnculo"/>
          <w:rFonts w:cs="Arial"/>
          <w:color w:val="auto"/>
          <w:sz w:val="20"/>
          <w:szCs w:val="20"/>
          <w:u w:val="none"/>
        </w:rPr>
        <w:t>El sistema notifica el fin de la visita del suscriptor anterior:</w:t>
      </w:r>
    </w:p>
    <w:p w:rsidR="00E23D21" w:rsidRPr="000443AA" w:rsidRDefault="00E23D21" w:rsidP="00E23D21">
      <w:pPr>
        <w:pStyle w:val="Prrafodelista"/>
        <w:numPr>
          <w:ilvl w:val="1"/>
          <w:numId w:val="6"/>
        </w:numPr>
        <w:jc w:val="both"/>
        <w:rPr>
          <w:rFonts w:cs="Arial"/>
          <w:sz w:val="20"/>
          <w:szCs w:val="20"/>
        </w:rPr>
      </w:pPr>
      <w:r w:rsidRPr="000443AA">
        <w:rPr>
          <w:sz w:val="20"/>
          <w:szCs w:val="20"/>
        </w:rPr>
        <w:t xml:space="preserve">El sistema presenta el mensaje </w:t>
      </w:r>
      <w:hyperlink r:id="rId33" w:anchor="MT0010" w:history="1">
        <w:r w:rsidRPr="000443AA">
          <w:rPr>
            <w:rStyle w:val="Hipervnculo"/>
            <w:b/>
            <w:sz w:val="20"/>
            <w:szCs w:val="20"/>
          </w:rPr>
          <w:t>MT0010 &lt;Generando Interfaces&gt;</w:t>
        </w:r>
      </w:hyperlink>
    </w:p>
    <w:p w:rsidR="00B71EF0" w:rsidRPr="000443AA" w:rsidRDefault="00B71EF0" w:rsidP="00B71EF0">
      <w:pPr>
        <w:pStyle w:val="Prrafodelista"/>
        <w:numPr>
          <w:ilvl w:val="1"/>
          <w:numId w:val="6"/>
        </w:numPr>
        <w:jc w:val="both"/>
        <w:rPr>
          <w:rFonts w:cs="Arial"/>
          <w:sz w:val="20"/>
          <w:szCs w:val="20"/>
        </w:rPr>
      </w:pPr>
      <w:r w:rsidRPr="000443AA">
        <w:rPr>
          <w:rFonts w:cs="Arial"/>
          <w:sz w:val="20"/>
          <w:szCs w:val="20"/>
        </w:rPr>
        <w:t xml:space="preserve">El caso de uso incluye la funcionalidad del caso de uso </w:t>
      </w:r>
      <w:hyperlink r:id="rId34" w:history="1">
        <w:r w:rsidRPr="000443AA">
          <w:rPr>
            <w:rStyle w:val="Hipervnculo"/>
            <w:b/>
            <w:sz w:val="20"/>
            <w:szCs w:val="20"/>
          </w:rPr>
          <w:t>Servidor de Comunicaciones – CUMEGSIN03</w:t>
        </w:r>
      </w:hyperlink>
      <w:r w:rsidRPr="000443AA">
        <w:rPr>
          <w:rFonts w:cs="Arial"/>
          <w:sz w:val="20"/>
          <w:szCs w:val="20"/>
        </w:rPr>
        <w:t xml:space="preserve"> y le envía como parámetro la siguiente información:</w:t>
      </w:r>
    </w:p>
    <w:p w:rsidR="00B71EF0" w:rsidRPr="000443AA" w:rsidRDefault="00B71EF0" w:rsidP="00B71EF0">
      <w:pPr>
        <w:pStyle w:val="Prrafodelista"/>
        <w:numPr>
          <w:ilvl w:val="2"/>
          <w:numId w:val="6"/>
        </w:numPr>
        <w:tabs>
          <w:tab w:val="left" w:pos="1560"/>
        </w:tabs>
        <w:ind w:hanging="153"/>
        <w:jc w:val="both"/>
        <w:rPr>
          <w:rFonts w:cs="Arial"/>
          <w:sz w:val="20"/>
          <w:szCs w:val="20"/>
        </w:rPr>
      </w:pPr>
      <w:proofErr w:type="spellStart"/>
      <w:r w:rsidRPr="000443AA">
        <w:rPr>
          <w:rFonts w:cs="Arial"/>
          <w:sz w:val="20"/>
          <w:szCs w:val="20"/>
        </w:rPr>
        <w:t>GenerarConsumos</w:t>
      </w:r>
      <w:proofErr w:type="spellEnd"/>
    </w:p>
    <w:p w:rsidR="00B71EF0" w:rsidRPr="000443AA" w:rsidRDefault="00B71EF0" w:rsidP="008937BC">
      <w:pPr>
        <w:pStyle w:val="Prrafodelista"/>
        <w:numPr>
          <w:ilvl w:val="3"/>
          <w:numId w:val="6"/>
        </w:numPr>
        <w:tabs>
          <w:tab w:val="left" w:pos="2268"/>
        </w:tabs>
        <w:ind w:firstLine="696"/>
        <w:jc w:val="both"/>
        <w:rPr>
          <w:rFonts w:cs="Arial"/>
          <w:sz w:val="20"/>
          <w:szCs w:val="20"/>
        </w:rPr>
      </w:pPr>
      <w:proofErr w:type="spellStart"/>
      <w:r w:rsidRPr="000443AA">
        <w:rPr>
          <w:rFonts w:cs="Arial"/>
          <w:sz w:val="20"/>
          <w:szCs w:val="20"/>
        </w:rPr>
        <w:t>FolioOrden</w:t>
      </w:r>
      <w:proofErr w:type="spellEnd"/>
    </w:p>
    <w:p w:rsidR="00B71EF0" w:rsidRPr="000443AA" w:rsidRDefault="00B71EF0" w:rsidP="00B71EF0">
      <w:pPr>
        <w:pStyle w:val="Prrafodelista"/>
        <w:numPr>
          <w:ilvl w:val="1"/>
          <w:numId w:val="6"/>
        </w:numPr>
        <w:jc w:val="both"/>
        <w:rPr>
          <w:rFonts w:cs="Arial"/>
          <w:sz w:val="20"/>
          <w:szCs w:val="20"/>
        </w:rPr>
      </w:pPr>
      <w:r w:rsidRPr="000443AA">
        <w:rPr>
          <w:sz w:val="20"/>
          <w:szCs w:val="20"/>
          <w:lang w:eastAsia="en-US"/>
        </w:rPr>
        <w:t>El sistema obtiene la siguiente información:</w:t>
      </w:r>
    </w:p>
    <w:p w:rsidR="00B71EF0" w:rsidRPr="000443AA" w:rsidRDefault="00B71EF0" w:rsidP="00B71EF0">
      <w:pPr>
        <w:pStyle w:val="Prrafodelista"/>
        <w:numPr>
          <w:ilvl w:val="2"/>
          <w:numId w:val="6"/>
        </w:numPr>
        <w:tabs>
          <w:tab w:val="left" w:pos="1560"/>
        </w:tabs>
        <w:ind w:hanging="153"/>
        <w:jc w:val="both"/>
        <w:rPr>
          <w:rFonts w:cs="Arial"/>
          <w:sz w:val="20"/>
          <w:szCs w:val="20"/>
        </w:rPr>
      </w:pPr>
      <w:proofErr w:type="spellStart"/>
      <w:r w:rsidRPr="000443AA">
        <w:rPr>
          <w:rFonts w:cs="Arial"/>
          <w:sz w:val="20"/>
          <w:szCs w:val="20"/>
        </w:rPr>
        <w:t>GenerarConsumos</w:t>
      </w:r>
      <w:proofErr w:type="spellEnd"/>
    </w:p>
    <w:p w:rsidR="00B71EF0" w:rsidRPr="000443AA" w:rsidRDefault="00B71EF0" w:rsidP="008937BC">
      <w:pPr>
        <w:pStyle w:val="Prrafodelista"/>
        <w:numPr>
          <w:ilvl w:val="3"/>
          <w:numId w:val="6"/>
        </w:numPr>
        <w:tabs>
          <w:tab w:val="left" w:pos="2268"/>
        </w:tabs>
        <w:ind w:firstLine="696"/>
        <w:jc w:val="both"/>
        <w:rPr>
          <w:rFonts w:cs="Arial"/>
          <w:sz w:val="20"/>
          <w:szCs w:val="20"/>
        </w:rPr>
      </w:pPr>
      <w:r w:rsidRPr="000443AA">
        <w:rPr>
          <w:sz w:val="20"/>
          <w:szCs w:val="20"/>
          <w:lang w:eastAsia="en-US"/>
        </w:rPr>
        <w:t>Generada</w:t>
      </w:r>
    </w:p>
    <w:p w:rsidR="00E23D21" w:rsidRPr="000443AA" w:rsidRDefault="00E23D21" w:rsidP="008937BC">
      <w:pPr>
        <w:pStyle w:val="Prrafodelista"/>
        <w:numPr>
          <w:ilvl w:val="3"/>
          <w:numId w:val="6"/>
        </w:numPr>
        <w:tabs>
          <w:tab w:val="left" w:pos="2268"/>
        </w:tabs>
        <w:ind w:firstLine="696"/>
        <w:jc w:val="both"/>
        <w:rPr>
          <w:rFonts w:cs="Arial"/>
          <w:sz w:val="20"/>
          <w:szCs w:val="20"/>
        </w:rPr>
      </w:pPr>
      <w:proofErr w:type="spellStart"/>
      <w:r w:rsidRPr="000443AA">
        <w:rPr>
          <w:sz w:val="20"/>
          <w:szCs w:val="20"/>
          <w:lang w:eastAsia="en-US"/>
        </w:rPr>
        <w:t>ServicioNoDisponible</w:t>
      </w:r>
      <w:proofErr w:type="spellEnd"/>
    </w:p>
    <w:p w:rsidR="00E23D21" w:rsidRPr="000443AA" w:rsidRDefault="00E23D21" w:rsidP="008937BC">
      <w:pPr>
        <w:pStyle w:val="Prrafodelista"/>
        <w:numPr>
          <w:ilvl w:val="2"/>
          <w:numId w:val="6"/>
        </w:numPr>
        <w:tabs>
          <w:tab w:val="left" w:pos="1560"/>
        </w:tabs>
        <w:ind w:hanging="153"/>
        <w:jc w:val="both"/>
        <w:rPr>
          <w:rFonts w:cs="Arial"/>
          <w:sz w:val="20"/>
          <w:szCs w:val="20"/>
        </w:rPr>
      </w:pPr>
      <w:r w:rsidRPr="000443AA">
        <w:rPr>
          <w:rFonts w:cs="Arial"/>
          <w:sz w:val="20"/>
          <w:szCs w:val="20"/>
        </w:rPr>
        <w:t xml:space="preserve">Si &lt;el servicio no se encuentra disponible&gt; </w:t>
      </w:r>
    </w:p>
    <w:p w:rsidR="00E23D21" w:rsidRPr="000443AA" w:rsidRDefault="00E23D21" w:rsidP="008937BC">
      <w:pPr>
        <w:pStyle w:val="Prrafodelista"/>
        <w:numPr>
          <w:ilvl w:val="3"/>
          <w:numId w:val="6"/>
        </w:numPr>
        <w:tabs>
          <w:tab w:val="left" w:pos="2268"/>
        </w:tabs>
        <w:ind w:firstLine="696"/>
        <w:jc w:val="both"/>
        <w:rPr>
          <w:rStyle w:val="Hipervnculo"/>
          <w:rFonts w:cs="Arial"/>
          <w:color w:val="auto"/>
          <w:sz w:val="20"/>
          <w:szCs w:val="20"/>
          <w:u w:val="none"/>
        </w:rPr>
      </w:pPr>
      <w:r w:rsidRPr="000443AA">
        <w:rPr>
          <w:rStyle w:val="Hipervnculo"/>
          <w:rFonts w:cs="Arial"/>
          <w:color w:val="auto"/>
          <w:sz w:val="20"/>
          <w:szCs w:val="20"/>
          <w:u w:val="none"/>
        </w:rPr>
        <w:t xml:space="preserve">El sistema presenta el mensaje </w:t>
      </w:r>
      <w:hyperlink r:id="rId35" w:anchor="ME0017" w:history="1">
        <w:r w:rsidRPr="000443AA">
          <w:rPr>
            <w:rStyle w:val="Hipervnculo"/>
            <w:rFonts w:cs="Arial"/>
            <w:b/>
            <w:sz w:val="20"/>
            <w:szCs w:val="20"/>
          </w:rPr>
          <w:t>ME0017 &lt;Servicio No Disponible&gt;</w:t>
        </w:r>
      </w:hyperlink>
    </w:p>
    <w:p w:rsidR="00E23D21" w:rsidRPr="000443AA" w:rsidRDefault="00E23D21" w:rsidP="008937BC">
      <w:pPr>
        <w:pStyle w:val="Prrafodelista"/>
        <w:numPr>
          <w:ilvl w:val="2"/>
          <w:numId w:val="6"/>
        </w:numPr>
        <w:tabs>
          <w:tab w:val="left" w:pos="1560"/>
        </w:tabs>
        <w:ind w:hanging="153"/>
        <w:jc w:val="both"/>
        <w:rPr>
          <w:rFonts w:cs="Arial"/>
          <w:sz w:val="20"/>
          <w:szCs w:val="20"/>
        </w:rPr>
      </w:pPr>
      <w:r w:rsidRPr="000443AA">
        <w:rPr>
          <w:rFonts w:cs="Arial"/>
          <w:sz w:val="20"/>
          <w:szCs w:val="20"/>
        </w:rPr>
        <w:t>Si &lt;no fue posible generar la interfaz de salida&gt;,</w:t>
      </w:r>
    </w:p>
    <w:p w:rsidR="00E23D21" w:rsidRPr="000443AA" w:rsidRDefault="00E23D21" w:rsidP="008937BC">
      <w:pPr>
        <w:pStyle w:val="Prrafodelista"/>
        <w:numPr>
          <w:ilvl w:val="3"/>
          <w:numId w:val="6"/>
        </w:numPr>
        <w:tabs>
          <w:tab w:val="left" w:pos="2268"/>
        </w:tabs>
        <w:ind w:left="2268" w:hanging="708"/>
        <w:jc w:val="both"/>
        <w:rPr>
          <w:rFonts w:cs="Arial"/>
          <w:sz w:val="20"/>
          <w:szCs w:val="20"/>
        </w:rPr>
      </w:pPr>
      <w:r w:rsidRPr="000443AA">
        <w:rPr>
          <w:rFonts w:cs="Arial"/>
          <w:sz w:val="20"/>
          <w:szCs w:val="20"/>
        </w:rPr>
        <w:t xml:space="preserve"> El sistema presenta el mensaje </w:t>
      </w:r>
      <w:hyperlink r:id="rId36" w:anchor="MI0061" w:history="1">
        <w:r w:rsidRPr="000443AA">
          <w:rPr>
            <w:rStyle w:val="Hipervnculo"/>
            <w:rFonts w:cs="Arial"/>
            <w:b/>
            <w:sz w:val="20"/>
            <w:szCs w:val="20"/>
          </w:rPr>
          <w:t>MI0061 &lt;Interfaz de Salida Intermedia No Generada&gt;</w:t>
        </w:r>
      </w:hyperlink>
    </w:p>
    <w:p w:rsidR="0094564A" w:rsidRPr="000443AA" w:rsidRDefault="0094564A" w:rsidP="0094564A">
      <w:pPr>
        <w:pStyle w:val="Prrafodelista"/>
        <w:numPr>
          <w:ilvl w:val="1"/>
          <w:numId w:val="6"/>
        </w:numPr>
        <w:jc w:val="both"/>
        <w:rPr>
          <w:rFonts w:cs="Arial"/>
          <w:sz w:val="20"/>
          <w:szCs w:val="20"/>
        </w:rPr>
      </w:pPr>
      <w:r w:rsidRPr="000443AA">
        <w:rPr>
          <w:rFonts w:cs="Arial"/>
          <w:sz w:val="20"/>
          <w:szCs w:val="20"/>
        </w:rPr>
        <w:t xml:space="preserve">El caso de uso incluye la funcionalidad del caso de uso </w:t>
      </w:r>
      <w:hyperlink r:id="rId37" w:history="1">
        <w:r w:rsidRPr="000443AA">
          <w:rPr>
            <w:rStyle w:val="Hipervnculo"/>
            <w:b/>
            <w:sz w:val="20"/>
            <w:szCs w:val="20"/>
          </w:rPr>
          <w:t>Servidor de Comunicaciones – CUMEGSIN03</w:t>
        </w:r>
      </w:hyperlink>
      <w:r w:rsidRPr="000443AA">
        <w:rPr>
          <w:rFonts w:cs="Arial"/>
          <w:sz w:val="20"/>
          <w:szCs w:val="20"/>
        </w:rPr>
        <w:t xml:space="preserve"> y le envía como parámetro la siguiente información:</w:t>
      </w:r>
    </w:p>
    <w:p w:rsidR="0094564A" w:rsidRPr="000443AA" w:rsidRDefault="0094564A" w:rsidP="0094564A">
      <w:pPr>
        <w:pStyle w:val="Prrafodelista"/>
        <w:numPr>
          <w:ilvl w:val="2"/>
          <w:numId w:val="6"/>
        </w:numPr>
        <w:tabs>
          <w:tab w:val="left" w:pos="1560"/>
        </w:tabs>
        <w:ind w:hanging="153"/>
        <w:jc w:val="both"/>
        <w:rPr>
          <w:rFonts w:cs="Arial"/>
          <w:sz w:val="20"/>
          <w:szCs w:val="20"/>
        </w:rPr>
      </w:pPr>
      <w:proofErr w:type="spellStart"/>
      <w:r w:rsidRPr="000443AA">
        <w:rPr>
          <w:rFonts w:cs="Arial"/>
          <w:sz w:val="20"/>
          <w:szCs w:val="20"/>
        </w:rPr>
        <w:t>InicioVisitaSuscriptor</w:t>
      </w:r>
      <w:proofErr w:type="spellEnd"/>
    </w:p>
    <w:p w:rsidR="0094564A" w:rsidRPr="000443AA" w:rsidRDefault="0094564A" w:rsidP="00D2770E">
      <w:pPr>
        <w:pStyle w:val="Prrafodelista"/>
        <w:numPr>
          <w:ilvl w:val="3"/>
          <w:numId w:val="6"/>
        </w:numPr>
        <w:tabs>
          <w:tab w:val="left" w:pos="2268"/>
        </w:tabs>
        <w:ind w:left="2268" w:hanging="708"/>
        <w:jc w:val="both"/>
        <w:rPr>
          <w:rFonts w:cs="Arial"/>
          <w:sz w:val="20"/>
          <w:szCs w:val="20"/>
        </w:rPr>
      </w:pPr>
      <w:proofErr w:type="spellStart"/>
      <w:r w:rsidRPr="000443AA">
        <w:rPr>
          <w:rFonts w:cs="Arial"/>
          <w:sz w:val="20"/>
          <w:szCs w:val="20"/>
        </w:rPr>
        <w:t>ClaveCuadrilla</w:t>
      </w:r>
      <w:proofErr w:type="spellEnd"/>
    </w:p>
    <w:p w:rsidR="0094564A" w:rsidRPr="000443AA" w:rsidRDefault="0094564A" w:rsidP="00D2770E">
      <w:pPr>
        <w:pStyle w:val="Prrafodelista"/>
        <w:numPr>
          <w:ilvl w:val="3"/>
          <w:numId w:val="6"/>
        </w:numPr>
        <w:tabs>
          <w:tab w:val="left" w:pos="2268"/>
        </w:tabs>
        <w:ind w:left="2268" w:hanging="708"/>
        <w:jc w:val="both"/>
        <w:rPr>
          <w:rFonts w:cs="Arial"/>
          <w:sz w:val="20"/>
          <w:szCs w:val="20"/>
        </w:rPr>
      </w:pPr>
      <w:proofErr w:type="spellStart"/>
      <w:r w:rsidRPr="000443AA">
        <w:rPr>
          <w:rFonts w:cs="Arial"/>
          <w:sz w:val="20"/>
          <w:szCs w:val="20"/>
        </w:rPr>
        <w:t>ClaveSuscriptor</w:t>
      </w:r>
      <w:proofErr w:type="spellEnd"/>
    </w:p>
    <w:p w:rsidR="0094564A" w:rsidRPr="000443AA" w:rsidRDefault="0094564A" w:rsidP="00D2770E">
      <w:pPr>
        <w:pStyle w:val="Prrafodelista"/>
        <w:numPr>
          <w:ilvl w:val="3"/>
          <w:numId w:val="6"/>
        </w:numPr>
        <w:tabs>
          <w:tab w:val="left" w:pos="2268"/>
        </w:tabs>
        <w:ind w:left="2268" w:hanging="708"/>
        <w:jc w:val="both"/>
        <w:rPr>
          <w:rFonts w:cs="Arial"/>
          <w:sz w:val="20"/>
          <w:szCs w:val="20"/>
        </w:rPr>
      </w:pPr>
      <w:proofErr w:type="spellStart"/>
      <w:r w:rsidRPr="000443AA">
        <w:rPr>
          <w:rFonts w:cs="Arial"/>
          <w:sz w:val="20"/>
          <w:szCs w:val="20"/>
        </w:rPr>
        <w:t>FechaAgenda</w:t>
      </w:r>
      <w:proofErr w:type="spellEnd"/>
    </w:p>
    <w:p w:rsidR="0094564A" w:rsidRPr="000443AA" w:rsidRDefault="0094564A" w:rsidP="00D2770E">
      <w:pPr>
        <w:pStyle w:val="Prrafodelista"/>
        <w:numPr>
          <w:ilvl w:val="3"/>
          <w:numId w:val="6"/>
        </w:numPr>
        <w:tabs>
          <w:tab w:val="left" w:pos="2268"/>
        </w:tabs>
        <w:ind w:left="2268" w:hanging="708"/>
        <w:jc w:val="both"/>
        <w:rPr>
          <w:rFonts w:cs="Arial"/>
          <w:sz w:val="20"/>
          <w:szCs w:val="20"/>
        </w:rPr>
      </w:pPr>
      <w:proofErr w:type="spellStart"/>
      <w:r w:rsidRPr="000443AA">
        <w:rPr>
          <w:rFonts w:cs="Arial"/>
          <w:sz w:val="20"/>
          <w:szCs w:val="20"/>
        </w:rPr>
        <w:lastRenderedPageBreak/>
        <w:t>FinVisita</w:t>
      </w:r>
      <w:proofErr w:type="spellEnd"/>
    </w:p>
    <w:p w:rsidR="0094564A" w:rsidRPr="000443AA" w:rsidRDefault="0094564A" w:rsidP="0094564A">
      <w:pPr>
        <w:pStyle w:val="Prrafodelista"/>
        <w:numPr>
          <w:ilvl w:val="1"/>
          <w:numId w:val="6"/>
        </w:numPr>
        <w:jc w:val="both"/>
        <w:rPr>
          <w:rFonts w:cs="Arial"/>
          <w:sz w:val="20"/>
          <w:szCs w:val="20"/>
        </w:rPr>
      </w:pPr>
      <w:r w:rsidRPr="000443AA">
        <w:rPr>
          <w:sz w:val="20"/>
          <w:szCs w:val="20"/>
          <w:lang w:eastAsia="en-US"/>
        </w:rPr>
        <w:t>El sistema obtiene la siguiente información:</w:t>
      </w:r>
    </w:p>
    <w:p w:rsidR="0094564A" w:rsidRPr="000443AA" w:rsidRDefault="0094564A" w:rsidP="0094564A">
      <w:pPr>
        <w:pStyle w:val="Prrafodelista"/>
        <w:numPr>
          <w:ilvl w:val="2"/>
          <w:numId w:val="6"/>
        </w:numPr>
        <w:tabs>
          <w:tab w:val="left" w:pos="1560"/>
        </w:tabs>
        <w:ind w:hanging="153"/>
        <w:jc w:val="both"/>
        <w:rPr>
          <w:rFonts w:cs="Arial"/>
          <w:sz w:val="20"/>
          <w:szCs w:val="20"/>
        </w:rPr>
      </w:pPr>
      <w:proofErr w:type="spellStart"/>
      <w:r w:rsidRPr="000443AA">
        <w:rPr>
          <w:rFonts w:cs="Arial"/>
          <w:sz w:val="20"/>
          <w:szCs w:val="20"/>
        </w:rPr>
        <w:t>InicioVisitaSuscriptor</w:t>
      </w:r>
      <w:proofErr w:type="spellEnd"/>
    </w:p>
    <w:p w:rsidR="0094564A" w:rsidRPr="000443AA" w:rsidRDefault="0094564A" w:rsidP="00D2770E">
      <w:pPr>
        <w:pStyle w:val="Prrafodelista"/>
        <w:numPr>
          <w:ilvl w:val="3"/>
          <w:numId w:val="6"/>
        </w:numPr>
        <w:tabs>
          <w:tab w:val="left" w:pos="2268"/>
        </w:tabs>
        <w:ind w:left="2268" w:hanging="708"/>
        <w:jc w:val="both"/>
        <w:rPr>
          <w:rFonts w:cs="Arial"/>
          <w:sz w:val="20"/>
          <w:szCs w:val="20"/>
        </w:rPr>
      </w:pPr>
      <w:r w:rsidRPr="000443AA">
        <w:rPr>
          <w:rFonts w:cs="Arial"/>
          <w:sz w:val="20"/>
          <w:szCs w:val="20"/>
        </w:rPr>
        <w:t>Generada</w:t>
      </w:r>
    </w:p>
    <w:p w:rsidR="00F415C3" w:rsidRPr="000443AA" w:rsidRDefault="00F415C3" w:rsidP="00D2770E">
      <w:pPr>
        <w:pStyle w:val="Prrafodelista"/>
        <w:numPr>
          <w:ilvl w:val="2"/>
          <w:numId w:val="6"/>
        </w:numPr>
        <w:tabs>
          <w:tab w:val="left" w:pos="1560"/>
        </w:tabs>
        <w:ind w:hanging="153"/>
        <w:jc w:val="both"/>
        <w:rPr>
          <w:rFonts w:cs="Arial"/>
          <w:sz w:val="20"/>
          <w:szCs w:val="20"/>
        </w:rPr>
      </w:pPr>
      <w:r w:rsidRPr="000443AA">
        <w:rPr>
          <w:rFonts w:cs="Arial"/>
          <w:sz w:val="20"/>
          <w:szCs w:val="20"/>
        </w:rPr>
        <w:t>Si &lt;no fue posible generar la interfaz de salida&gt;,</w:t>
      </w:r>
    </w:p>
    <w:p w:rsidR="00F415C3" w:rsidRPr="000443AA" w:rsidRDefault="00F415C3" w:rsidP="00D2770E">
      <w:pPr>
        <w:pStyle w:val="Prrafodelista"/>
        <w:numPr>
          <w:ilvl w:val="3"/>
          <w:numId w:val="6"/>
        </w:numPr>
        <w:tabs>
          <w:tab w:val="left" w:pos="2268"/>
        </w:tabs>
        <w:ind w:left="2268" w:hanging="708"/>
        <w:jc w:val="both"/>
        <w:rPr>
          <w:rFonts w:cs="Arial"/>
          <w:sz w:val="20"/>
          <w:szCs w:val="20"/>
        </w:rPr>
      </w:pPr>
      <w:r w:rsidRPr="000443AA">
        <w:rPr>
          <w:rFonts w:cs="Arial"/>
          <w:sz w:val="20"/>
          <w:szCs w:val="20"/>
        </w:rPr>
        <w:t xml:space="preserve"> El sistema presenta el mensaje </w:t>
      </w:r>
      <w:hyperlink r:id="rId38" w:anchor="MI0061" w:history="1">
        <w:r w:rsidRPr="000443AA">
          <w:rPr>
            <w:rStyle w:val="Hipervnculo"/>
            <w:rFonts w:cs="Arial"/>
            <w:b/>
            <w:sz w:val="20"/>
            <w:szCs w:val="20"/>
          </w:rPr>
          <w:t>MI0061 &lt;Interfaz de Salida Intermedia No Generada&gt;</w:t>
        </w:r>
      </w:hyperlink>
    </w:p>
    <w:p w:rsidR="0094564A" w:rsidRPr="000443AA" w:rsidRDefault="0094564A" w:rsidP="0094564A">
      <w:pPr>
        <w:pStyle w:val="Prrafodelista"/>
        <w:numPr>
          <w:ilvl w:val="1"/>
          <w:numId w:val="6"/>
        </w:numPr>
        <w:jc w:val="both"/>
        <w:rPr>
          <w:rFonts w:cs="Arial"/>
          <w:sz w:val="20"/>
          <w:szCs w:val="20"/>
        </w:rPr>
      </w:pPr>
      <w:r w:rsidRPr="000443AA">
        <w:rPr>
          <w:sz w:val="20"/>
          <w:szCs w:val="20"/>
          <w:lang w:eastAsia="en-US"/>
        </w:rPr>
        <w:t xml:space="preserve">Si &lt;el suscriptor anterior fue Visitado de acuerdo con la regla de negocio </w:t>
      </w:r>
      <w:hyperlink r:id="rId39" w:anchor="RN282" w:history="1">
        <w:r w:rsidRPr="000443AA">
          <w:rPr>
            <w:rStyle w:val="Hipervnculo"/>
            <w:b/>
            <w:sz w:val="20"/>
            <w:szCs w:val="20"/>
            <w:lang w:eastAsia="en-US"/>
          </w:rPr>
          <w:t>RN282 Suscriptor Visitado</w:t>
        </w:r>
      </w:hyperlink>
      <w:r w:rsidRPr="000443AA">
        <w:rPr>
          <w:sz w:val="20"/>
          <w:szCs w:val="20"/>
          <w:lang w:eastAsia="en-US"/>
        </w:rPr>
        <w:t>&gt;</w:t>
      </w:r>
    </w:p>
    <w:p w:rsidR="0094564A" w:rsidRPr="00577AD3" w:rsidRDefault="0094564A" w:rsidP="0094564A">
      <w:pPr>
        <w:pStyle w:val="Prrafodelista"/>
        <w:numPr>
          <w:ilvl w:val="2"/>
          <w:numId w:val="6"/>
        </w:numPr>
        <w:tabs>
          <w:tab w:val="left" w:pos="1560"/>
        </w:tabs>
        <w:ind w:left="1560" w:hanging="567"/>
        <w:jc w:val="both"/>
        <w:rPr>
          <w:rFonts w:cs="Arial"/>
          <w:sz w:val="20"/>
          <w:szCs w:val="20"/>
        </w:rPr>
      </w:pPr>
      <w:r w:rsidRPr="00577AD3">
        <w:rPr>
          <w:rFonts w:cs="Arial"/>
          <w:sz w:val="20"/>
          <w:szCs w:val="20"/>
        </w:rPr>
        <w:t xml:space="preserve">El caso de uso incluye la funcionalidad del caso de uso </w:t>
      </w:r>
      <w:hyperlink r:id="rId40" w:history="1">
        <w:r w:rsidRPr="00577AD3">
          <w:rPr>
            <w:rStyle w:val="Hipervnculo"/>
            <w:b/>
            <w:sz w:val="20"/>
            <w:szCs w:val="20"/>
          </w:rPr>
          <w:t>Servidor de Comunicaciones  –  CUMEGSIN03</w:t>
        </w:r>
      </w:hyperlink>
      <w:r w:rsidRPr="00577AD3">
        <w:rPr>
          <w:rFonts w:cs="Arial"/>
          <w:sz w:val="20"/>
          <w:szCs w:val="20"/>
        </w:rPr>
        <w:t xml:space="preserve"> y le envía como parámetro la siguiente información:</w:t>
      </w:r>
    </w:p>
    <w:p w:rsidR="0094564A" w:rsidRPr="00577AD3" w:rsidRDefault="0094564A" w:rsidP="00D2770E">
      <w:pPr>
        <w:pStyle w:val="Prrafodelista"/>
        <w:numPr>
          <w:ilvl w:val="3"/>
          <w:numId w:val="6"/>
        </w:numPr>
        <w:tabs>
          <w:tab w:val="left" w:pos="2268"/>
        </w:tabs>
        <w:ind w:left="2268" w:hanging="708"/>
        <w:jc w:val="both"/>
        <w:rPr>
          <w:rFonts w:cs="Arial"/>
          <w:sz w:val="20"/>
          <w:szCs w:val="20"/>
        </w:rPr>
      </w:pPr>
      <w:proofErr w:type="spellStart"/>
      <w:r w:rsidRPr="00577AD3">
        <w:rPr>
          <w:rFonts w:cs="Arial"/>
          <w:sz w:val="20"/>
          <w:szCs w:val="20"/>
        </w:rPr>
        <w:t>GenerarSuscriptorVisitado</w:t>
      </w:r>
      <w:proofErr w:type="spellEnd"/>
    </w:p>
    <w:p w:rsidR="0094564A" w:rsidRPr="00577AD3" w:rsidRDefault="0094564A" w:rsidP="0094564A">
      <w:pPr>
        <w:pStyle w:val="Prrafodelista"/>
        <w:numPr>
          <w:ilvl w:val="4"/>
          <w:numId w:val="6"/>
        </w:numPr>
        <w:tabs>
          <w:tab w:val="left" w:pos="1701"/>
          <w:tab w:val="left" w:pos="2410"/>
          <w:tab w:val="left" w:pos="2552"/>
        </w:tabs>
        <w:ind w:firstLine="1402"/>
        <w:rPr>
          <w:sz w:val="20"/>
          <w:szCs w:val="20"/>
          <w:lang w:eastAsia="en-US"/>
        </w:rPr>
      </w:pPr>
      <w:proofErr w:type="spellStart"/>
      <w:r w:rsidRPr="00577AD3">
        <w:rPr>
          <w:sz w:val="20"/>
          <w:szCs w:val="20"/>
          <w:lang w:eastAsia="en-US"/>
        </w:rPr>
        <w:t>ClaveSuscriptor</w:t>
      </w:r>
      <w:proofErr w:type="spellEnd"/>
    </w:p>
    <w:p w:rsidR="0094564A" w:rsidRPr="00577AD3" w:rsidRDefault="0094564A" w:rsidP="0094564A">
      <w:pPr>
        <w:pStyle w:val="Prrafodelista"/>
        <w:numPr>
          <w:ilvl w:val="4"/>
          <w:numId w:val="6"/>
        </w:numPr>
        <w:tabs>
          <w:tab w:val="left" w:pos="993"/>
          <w:tab w:val="left" w:pos="1701"/>
          <w:tab w:val="left" w:pos="2410"/>
        </w:tabs>
        <w:ind w:firstLine="1402"/>
        <w:rPr>
          <w:sz w:val="20"/>
          <w:szCs w:val="20"/>
          <w:lang w:eastAsia="en-US"/>
        </w:rPr>
      </w:pPr>
      <w:proofErr w:type="spellStart"/>
      <w:r w:rsidRPr="00577AD3">
        <w:rPr>
          <w:sz w:val="20"/>
          <w:szCs w:val="20"/>
          <w:lang w:eastAsia="en-US"/>
        </w:rPr>
        <w:t>IdVisita</w:t>
      </w:r>
      <w:proofErr w:type="spellEnd"/>
    </w:p>
    <w:p w:rsidR="0094564A" w:rsidRPr="00577AD3" w:rsidRDefault="0094564A" w:rsidP="0094564A">
      <w:pPr>
        <w:pStyle w:val="Prrafodelista"/>
        <w:numPr>
          <w:ilvl w:val="2"/>
          <w:numId w:val="6"/>
        </w:numPr>
        <w:tabs>
          <w:tab w:val="left" w:pos="993"/>
          <w:tab w:val="left" w:pos="1701"/>
        </w:tabs>
        <w:ind w:left="720" w:firstLine="273"/>
        <w:jc w:val="both"/>
        <w:rPr>
          <w:rFonts w:cs="Arial"/>
          <w:sz w:val="20"/>
          <w:szCs w:val="20"/>
        </w:rPr>
      </w:pPr>
      <w:r w:rsidRPr="00577AD3">
        <w:rPr>
          <w:rFonts w:cs="Arial"/>
          <w:sz w:val="20"/>
          <w:szCs w:val="20"/>
        </w:rPr>
        <w:t>El sistema obtiene la siguiente información:</w:t>
      </w:r>
    </w:p>
    <w:p w:rsidR="0094564A" w:rsidRPr="00577AD3" w:rsidRDefault="0094564A" w:rsidP="0094564A">
      <w:pPr>
        <w:pStyle w:val="Prrafodelista"/>
        <w:numPr>
          <w:ilvl w:val="3"/>
          <w:numId w:val="6"/>
        </w:numPr>
        <w:tabs>
          <w:tab w:val="left" w:pos="993"/>
          <w:tab w:val="left" w:pos="1560"/>
          <w:tab w:val="left" w:pos="2552"/>
        </w:tabs>
        <w:ind w:firstLine="837"/>
        <w:rPr>
          <w:rFonts w:cs="Arial"/>
          <w:sz w:val="20"/>
          <w:szCs w:val="20"/>
        </w:rPr>
      </w:pPr>
      <w:proofErr w:type="spellStart"/>
      <w:r w:rsidRPr="00577AD3">
        <w:rPr>
          <w:rFonts w:cs="Arial"/>
          <w:sz w:val="20"/>
          <w:szCs w:val="20"/>
        </w:rPr>
        <w:t>GenerarSuscriptorVisitado</w:t>
      </w:r>
      <w:proofErr w:type="spellEnd"/>
    </w:p>
    <w:p w:rsidR="0094564A" w:rsidRPr="00577AD3" w:rsidRDefault="0094564A" w:rsidP="0094564A">
      <w:pPr>
        <w:pStyle w:val="Prrafodelista"/>
        <w:numPr>
          <w:ilvl w:val="4"/>
          <w:numId w:val="6"/>
        </w:numPr>
        <w:tabs>
          <w:tab w:val="left" w:pos="1701"/>
          <w:tab w:val="left" w:pos="2410"/>
          <w:tab w:val="left" w:pos="2552"/>
        </w:tabs>
        <w:ind w:firstLine="1402"/>
        <w:rPr>
          <w:sz w:val="20"/>
          <w:szCs w:val="20"/>
          <w:lang w:eastAsia="en-US"/>
        </w:rPr>
      </w:pPr>
      <w:r w:rsidRPr="00577AD3">
        <w:rPr>
          <w:sz w:val="20"/>
          <w:szCs w:val="20"/>
          <w:lang w:eastAsia="en-US"/>
        </w:rPr>
        <w:t xml:space="preserve">Generada </w:t>
      </w:r>
    </w:p>
    <w:p w:rsidR="0094564A" w:rsidRPr="00577AD3" w:rsidRDefault="0094564A" w:rsidP="0094564A">
      <w:pPr>
        <w:pStyle w:val="Prrafodelista"/>
        <w:numPr>
          <w:ilvl w:val="4"/>
          <w:numId w:val="6"/>
        </w:numPr>
        <w:tabs>
          <w:tab w:val="left" w:pos="1701"/>
          <w:tab w:val="left" w:pos="2410"/>
          <w:tab w:val="left" w:pos="2552"/>
        </w:tabs>
        <w:ind w:firstLine="1402"/>
        <w:rPr>
          <w:sz w:val="20"/>
          <w:szCs w:val="20"/>
          <w:lang w:eastAsia="en-US"/>
        </w:rPr>
      </w:pPr>
      <w:proofErr w:type="spellStart"/>
      <w:r w:rsidRPr="00577AD3">
        <w:rPr>
          <w:sz w:val="20"/>
          <w:szCs w:val="20"/>
          <w:lang w:eastAsia="en-US"/>
        </w:rPr>
        <w:t>ServicioNoDisponible</w:t>
      </w:r>
      <w:proofErr w:type="spellEnd"/>
    </w:p>
    <w:p w:rsidR="0094564A" w:rsidRPr="00577AD3" w:rsidRDefault="0094564A" w:rsidP="0094564A">
      <w:pPr>
        <w:pStyle w:val="Prrafodelista"/>
        <w:numPr>
          <w:ilvl w:val="2"/>
          <w:numId w:val="6"/>
        </w:numPr>
        <w:tabs>
          <w:tab w:val="left" w:pos="993"/>
        </w:tabs>
        <w:ind w:left="1701" w:hanging="708"/>
        <w:jc w:val="both"/>
        <w:rPr>
          <w:rFonts w:cs="Arial"/>
          <w:sz w:val="20"/>
          <w:szCs w:val="20"/>
        </w:rPr>
      </w:pPr>
      <w:r w:rsidRPr="00577AD3">
        <w:rPr>
          <w:rFonts w:cs="Arial"/>
          <w:sz w:val="20"/>
          <w:szCs w:val="20"/>
        </w:rPr>
        <w:t xml:space="preserve">Si &lt;el servicio no se encuentra disponible&gt; </w:t>
      </w:r>
    </w:p>
    <w:p w:rsidR="0094564A" w:rsidRPr="00577AD3" w:rsidRDefault="0094564A" w:rsidP="0094564A">
      <w:pPr>
        <w:pStyle w:val="Prrafodelista"/>
        <w:numPr>
          <w:ilvl w:val="3"/>
          <w:numId w:val="6"/>
        </w:numPr>
        <w:tabs>
          <w:tab w:val="left" w:pos="993"/>
          <w:tab w:val="left" w:pos="1560"/>
          <w:tab w:val="left" w:pos="2552"/>
        </w:tabs>
        <w:ind w:firstLine="837"/>
        <w:rPr>
          <w:rStyle w:val="Hipervnculo"/>
          <w:rFonts w:cs="Arial"/>
          <w:color w:val="auto"/>
          <w:sz w:val="20"/>
          <w:szCs w:val="20"/>
          <w:u w:val="none"/>
        </w:rPr>
      </w:pPr>
      <w:r w:rsidRPr="00577AD3">
        <w:rPr>
          <w:rStyle w:val="Hipervnculo"/>
          <w:rFonts w:cs="Arial"/>
          <w:color w:val="auto"/>
          <w:sz w:val="20"/>
          <w:szCs w:val="20"/>
          <w:u w:val="none"/>
        </w:rPr>
        <w:t xml:space="preserve">El sistema presenta el mensaje </w:t>
      </w:r>
      <w:hyperlink r:id="rId41" w:anchor="ME0017" w:history="1">
        <w:r w:rsidRPr="00577AD3">
          <w:rPr>
            <w:rStyle w:val="Hipervnculo"/>
            <w:rFonts w:cs="Arial"/>
            <w:b/>
            <w:sz w:val="20"/>
            <w:szCs w:val="20"/>
          </w:rPr>
          <w:t>ME0017 &lt;Servicio No Disponible&gt;</w:t>
        </w:r>
      </w:hyperlink>
    </w:p>
    <w:p w:rsidR="0094564A" w:rsidRPr="00577AD3" w:rsidRDefault="0094564A" w:rsidP="0094564A">
      <w:pPr>
        <w:pStyle w:val="Prrafodelista"/>
        <w:numPr>
          <w:ilvl w:val="2"/>
          <w:numId w:val="6"/>
        </w:numPr>
        <w:tabs>
          <w:tab w:val="left" w:pos="993"/>
        </w:tabs>
        <w:ind w:left="1701" w:hanging="708"/>
        <w:jc w:val="both"/>
        <w:rPr>
          <w:rFonts w:cs="Arial"/>
          <w:sz w:val="20"/>
          <w:szCs w:val="20"/>
        </w:rPr>
      </w:pPr>
      <w:r w:rsidRPr="00577AD3">
        <w:rPr>
          <w:rFonts w:cs="Arial"/>
          <w:sz w:val="20"/>
          <w:szCs w:val="20"/>
        </w:rPr>
        <w:t>Si &lt;no fue posible generar la interfaz de salida&gt;,</w:t>
      </w:r>
    </w:p>
    <w:p w:rsidR="0094564A" w:rsidRPr="00577AD3" w:rsidRDefault="0094564A" w:rsidP="0094564A">
      <w:pPr>
        <w:pStyle w:val="Prrafodelista"/>
        <w:numPr>
          <w:ilvl w:val="3"/>
          <w:numId w:val="6"/>
        </w:numPr>
        <w:tabs>
          <w:tab w:val="left" w:pos="993"/>
          <w:tab w:val="left" w:pos="1560"/>
          <w:tab w:val="left" w:pos="2552"/>
        </w:tabs>
        <w:ind w:left="2552" w:hanging="851"/>
        <w:rPr>
          <w:rStyle w:val="Hipervnculo"/>
          <w:rFonts w:cs="Arial"/>
          <w:color w:val="auto"/>
          <w:sz w:val="20"/>
          <w:szCs w:val="20"/>
          <w:u w:val="none"/>
        </w:rPr>
      </w:pPr>
      <w:r w:rsidRPr="00577AD3">
        <w:rPr>
          <w:rFonts w:cs="Arial"/>
          <w:sz w:val="20"/>
          <w:szCs w:val="20"/>
        </w:rPr>
        <w:t xml:space="preserve"> El sistema presenta el mensaje </w:t>
      </w:r>
      <w:hyperlink r:id="rId42" w:anchor="MI0061" w:history="1">
        <w:r w:rsidRPr="00577AD3">
          <w:rPr>
            <w:rStyle w:val="Hipervnculo"/>
            <w:rFonts w:cs="Arial"/>
            <w:b/>
            <w:sz w:val="20"/>
            <w:szCs w:val="20"/>
          </w:rPr>
          <w:t>MI0061 &lt;Interfaz de Salida Intermedia No Generada&gt;</w:t>
        </w:r>
      </w:hyperlink>
    </w:p>
    <w:p w:rsidR="005530B9" w:rsidRPr="005530B9" w:rsidRDefault="005530B9" w:rsidP="007673B8">
      <w:pPr>
        <w:pStyle w:val="Prrafodelista"/>
        <w:numPr>
          <w:ilvl w:val="0"/>
          <w:numId w:val="6"/>
        </w:numPr>
        <w:jc w:val="both"/>
        <w:rPr>
          <w:rStyle w:val="Hipervnculo"/>
          <w:b/>
          <w:sz w:val="20"/>
          <w:szCs w:val="20"/>
        </w:rPr>
      </w:pPr>
      <w:r w:rsidRPr="005530B9">
        <w:rPr>
          <w:rStyle w:val="Hipervnculo"/>
          <w:rFonts w:cs="Arial"/>
          <w:color w:val="auto"/>
          <w:sz w:val="20"/>
          <w:szCs w:val="20"/>
          <w:u w:val="none"/>
        </w:rPr>
        <w:t>Si &lt;</w:t>
      </w:r>
      <w:r w:rsidR="00967E7F">
        <w:rPr>
          <w:rStyle w:val="Hipervnculo"/>
          <w:rFonts w:cs="Arial"/>
          <w:color w:val="auto"/>
          <w:sz w:val="20"/>
          <w:szCs w:val="20"/>
          <w:u w:val="none"/>
        </w:rPr>
        <w:t>existe conexión&gt; y &lt;</w:t>
      </w:r>
      <w:r w:rsidRPr="005530B9">
        <w:rPr>
          <w:rStyle w:val="Hipervnculo"/>
          <w:rFonts w:cs="Arial"/>
          <w:color w:val="auto"/>
          <w:sz w:val="20"/>
          <w:szCs w:val="20"/>
          <w:u w:val="none"/>
        </w:rPr>
        <w:t xml:space="preserve">no existen </w:t>
      </w:r>
      <w:r w:rsidR="003F7BB4">
        <w:rPr>
          <w:rStyle w:val="Hipervnculo"/>
          <w:rFonts w:cs="Arial"/>
          <w:color w:val="auto"/>
          <w:sz w:val="20"/>
          <w:szCs w:val="20"/>
          <w:u w:val="none"/>
        </w:rPr>
        <w:t>ó</w:t>
      </w:r>
      <w:r w:rsidRPr="005530B9">
        <w:rPr>
          <w:rStyle w:val="Hipervnculo"/>
          <w:rFonts w:cs="Arial"/>
          <w:color w:val="auto"/>
          <w:sz w:val="20"/>
          <w:szCs w:val="20"/>
          <w:u w:val="none"/>
        </w:rPr>
        <w:t xml:space="preserve">rdenes de trabajo confirmadas&gt;, </w:t>
      </w:r>
      <w:r>
        <w:rPr>
          <w:rStyle w:val="Hipervnculo"/>
          <w:rFonts w:cs="Arial"/>
          <w:color w:val="auto"/>
          <w:sz w:val="20"/>
          <w:szCs w:val="20"/>
          <w:u w:val="none"/>
        </w:rPr>
        <w:t xml:space="preserve">el sistema obtiene información de acuerdo con la regla de negocio </w:t>
      </w:r>
      <w:hyperlink r:id="rId43" w:anchor="RN69" w:history="1">
        <w:r w:rsidRPr="0044182B">
          <w:rPr>
            <w:rStyle w:val="Hipervnculo"/>
            <w:rFonts w:cs="Arial"/>
            <w:b/>
            <w:sz w:val="20"/>
            <w:szCs w:val="20"/>
          </w:rPr>
          <w:t>RN69 Órden</w:t>
        </w:r>
        <w:r>
          <w:rPr>
            <w:rStyle w:val="Hipervnculo"/>
            <w:rFonts w:cs="Arial"/>
            <w:b/>
            <w:sz w:val="20"/>
            <w:szCs w:val="20"/>
          </w:rPr>
          <w:t>es</w:t>
        </w:r>
        <w:r w:rsidRPr="0044182B">
          <w:rPr>
            <w:rStyle w:val="Hipervnculo"/>
            <w:rFonts w:cs="Arial"/>
            <w:b/>
            <w:sz w:val="20"/>
            <w:szCs w:val="20"/>
          </w:rPr>
          <w:t xml:space="preserve"> de Trabajo </w:t>
        </w:r>
        <w:r w:rsidR="00380476" w:rsidRPr="00380476">
          <w:rPr>
            <w:rStyle w:val="Hipervnculo"/>
            <w:rFonts w:cs="Arial"/>
            <w:b/>
            <w:sz w:val="20"/>
            <w:szCs w:val="20"/>
          </w:rPr>
          <w:t xml:space="preserve">Confirmadas </w:t>
        </w:r>
        <w:proofErr w:type="spellStart"/>
        <w:r w:rsidR="00380476" w:rsidRPr="00380476">
          <w:rPr>
            <w:rStyle w:val="Hipervnculo"/>
            <w:rFonts w:cs="Arial"/>
            <w:b/>
            <w:sz w:val="20"/>
            <w:szCs w:val="20"/>
          </w:rPr>
          <w:t>y|o</w:t>
        </w:r>
        <w:proofErr w:type="spellEnd"/>
        <w:r w:rsidR="00380476" w:rsidRPr="00380476">
          <w:rPr>
            <w:rStyle w:val="Hipervnculo"/>
            <w:rFonts w:cs="Arial"/>
            <w:b/>
            <w:sz w:val="20"/>
            <w:szCs w:val="20"/>
          </w:rPr>
          <w:t xml:space="preserve"> Asignadas</w:t>
        </w:r>
        <w:r w:rsidRPr="0044182B">
          <w:rPr>
            <w:rStyle w:val="Hipervnculo"/>
            <w:rFonts w:cs="Arial"/>
            <w:b/>
            <w:sz w:val="20"/>
            <w:szCs w:val="20"/>
          </w:rPr>
          <w:t xml:space="preserve"> con Mayor Prioridad</w:t>
        </w:r>
      </w:hyperlink>
      <w:r>
        <w:rPr>
          <w:rStyle w:val="Hipervnculo"/>
          <w:rFonts w:cs="Arial"/>
          <w:b/>
          <w:sz w:val="20"/>
          <w:szCs w:val="20"/>
        </w:rPr>
        <w:t>:</w:t>
      </w:r>
    </w:p>
    <w:p w:rsidR="005530B9" w:rsidRPr="005530B9" w:rsidRDefault="005530B9" w:rsidP="005530B9">
      <w:pPr>
        <w:pStyle w:val="Prrafodelista"/>
        <w:numPr>
          <w:ilvl w:val="2"/>
          <w:numId w:val="6"/>
        </w:numPr>
        <w:tabs>
          <w:tab w:val="left" w:pos="1560"/>
          <w:tab w:val="left" w:pos="3119"/>
        </w:tabs>
        <w:ind w:hanging="153"/>
        <w:jc w:val="both"/>
        <w:rPr>
          <w:rStyle w:val="Hipervnculo"/>
          <w:b/>
          <w:sz w:val="20"/>
          <w:szCs w:val="20"/>
        </w:rPr>
      </w:pPr>
      <w:r>
        <w:rPr>
          <w:rStyle w:val="Hipervnculo"/>
          <w:rFonts w:cs="Arial"/>
          <w:color w:val="auto"/>
          <w:sz w:val="20"/>
          <w:szCs w:val="20"/>
          <w:u w:val="none"/>
        </w:rPr>
        <w:t>OrdenTrabajo</w:t>
      </w:r>
    </w:p>
    <w:p w:rsidR="005530B9" w:rsidRPr="00491141" w:rsidRDefault="005530B9" w:rsidP="005530B9">
      <w:pPr>
        <w:pStyle w:val="Prrafodelista"/>
        <w:numPr>
          <w:ilvl w:val="3"/>
          <w:numId w:val="6"/>
        </w:numPr>
        <w:tabs>
          <w:tab w:val="left" w:pos="1985"/>
        </w:tabs>
        <w:ind w:firstLine="270"/>
        <w:jc w:val="both"/>
        <w:rPr>
          <w:rStyle w:val="Hipervnculo"/>
          <w:b/>
          <w:sz w:val="20"/>
          <w:szCs w:val="20"/>
        </w:rPr>
      </w:pPr>
      <w:proofErr w:type="spellStart"/>
      <w:r>
        <w:rPr>
          <w:rStyle w:val="Hipervnculo"/>
          <w:rFonts w:cs="Arial"/>
          <w:color w:val="auto"/>
          <w:sz w:val="20"/>
          <w:szCs w:val="20"/>
          <w:u w:val="none"/>
        </w:rPr>
        <w:t>FolioOrden</w:t>
      </w:r>
      <w:proofErr w:type="spellEnd"/>
    </w:p>
    <w:p w:rsidR="005530B9" w:rsidRPr="00491141" w:rsidRDefault="005530B9" w:rsidP="005530B9">
      <w:pPr>
        <w:pStyle w:val="Prrafodelista"/>
        <w:numPr>
          <w:ilvl w:val="3"/>
          <w:numId w:val="6"/>
        </w:numPr>
        <w:tabs>
          <w:tab w:val="left" w:pos="1985"/>
        </w:tabs>
        <w:ind w:firstLine="270"/>
        <w:jc w:val="both"/>
        <w:rPr>
          <w:rStyle w:val="Hipervnculo"/>
          <w:b/>
          <w:sz w:val="20"/>
          <w:szCs w:val="20"/>
        </w:rPr>
      </w:pPr>
      <w:proofErr w:type="spellStart"/>
      <w:r>
        <w:rPr>
          <w:rStyle w:val="Hipervnculo"/>
          <w:rFonts w:cs="Arial"/>
          <w:color w:val="auto"/>
          <w:sz w:val="20"/>
          <w:szCs w:val="20"/>
          <w:u w:val="none"/>
        </w:rPr>
        <w:t>ClaveSuscriptor</w:t>
      </w:r>
      <w:proofErr w:type="spellEnd"/>
    </w:p>
    <w:p w:rsidR="005530B9" w:rsidRPr="006D0DF1" w:rsidRDefault="005530B9" w:rsidP="005530B9">
      <w:pPr>
        <w:pStyle w:val="Prrafodelista"/>
        <w:numPr>
          <w:ilvl w:val="3"/>
          <w:numId w:val="6"/>
        </w:numPr>
        <w:tabs>
          <w:tab w:val="left" w:pos="1985"/>
        </w:tabs>
        <w:ind w:firstLine="270"/>
        <w:jc w:val="both"/>
        <w:rPr>
          <w:rStyle w:val="Hipervnculo"/>
          <w:b/>
          <w:sz w:val="20"/>
          <w:szCs w:val="20"/>
        </w:rPr>
      </w:pPr>
      <w:proofErr w:type="spellStart"/>
      <w:r>
        <w:rPr>
          <w:rStyle w:val="Hipervnculo"/>
          <w:rFonts w:cs="Arial"/>
          <w:color w:val="auto"/>
          <w:sz w:val="20"/>
          <w:szCs w:val="20"/>
          <w:u w:val="none"/>
        </w:rPr>
        <w:t>ClaveCuadrilla</w:t>
      </w:r>
      <w:proofErr w:type="spellEnd"/>
    </w:p>
    <w:p w:rsidR="005530B9" w:rsidRPr="00491141" w:rsidRDefault="005530B9" w:rsidP="005530B9">
      <w:pPr>
        <w:pStyle w:val="Prrafodelista"/>
        <w:numPr>
          <w:ilvl w:val="3"/>
          <w:numId w:val="6"/>
        </w:numPr>
        <w:tabs>
          <w:tab w:val="left" w:pos="1985"/>
        </w:tabs>
        <w:ind w:firstLine="270"/>
        <w:jc w:val="both"/>
        <w:rPr>
          <w:rStyle w:val="Hipervnculo"/>
          <w:b/>
          <w:sz w:val="20"/>
          <w:szCs w:val="20"/>
        </w:rPr>
      </w:pPr>
      <w:proofErr w:type="spellStart"/>
      <w:r>
        <w:rPr>
          <w:rStyle w:val="Hipervnculo"/>
          <w:rFonts w:cs="Arial"/>
          <w:color w:val="auto"/>
          <w:sz w:val="20"/>
          <w:szCs w:val="20"/>
          <w:u w:val="none"/>
        </w:rPr>
        <w:t>IdVisita</w:t>
      </w:r>
      <w:proofErr w:type="spellEnd"/>
      <w:r w:rsidR="00012915">
        <w:rPr>
          <w:rStyle w:val="Hipervnculo"/>
          <w:rFonts w:cs="Arial"/>
          <w:color w:val="auto"/>
          <w:sz w:val="20"/>
          <w:szCs w:val="20"/>
          <w:u w:val="none"/>
        </w:rPr>
        <w:t xml:space="preserve"> de acuerdo con la regla de negocio </w:t>
      </w:r>
      <w:hyperlink r:id="rId44" w:anchor="RN257" w:history="1">
        <w:r w:rsidR="00012915" w:rsidRPr="001B1A8E">
          <w:rPr>
            <w:rStyle w:val="Hipervnculo"/>
            <w:rFonts w:cs="Arial"/>
            <w:b/>
            <w:sz w:val="20"/>
            <w:szCs w:val="20"/>
          </w:rPr>
          <w:t>RN</w:t>
        </w:r>
        <w:r w:rsidR="001B1A8E" w:rsidRPr="001B1A8E">
          <w:rPr>
            <w:rStyle w:val="Hipervnculo"/>
            <w:rFonts w:cs="Arial"/>
            <w:b/>
            <w:sz w:val="20"/>
            <w:szCs w:val="20"/>
          </w:rPr>
          <w:t>257</w:t>
        </w:r>
        <w:r w:rsidR="00012915" w:rsidRPr="001B1A8E">
          <w:rPr>
            <w:rStyle w:val="Hipervnculo"/>
            <w:rFonts w:cs="Arial"/>
            <w:b/>
            <w:sz w:val="20"/>
            <w:szCs w:val="20"/>
          </w:rPr>
          <w:t xml:space="preserve"> </w:t>
        </w:r>
        <w:r w:rsidR="001B1A8E" w:rsidRPr="001B1A8E">
          <w:rPr>
            <w:rStyle w:val="Hipervnculo"/>
            <w:rFonts w:cs="Arial"/>
            <w:b/>
            <w:sz w:val="20"/>
            <w:szCs w:val="20"/>
          </w:rPr>
          <w:t>Ó</w:t>
        </w:r>
        <w:r w:rsidR="00012915" w:rsidRPr="001B1A8E">
          <w:rPr>
            <w:rStyle w:val="Hipervnculo"/>
            <w:rFonts w:cs="Arial"/>
            <w:b/>
            <w:sz w:val="20"/>
            <w:szCs w:val="20"/>
          </w:rPr>
          <w:t>rden</w:t>
        </w:r>
        <w:r w:rsidR="001B1A8E" w:rsidRPr="001B1A8E">
          <w:rPr>
            <w:rStyle w:val="Hipervnculo"/>
            <w:rFonts w:cs="Arial"/>
            <w:b/>
            <w:sz w:val="20"/>
            <w:szCs w:val="20"/>
          </w:rPr>
          <w:t xml:space="preserve">es </w:t>
        </w:r>
        <w:r w:rsidR="00012915" w:rsidRPr="001B1A8E">
          <w:rPr>
            <w:rStyle w:val="Hipervnculo"/>
            <w:rFonts w:cs="Arial"/>
            <w:b/>
            <w:sz w:val="20"/>
            <w:szCs w:val="20"/>
          </w:rPr>
          <w:t>de Trabajo No Visitada</w:t>
        </w:r>
        <w:r w:rsidR="001B1A8E" w:rsidRPr="001B1A8E">
          <w:rPr>
            <w:rStyle w:val="Hipervnculo"/>
            <w:rFonts w:cs="Arial"/>
            <w:b/>
            <w:sz w:val="20"/>
            <w:szCs w:val="20"/>
          </w:rPr>
          <w:t>s</w:t>
        </w:r>
      </w:hyperlink>
    </w:p>
    <w:p w:rsidR="005530B9" w:rsidRPr="00491141" w:rsidRDefault="005530B9" w:rsidP="005530B9">
      <w:pPr>
        <w:pStyle w:val="Prrafodelista"/>
        <w:numPr>
          <w:ilvl w:val="3"/>
          <w:numId w:val="6"/>
        </w:numPr>
        <w:tabs>
          <w:tab w:val="left" w:pos="1985"/>
        </w:tabs>
        <w:ind w:firstLine="270"/>
        <w:jc w:val="both"/>
        <w:rPr>
          <w:rStyle w:val="Hipervnculo"/>
          <w:b/>
          <w:sz w:val="20"/>
          <w:szCs w:val="20"/>
        </w:rPr>
      </w:pPr>
      <w:proofErr w:type="spellStart"/>
      <w:r>
        <w:rPr>
          <w:rStyle w:val="Hipervnculo"/>
          <w:rFonts w:cs="Arial"/>
          <w:color w:val="auto"/>
          <w:sz w:val="20"/>
          <w:szCs w:val="20"/>
          <w:u w:val="none"/>
        </w:rPr>
        <w:t>ClaveTrabajo</w:t>
      </w:r>
      <w:proofErr w:type="spellEnd"/>
    </w:p>
    <w:p w:rsidR="005530B9" w:rsidRPr="008369B2" w:rsidRDefault="005530B9" w:rsidP="005530B9">
      <w:pPr>
        <w:pStyle w:val="Prrafodelista"/>
        <w:numPr>
          <w:ilvl w:val="3"/>
          <w:numId w:val="6"/>
        </w:numPr>
        <w:tabs>
          <w:tab w:val="left" w:pos="1985"/>
        </w:tabs>
        <w:ind w:firstLine="270"/>
        <w:jc w:val="both"/>
        <w:rPr>
          <w:rStyle w:val="Hipervnculo"/>
          <w:b/>
          <w:sz w:val="20"/>
          <w:szCs w:val="20"/>
        </w:rPr>
      </w:pPr>
      <w:proofErr w:type="spellStart"/>
      <w:r w:rsidRPr="008369B2">
        <w:rPr>
          <w:rStyle w:val="Hipervnculo"/>
          <w:rFonts w:cs="Arial"/>
          <w:color w:val="auto"/>
          <w:sz w:val="20"/>
          <w:szCs w:val="20"/>
          <w:u w:val="none"/>
        </w:rPr>
        <w:t>TipoTrabajo</w:t>
      </w:r>
      <w:proofErr w:type="spellEnd"/>
    </w:p>
    <w:p w:rsidR="00577AD3" w:rsidRPr="008369B2" w:rsidRDefault="00577AD3" w:rsidP="005530B9">
      <w:pPr>
        <w:pStyle w:val="Prrafodelista"/>
        <w:numPr>
          <w:ilvl w:val="3"/>
          <w:numId w:val="6"/>
        </w:numPr>
        <w:tabs>
          <w:tab w:val="left" w:pos="1985"/>
        </w:tabs>
        <w:ind w:firstLine="270"/>
        <w:jc w:val="both"/>
        <w:rPr>
          <w:rStyle w:val="Hipervnculo"/>
          <w:b/>
          <w:sz w:val="20"/>
          <w:szCs w:val="20"/>
        </w:rPr>
      </w:pPr>
      <w:proofErr w:type="spellStart"/>
      <w:r w:rsidRPr="008369B2">
        <w:rPr>
          <w:rStyle w:val="Hipervnculo"/>
          <w:rFonts w:cs="Arial"/>
          <w:color w:val="auto"/>
          <w:sz w:val="20"/>
          <w:szCs w:val="20"/>
          <w:u w:val="none"/>
        </w:rPr>
        <w:t>ClaveServicio</w:t>
      </w:r>
      <w:proofErr w:type="spellEnd"/>
    </w:p>
    <w:p w:rsidR="00577AD3" w:rsidRPr="008369B2" w:rsidRDefault="00577AD3" w:rsidP="005530B9">
      <w:pPr>
        <w:pStyle w:val="Prrafodelista"/>
        <w:numPr>
          <w:ilvl w:val="3"/>
          <w:numId w:val="6"/>
        </w:numPr>
        <w:tabs>
          <w:tab w:val="left" w:pos="1985"/>
        </w:tabs>
        <w:ind w:firstLine="270"/>
        <w:jc w:val="both"/>
        <w:rPr>
          <w:rStyle w:val="Hipervnculo"/>
          <w:b/>
          <w:sz w:val="20"/>
          <w:szCs w:val="20"/>
        </w:rPr>
      </w:pPr>
      <w:proofErr w:type="spellStart"/>
      <w:r w:rsidRPr="008369B2">
        <w:rPr>
          <w:rStyle w:val="Hipervnculo"/>
          <w:rFonts w:cs="Arial"/>
          <w:color w:val="auto"/>
          <w:sz w:val="20"/>
          <w:szCs w:val="20"/>
          <w:u w:val="none"/>
        </w:rPr>
        <w:t>TipoServicio</w:t>
      </w:r>
      <w:proofErr w:type="spellEnd"/>
    </w:p>
    <w:p w:rsidR="005530B9" w:rsidRPr="008369B2" w:rsidRDefault="005530B9" w:rsidP="005530B9">
      <w:pPr>
        <w:pStyle w:val="Prrafodelista"/>
        <w:numPr>
          <w:ilvl w:val="3"/>
          <w:numId w:val="6"/>
        </w:numPr>
        <w:tabs>
          <w:tab w:val="left" w:pos="1985"/>
        </w:tabs>
        <w:ind w:firstLine="270"/>
        <w:jc w:val="both"/>
        <w:rPr>
          <w:rStyle w:val="Hipervnculo"/>
          <w:b/>
          <w:sz w:val="20"/>
          <w:szCs w:val="20"/>
        </w:rPr>
      </w:pPr>
      <w:r w:rsidRPr="008369B2">
        <w:rPr>
          <w:rStyle w:val="Hipervnculo"/>
          <w:rFonts w:cs="Arial"/>
          <w:color w:val="auto"/>
          <w:sz w:val="20"/>
          <w:szCs w:val="20"/>
          <w:u w:val="none"/>
        </w:rPr>
        <w:t>Prioridad</w:t>
      </w:r>
    </w:p>
    <w:p w:rsidR="005530B9" w:rsidRPr="008369B2" w:rsidRDefault="005530B9" w:rsidP="005530B9">
      <w:pPr>
        <w:pStyle w:val="Prrafodelista"/>
        <w:numPr>
          <w:ilvl w:val="3"/>
          <w:numId w:val="6"/>
        </w:numPr>
        <w:tabs>
          <w:tab w:val="left" w:pos="1985"/>
        </w:tabs>
        <w:ind w:firstLine="270"/>
        <w:jc w:val="both"/>
        <w:rPr>
          <w:rStyle w:val="Hipervnculo"/>
          <w:b/>
          <w:sz w:val="20"/>
          <w:szCs w:val="20"/>
        </w:rPr>
      </w:pPr>
      <w:r w:rsidRPr="008369B2">
        <w:rPr>
          <w:rStyle w:val="Hipervnculo"/>
          <w:rFonts w:cs="Arial"/>
          <w:color w:val="auto"/>
          <w:sz w:val="20"/>
          <w:szCs w:val="20"/>
          <w:u w:val="none"/>
        </w:rPr>
        <w:t>Estado</w:t>
      </w:r>
    </w:p>
    <w:p w:rsidR="005530B9" w:rsidRPr="00491141" w:rsidRDefault="005530B9" w:rsidP="005530B9">
      <w:pPr>
        <w:pStyle w:val="Prrafodelista"/>
        <w:numPr>
          <w:ilvl w:val="3"/>
          <w:numId w:val="6"/>
        </w:numPr>
        <w:tabs>
          <w:tab w:val="left" w:pos="1985"/>
        </w:tabs>
        <w:ind w:firstLine="270"/>
        <w:jc w:val="both"/>
        <w:rPr>
          <w:rStyle w:val="Hipervnculo"/>
          <w:b/>
          <w:sz w:val="20"/>
          <w:szCs w:val="20"/>
        </w:rPr>
      </w:pPr>
      <w:r>
        <w:rPr>
          <w:rStyle w:val="Hipervnculo"/>
          <w:rFonts w:cs="Arial"/>
          <w:color w:val="auto"/>
          <w:sz w:val="20"/>
          <w:szCs w:val="20"/>
          <w:u w:val="none"/>
        </w:rPr>
        <w:t>Motivo</w:t>
      </w:r>
    </w:p>
    <w:p w:rsidR="005530B9" w:rsidRPr="005530B9" w:rsidRDefault="005530B9" w:rsidP="005530B9">
      <w:pPr>
        <w:pStyle w:val="Prrafodelista"/>
        <w:numPr>
          <w:ilvl w:val="3"/>
          <w:numId w:val="6"/>
        </w:numPr>
        <w:tabs>
          <w:tab w:val="left" w:pos="1985"/>
          <w:tab w:val="left" w:pos="3119"/>
        </w:tabs>
        <w:ind w:firstLine="270"/>
        <w:jc w:val="both"/>
        <w:rPr>
          <w:rStyle w:val="Hipervnculo"/>
          <w:b/>
          <w:sz w:val="20"/>
          <w:szCs w:val="20"/>
        </w:rPr>
      </w:pPr>
      <w:proofErr w:type="spellStart"/>
      <w:r>
        <w:rPr>
          <w:rStyle w:val="Hipervnculo"/>
          <w:rFonts w:cs="Arial"/>
          <w:color w:val="auto"/>
          <w:sz w:val="20"/>
          <w:szCs w:val="20"/>
          <w:u w:val="none"/>
        </w:rPr>
        <w:t>Observacion</w:t>
      </w:r>
      <w:proofErr w:type="spellEnd"/>
    </w:p>
    <w:p w:rsidR="005530B9" w:rsidRPr="0025306D" w:rsidRDefault="005530B9" w:rsidP="005530B9">
      <w:pPr>
        <w:pStyle w:val="Prrafodelista"/>
        <w:numPr>
          <w:ilvl w:val="3"/>
          <w:numId w:val="6"/>
        </w:numPr>
        <w:tabs>
          <w:tab w:val="left" w:pos="1985"/>
          <w:tab w:val="left" w:pos="3119"/>
        </w:tabs>
        <w:ind w:firstLine="270"/>
        <w:jc w:val="both"/>
        <w:rPr>
          <w:rStyle w:val="Hipervnculo"/>
          <w:b/>
          <w:sz w:val="20"/>
          <w:szCs w:val="20"/>
        </w:rPr>
      </w:pPr>
      <w:proofErr w:type="spellStart"/>
      <w:r>
        <w:rPr>
          <w:rStyle w:val="Hipervnculo"/>
          <w:rFonts w:cs="Arial"/>
          <w:color w:val="auto"/>
          <w:sz w:val="20"/>
          <w:szCs w:val="20"/>
          <w:u w:val="none"/>
        </w:rPr>
        <w:t>FechaHoraProgramada</w:t>
      </w:r>
      <w:proofErr w:type="spellEnd"/>
    </w:p>
    <w:p w:rsidR="00F32336" w:rsidRDefault="00F32336" w:rsidP="0025393D">
      <w:pPr>
        <w:pStyle w:val="Prrafodelista"/>
        <w:numPr>
          <w:ilvl w:val="0"/>
          <w:numId w:val="6"/>
        </w:numPr>
        <w:jc w:val="both"/>
        <w:rPr>
          <w:rStyle w:val="Hipervnculo"/>
          <w:rFonts w:cs="Arial"/>
          <w:color w:val="auto"/>
          <w:sz w:val="20"/>
          <w:szCs w:val="20"/>
          <w:u w:val="none"/>
        </w:rPr>
      </w:pPr>
      <w:bookmarkStart w:id="28" w:name="paso4"/>
      <w:bookmarkStart w:id="29" w:name="paso11"/>
      <w:bookmarkEnd w:id="28"/>
      <w:r>
        <w:rPr>
          <w:rStyle w:val="Hipervnculo"/>
          <w:rFonts w:cs="Arial"/>
          <w:color w:val="auto"/>
          <w:sz w:val="20"/>
          <w:szCs w:val="20"/>
          <w:u w:val="none"/>
        </w:rPr>
        <w:t>Si &lt;ya no existen órdenes de trabajo confirmadas o asigna</w:t>
      </w:r>
      <w:r w:rsidR="0096514E">
        <w:rPr>
          <w:rStyle w:val="Hipervnculo"/>
          <w:rFonts w:cs="Arial"/>
          <w:color w:val="auto"/>
          <w:sz w:val="20"/>
          <w:szCs w:val="20"/>
          <w:u w:val="none"/>
        </w:rPr>
        <w:t>das para la agenda de trabajo&gt;</w:t>
      </w:r>
    </w:p>
    <w:p w:rsidR="00F32336" w:rsidRDefault="00F32336" w:rsidP="00F32336">
      <w:pPr>
        <w:pStyle w:val="Prrafodelista"/>
        <w:numPr>
          <w:ilvl w:val="1"/>
          <w:numId w:val="6"/>
        </w:numPr>
        <w:jc w:val="both"/>
        <w:rPr>
          <w:rStyle w:val="Hipervnculo"/>
          <w:rFonts w:cs="Arial"/>
          <w:color w:val="auto"/>
          <w:sz w:val="20"/>
          <w:szCs w:val="20"/>
          <w:u w:val="none"/>
        </w:rPr>
      </w:pPr>
      <w:r>
        <w:rPr>
          <w:rStyle w:val="Hipervnculo"/>
          <w:rFonts w:cs="Arial"/>
          <w:color w:val="auto"/>
          <w:sz w:val="20"/>
          <w:szCs w:val="20"/>
          <w:u w:val="none"/>
        </w:rPr>
        <w:t xml:space="preserve">El sistema presenta el mensaje </w:t>
      </w:r>
      <w:hyperlink r:id="rId45" w:anchor="MI0049" w:history="1">
        <w:r w:rsidRPr="00485FBF">
          <w:rPr>
            <w:rStyle w:val="Hipervnculo"/>
            <w:rFonts w:cs="Arial"/>
            <w:b/>
            <w:sz w:val="20"/>
            <w:szCs w:val="20"/>
          </w:rPr>
          <w:t>MI</w:t>
        </w:r>
        <w:r w:rsidR="00485FBF" w:rsidRPr="00485FBF">
          <w:rPr>
            <w:rStyle w:val="Hipervnculo"/>
            <w:rFonts w:cs="Arial"/>
            <w:b/>
            <w:sz w:val="20"/>
            <w:szCs w:val="20"/>
          </w:rPr>
          <w:t>0049</w:t>
        </w:r>
        <w:r w:rsidRPr="00485FBF">
          <w:rPr>
            <w:rStyle w:val="Hipervnculo"/>
            <w:rFonts w:cs="Arial"/>
            <w:b/>
            <w:sz w:val="20"/>
            <w:szCs w:val="20"/>
          </w:rPr>
          <w:t xml:space="preserve"> Jornada F</w:t>
        </w:r>
        <w:r w:rsidR="00485FBF" w:rsidRPr="00485FBF">
          <w:rPr>
            <w:rStyle w:val="Hipervnculo"/>
            <w:rFonts w:cs="Arial"/>
            <w:b/>
            <w:sz w:val="20"/>
            <w:szCs w:val="20"/>
          </w:rPr>
          <w:t>i</w:t>
        </w:r>
        <w:r w:rsidRPr="00485FBF">
          <w:rPr>
            <w:rStyle w:val="Hipervnculo"/>
            <w:rFonts w:cs="Arial"/>
            <w:b/>
            <w:sz w:val="20"/>
            <w:szCs w:val="20"/>
          </w:rPr>
          <w:t>nalizada</w:t>
        </w:r>
      </w:hyperlink>
      <w:r>
        <w:rPr>
          <w:rStyle w:val="Hipervnculo"/>
          <w:rFonts w:cs="Arial"/>
          <w:color w:val="auto"/>
          <w:sz w:val="20"/>
          <w:szCs w:val="20"/>
          <w:u w:val="none"/>
        </w:rPr>
        <w:t xml:space="preserve"> </w:t>
      </w:r>
    </w:p>
    <w:p w:rsidR="00485FBF" w:rsidRDefault="006171F5" w:rsidP="00F32336">
      <w:pPr>
        <w:pStyle w:val="Prrafodelista"/>
        <w:numPr>
          <w:ilvl w:val="1"/>
          <w:numId w:val="6"/>
        </w:numPr>
        <w:jc w:val="both"/>
        <w:rPr>
          <w:rStyle w:val="Hipervnculo"/>
          <w:rFonts w:cs="Arial"/>
          <w:color w:val="auto"/>
          <w:sz w:val="20"/>
          <w:szCs w:val="20"/>
          <w:u w:val="none"/>
        </w:rPr>
      </w:pPr>
      <w:r>
        <w:rPr>
          <w:rStyle w:val="Hipervnculo"/>
          <w:rFonts w:cs="Arial"/>
          <w:color w:val="auto"/>
          <w:sz w:val="20"/>
          <w:szCs w:val="20"/>
          <w:u w:val="none"/>
        </w:rPr>
        <w:t>E</w:t>
      </w:r>
      <w:r w:rsidRPr="00DE516D">
        <w:rPr>
          <w:rStyle w:val="Hipervnculo"/>
          <w:rFonts w:cs="Arial"/>
          <w:color w:val="auto"/>
          <w:sz w:val="20"/>
          <w:szCs w:val="20"/>
          <w:u w:val="none"/>
        </w:rPr>
        <w:t xml:space="preserve">l caso de uso extiende su funcionalidad con el caso de uso </w:t>
      </w:r>
      <w:hyperlink r:id="rId46" w:history="1">
        <w:r w:rsidRPr="00144B3E">
          <w:rPr>
            <w:rStyle w:val="Hipervnculo"/>
            <w:rFonts w:cs="Arial"/>
            <w:b/>
            <w:sz w:val="20"/>
            <w:szCs w:val="20"/>
          </w:rPr>
          <w:t>Seleccionar Actividades – CUMEGMOV04</w:t>
        </w:r>
      </w:hyperlink>
    </w:p>
    <w:p w:rsidR="0025393D" w:rsidRDefault="00C94506" w:rsidP="0025393D">
      <w:pPr>
        <w:pStyle w:val="Prrafodelista"/>
        <w:numPr>
          <w:ilvl w:val="0"/>
          <w:numId w:val="6"/>
        </w:numPr>
        <w:jc w:val="both"/>
        <w:rPr>
          <w:rFonts w:cs="Arial"/>
          <w:sz w:val="20"/>
          <w:szCs w:val="20"/>
        </w:rPr>
      </w:pPr>
      <w:bookmarkStart w:id="30" w:name="paso9"/>
      <w:bookmarkEnd w:id="30"/>
      <w:r>
        <w:rPr>
          <w:rStyle w:val="Hipervnculo"/>
          <w:rFonts w:cs="Arial"/>
          <w:color w:val="auto"/>
          <w:sz w:val="20"/>
          <w:szCs w:val="20"/>
          <w:u w:val="none"/>
        </w:rPr>
        <w:t>El sistem</w:t>
      </w:r>
      <w:r w:rsidR="0025393D">
        <w:rPr>
          <w:rStyle w:val="Hipervnculo"/>
          <w:rFonts w:cs="Arial"/>
          <w:color w:val="auto"/>
          <w:sz w:val="20"/>
          <w:szCs w:val="20"/>
          <w:u w:val="none"/>
        </w:rPr>
        <w:t>a</w:t>
      </w:r>
      <w:r w:rsidR="0025393D" w:rsidRPr="0065210B">
        <w:rPr>
          <w:rFonts w:cs="Arial"/>
          <w:sz w:val="20"/>
          <w:szCs w:val="20"/>
        </w:rPr>
        <w:t xml:space="preserve"> obtiene </w:t>
      </w:r>
      <w:r w:rsidR="00FA7364" w:rsidRPr="008F5328">
        <w:rPr>
          <w:rFonts w:cs="Arial"/>
          <w:sz w:val="20"/>
          <w:szCs w:val="20"/>
        </w:rPr>
        <w:t xml:space="preserve">los </w:t>
      </w:r>
      <w:r w:rsidR="0025393D" w:rsidRPr="008F5328">
        <w:rPr>
          <w:rFonts w:cs="Arial"/>
          <w:sz w:val="20"/>
          <w:szCs w:val="20"/>
        </w:rPr>
        <w:t>material</w:t>
      </w:r>
      <w:r w:rsidR="00FA7364" w:rsidRPr="008F5328">
        <w:rPr>
          <w:rFonts w:cs="Arial"/>
          <w:sz w:val="20"/>
          <w:szCs w:val="20"/>
        </w:rPr>
        <w:t>es</w:t>
      </w:r>
      <w:r w:rsidR="0025393D" w:rsidRPr="008F5328">
        <w:rPr>
          <w:rFonts w:cs="Arial"/>
          <w:sz w:val="20"/>
          <w:szCs w:val="20"/>
        </w:rPr>
        <w:t xml:space="preserve"> </w:t>
      </w:r>
      <w:r w:rsidR="00893E9C" w:rsidRPr="008F5328">
        <w:rPr>
          <w:rFonts w:cs="Arial"/>
          <w:sz w:val="20"/>
          <w:szCs w:val="20"/>
        </w:rPr>
        <w:t xml:space="preserve">de acometida </w:t>
      </w:r>
      <w:r w:rsidR="0025393D" w:rsidRPr="008F5328">
        <w:rPr>
          <w:rFonts w:cs="Arial"/>
          <w:sz w:val="20"/>
          <w:szCs w:val="20"/>
        </w:rPr>
        <w:t>requerido</w:t>
      </w:r>
      <w:r w:rsidR="00FA7364" w:rsidRPr="008F5328">
        <w:rPr>
          <w:rFonts w:cs="Arial"/>
          <w:sz w:val="20"/>
          <w:szCs w:val="20"/>
        </w:rPr>
        <w:t>s</w:t>
      </w:r>
      <w:r w:rsidR="0025393D" w:rsidRPr="008F5328">
        <w:rPr>
          <w:rFonts w:cs="Arial"/>
          <w:sz w:val="20"/>
          <w:szCs w:val="20"/>
        </w:rPr>
        <w:t xml:space="preserve"> para </w:t>
      </w:r>
      <w:r w:rsidR="00CA48D6" w:rsidRPr="008F5328">
        <w:rPr>
          <w:rFonts w:cs="Arial"/>
          <w:sz w:val="20"/>
          <w:szCs w:val="20"/>
        </w:rPr>
        <w:t>la</w:t>
      </w:r>
      <w:r w:rsidR="000D1AF5" w:rsidRPr="008F5328">
        <w:rPr>
          <w:rFonts w:cs="Arial"/>
          <w:sz w:val="20"/>
          <w:szCs w:val="20"/>
        </w:rPr>
        <w:t>s ó</w:t>
      </w:r>
      <w:r w:rsidR="0025393D" w:rsidRPr="008F5328">
        <w:rPr>
          <w:rFonts w:cs="Arial"/>
          <w:sz w:val="20"/>
          <w:szCs w:val="20"/>
        </w:rPr>
        <w:t>rden</w:t>
      </w:r>
      <w:r w:rsidR="000D1AF5" w:rsidRPr="008F5328">
        <w:rPr>
          <w:rFonts w:cs="Arial"/>
          <w:sz w:val="20"/>
          <w:szCs w:val="20"/>
        </w:rPr>
        <w:t>es</w:t>
      </w:r>
      <w:r w:rsidR="0025393D" w:rsidRPr="008F5328">
        <w:rPr>
          <w:rFonts w:cs="Arial"/>
          <w:sz w:val="20"/>
          <w:szCs w:val="20"/>
        </w:rPr>
        <w:t xml:space="preserve"> de trabajo</w:t>
      </w:r>
      <w:r w:rsidR="00FA7364" w:rsidRPr="008F5328">
        <w:rPr>
          <w:rFonts w:cs="Arial"/>
          <w:sz w:val="20"/>
          <w:szCs w:val="20"/>
        </w:rPr>
        <w:t xml:space="preserve"> así como su  cantidad mínima</w:t>
      </w:r>
      <w:r w:rsidR="000B310F" w:rsidRPr="008F5328">
        <w:rPr>
          <w:rFonts w:cs="Arial"/>
          <w:sz w:val="20"/>
          <w:szCs w:val="20"/>
        </w:rPr>
        <w:t xml:space="preserve"> </w:t>
      </w:r>
      <w:hyperlink r:id="rId47" w:anchor="RN90" w:history="1">
        <w:r w:rsidR="000B310F" w:rsidRPr="008F5328">
          <w:rPr>
            <w:rStyle w:val="Hipervnculo"/>
            <w:b/>
            <w:bCs/>
            <w:sz w:val="20"/>
            <w:szCs w:val="20"/>
            <w:lang w:eastAsia="es-MX"/>
          </w:rPr>
          <w:t xml:space="preserve">RN90 </w:t>
        </w:r>
        <w:r w:rsidR="000B310F" w:rsidRPr="008F5328">
          <w:rPr>
            <w:rStyle w:val="Hipervnculo"/>
            <w:rFonts w:cs="Arial"/>
            <w:b/>
            <w:bCs/>
            <w:sz w:val="20"/>
            <w:szCs w:val="20"/>
            <w:lang w:eastAsia="es-MX"/>
          </w:rPr>
          <w:t>Material</w:t>
        </w:r>
        <w:r w:rsidR="00532BC0" w:rsidRPr="008F5328">
          <w:rPr>
            <w:rStyle w:val="Hipervnculo"/>
            <w:rFonts w:cs="Arial"/>
            <w:b/>
            <w:bCs/>
            <w:sz w:val="20"/>
            <w:szCs w:val="20"/>
            <w:lang w:eastAsia="es-MX"/>
          </w:rPr>
          <w:t xml:space="preserve"> de Acometida</w:t>
        </w:r>
        <w:r w:rsidR="000B310F" w:rsidRPr="008F5328">
          <w:rPr>
            <w:rStyle w:val="Hipervnculo"/>
            <w:rFonts w:cs="Arial"/>
            <w:b/>
            <w:bCs/>
            <w:sz w:val="20"/>
            <w:szCs w:val="20"/>
            <w:lang w:eastAsia="es-MX"/>
          </w:rPr>
          <w:t>/Equipo</w:t>
        </w:r>
        <w:r w:rsidR="00532BC0" w:rsidRPr="008F5328">
          <w:rPr>
            <w:rStyle w:val="Hipervnculo"/>
            <w:rFonts w:cs="Arial"/>
            <w:b/>
            <w:bCs/>
            <w:sz w:val="20"/>
            <w:szCs w:val="20"/>
            <w:lang w:eastAsia="es-MX"/>
          </w:rPr>
          <w:t>s</w:t>
        </w:r>
        <w:r w:rsidR="000B310F" w:rsidRPr="008F5328">
          <w:rPr>
            <w:rStyle w:val="Hipervnculo"/>
            <w:rFonts w:cs="Arial"/>
            <w:b/>
            <w:bCs/>
            <w:sz w:val="20"/>
            <w:szCs w:val="20"/>
            <w:lang w:eastAsia="es-MX"/>
          </w:rPr>
          <w:t xml:space="preserve"> Indispensable</w:t>
        </w:r>
        <w:r w:rsidR="00532BC0" w:rsidRPr="008F5328">
          <w:rPr>
            <w:rStyle w:val="Hipervnculo"/>
            <w:rFonts w:cs="Arial"/>
            <w:b/>
            <w:bCs/>
            <w:sz w:val="20"/>
            <w:szCs w:val="20"/>
            <w:lang w:eastAsia="es-MX"/>
          </w:rPr>
          <w:t>s</w:t>
        </w:r>
        <w:r w:rsidR="000B310F" w:rsidRPr="008F5328">
          <w:rPr>
            <w:rStyle w:val="Hipervnculo"/>
            <w:rFonts w:cs="Arial"/>
            <w:b/>
            <w:bCs/>
            <w:sz w:val="20"/>
            <w:szCs w:val="20"/>
            <w:lang w:eastAsia="es-MX"/>
          </w:rPr>
          <w:t xml:space="preserve"> para el Trabajo</w:t>
        </w:r>
      </w:hyperlink>
      <w:r w:rsidR="0025393D">
        <w:rPr>
          <w:rFonts w:cs="Arial"/>
          <w:sz w:val="20"/>
          <w:szCs w:val="20"/>
        </w:rPr>
        <w:t>:</w:t>
      </w:r>
    </w:p>
    <w:p w:rsidR="0025393D" w:rsidRPr="00B87E05" w:rsidRDefault="0025393D" w:rsidP="0025393D">
      <w:pPr>
        <w:pStyle w:val="Prrafodelista"/>
        <w:numPr>
          <w:ilvl w:val="1"/>
          <w:numId w:val="6"/>
        </w:numPr>
        <w:jc w:val="both"/>
        <w:rPr>
          <w:rFonts w:cs="Arial"/>
          <w:sz w:val="20"/>
          <w:szCs w:val="20"/>
        </w:rPr>
      </w:pPr>
      <w:proofErr w:type="spellStart"/>
      <w:r w:rsidRPr="00B87E05">
        <w:rPr>
          <w:rStyle w:val="Hipervnculo"/>
          <w:color w:val="auto"/>
          <w:sz w:val="20"/>
          <w:szCs w:val="20"/>
          <w:u w:val="none"/>
        </w:rPr>
        <w:t>TrabajoMaterial</w:t>
      </w:r>
      <w:proofErr w:type="spellEnd"/>
    </w:p>
    <w:p w:rsidR="00F13A99" w:rsidRDefault="00F13A99" w:rsidP="004C708B">
      <w:pPr>
        <w:pStyle w:val="Prrafodelista"/>
        <w:numPr>
          <w:ilvl w:val="2"/>
          <w:numId w:val="6"/>
        </w:numPr>
        <w:tabs>
          <w:tab w:val="left" w:pos="1560"/>
        </w:tabs>
        <w:ind w:hanging="153"/>
        <w:jc w:val="both"/>
        <w:rPr>
          <w:rFonts w:cs="Arial"/>
          <w:sz w:val="20"/>
          <w:szCs w:val="20"/>
        </w:rPr>
      </w:pPr>
      <w:proofErr w:type="spellStart"/>
      <w:r>
        <w:rPr>
          <w:rFonts w:cs="Arial"/>
          <w:sz w:val="20"/>
          <w:szCs w:val="20"/>
        </w:rPr>
        <w:t>ClaveTrabajo</w:t>
      </w:r>
      <w:proofErr w:type="spellEnd"/>
    </w:p>
    <w:p w:rsidR="00AD45F8" w:rsidRDefault="00AD45F8" w:rsidP="004C708B">
      <w:pPr>
        <w:pStyle w:val="Prrafodelista"/>
        <w:numPr>
          <w:ilvl w:val="2"/>
          <w:numId w:val="6"/>
        </w:numPr>
        <w:tabs>
          <w:tab w:val="left" w:pos="1560"/>
        </w:tabs>
        <w:ind w:hanging="153"/>
        <w:jc w:val="both"/>
        <w:rPr>
          <w:rFonts w:cs="Arial"/>
          <w:sz w:val="20"/>
          <w:szCs w:val="20"/>
        </w:rPr>
      </w:pPr>
      <w:proofErr w:type="spellStart"/>
      <w:r>
        <w:rPr>
          <w:rFonts w:cs="Arial"/>
          <w:sz w:val="20"/>
          <w:szCs w:val="20"/>
        </w:rPr>
        <w:t>ClaveMaterial</w:t>
      </w:r>
      <w:proofErr w:type="spellEnd"/>
    </w:p>
    <w:p w:rsidR="0025393D" w:rsidRDefault="0025393D" w:rsidP="004C708B">
      <w:pPr>
        <w:pStyle w:val="Prrafodelista"/>
        <w:numPr>
          <w:ilvl w:val="2"/>
          <w:numId w:val="6"/>
        </w:numPr>
        <w:tabs>
          <w:tab w:val="left" w:pos="1560"/>
        </w:tabs>
        <w:ind w:hanging="153"/>
        <w:jc w:val="both"/>
        <w:rPr>
          <w:rFonts w:cs="Arial"/>
          <w:sz w:val="20"/>
          <w:szCs w:val="20"/>
        </w:rPr>
      </w:pPr>
      <w:proofErr w:type="spellStart"/>
      <w:r>
        <w:rPr>
          <w:rFonts w:cs="Arial"/>
          <w:sz w:val="20"/>
          <w:szCs w:val="20"/>
        </w:rPr>
        <w:t>CantidadMinima</w:t>
      </w:r>
      <w:proofErr w:type="spellEnd"/>
    </w:p>
    <w:p w:rsidR="00AD45F8" w:rsidRDefault="00AD45F8" w:rsidP="004C708B">
      <w:pPr>
        <w:pStyle w:val="Prrafodelista"/>
        <w:numPr>
          <w:ilvl w:val="2"/>
          <w:numId w:val="6"/>
        </w:numPr>
        <w:tabs>
          <w:tab w:val="left" w:pos="1560"/>
        </w:tabs>
        <w:ind w:hanging="153"/>
        <w:jc w:val="both"/>
        <w:rPr>
          <w:rFonts w:cs="Arial"/>
          <w:sz w:val="20"/>
          <w:szCs w:val="20"/>
        </w:rPr>
      </w:pPr>
      <w:proofErr w:type="spellStart"/>
      <w:r>
        <w:rPr>
          <w:rFonts w:cs="Arial"/>
          <w:sz w:val="20"/>
          <w:szCs w:val="20"/>
        </w:rPr>
        <w:t>CantidadMaxima</w:t>
      </w:r>
      <w:proofErr w:type="spellEnd"/>
    </w:p>
    <w:p w:rsidR="004C708B" w:rsidRDefault="004C708B" w:rsidP="004C708B">
      <w:pPr>
        <w:pStyle w:val="Prrafodelista"/>
        <w:numPr>
          <w:ilvl w:val="1"/>
          <w:numId w:val="6"/>
        </w:numPr>
        <w:jc w:val="both"/>
        <w:rPr>
          <w:rFonts w:cs="Arial"/>
          <w:sz w:val="20"/>
          <w:szCs w:val="20"/>
        </w:rPr>
      </w:pPr>
      <w:r>
        <w:rPr>
          <w:rFonts w:cs="Arial"/>
          <w:sz w:val="20"/>
          <w:szCs w:val="20"/>
        </w:rPr>
        <w:t>Material</w:t>
      </w:r>
    </w:p>
    <w:p w:rsidR="004C708B" w:rsidRDefault="004C708B" w:rsidP="004C708B">
      <w:pPr>
        <w:pStyle w:val="Prrafodelista"/>
        <w:numPr>
          <w:ilvl w:val="2"/>
          <w:numId w:val="6"/>
        </w:numPr>
        <w:tabs>
          <w:tab w:val="left" w:pos="1560"/>
        </w:tabs>
        <w:ind w:hanging="153"/>
        <w:jc w:val="both"/>
        <w:rPr>
          <w:rFonts w:cs="Arial"/>
          <w:sz w:val="20"/>
          <w:szCs w:val="20"/>
        </w:rPr>
      </w:pPr>
      <w:proofErr w:type="spellStart"/>
      <w:r>
        <w:rPr>
          <w:rFonts w:cs="Arial"/>
          <w:sz w:val="20"/>
          <w:szCs w:val="20"/>
        </w:rPr>
        <w:t>ClaveMaterial</w:t>
      </w:r>
      <w:proofErr w:type="spellEnd"/>
    </w:p>
    <w:p w:rsidR="004C708B" w:rsidRDefault="004C708B" w:rsidP="004C708B">
      <w:pPr>
        <w:pStyle w:val="Prrafodelista"/>
        <w:numPr>
          <w:ilvl w:val="2"/>
          <w:numId w:val="6"/>
        </w:numPr>
        <w:tabs>
          <w:tab w:val="left" w:pos="1560"/>
        </w:tabs>
        <w:ind w:hanging="153"/>
        <w:jc w:val="both"/>
        <w:rPr>
          <w:rFonts w:cs="Arial"/>
          <w:sz w:val="20"/>
          <w:szCs w:val="20"/>
        </w:rPr>
      </w:pPr>
      <w:r>
        <w:rPr>
          <w:rFonts w:cs="Arial"/>
          <w:sz w:val="20"/>
          <w:szCs w:val="20"/>
        </w:rPr>
        <w:t>Requerido</w:t>
      </w:r>
    </w:p>
    <w:p w:rsidR="00893E9C" w:rsidRPr="008F5328" w:rsidRDefault="00893E9C" w:rsidP="00893E9C">
      <w:pPr>
        <w:pStyle w:val="Prrafodelista"/>
        <w:numPr>
          <w:ilvl w:val="0"/>
          <w:numId w:val="6"/>
        </w:numPr>
        <w:jc w:val="both"/>
        <w:rPr>
          <w:rFonts w:cs="Arial"/>
          <w:sz w:val="20"/>
          <w:szCs w:val="20"/>
        </w:rPr>
      </w:pPr>
      <w:r w:rsidRPr="008F5328">
        <w:rPr>
          <w:rStyle w:val="Hipervnculo"/>
          <w:rFonts w:cs="Arial"/>
          <w:color w:val="auto"/>
          <w:sz w:val="20"/>
          <w:szCs w:val="20"/>
          <w:u w:val="none"/>
        </w:rPr>
        <w:t>El sistema</w:t>
      </w:r>
      <w:r w:rsidRPr="008F5328">
        <w:rPr>
          <w:rFonts w:cs="Arial"/>
          <w:sz w:val="20"/>
          <w:szCs w:val="20"/>
        </w:rPr>
        <w:t xml:space="preserve"> obtiene los equipos digitales requeridos para las órdenes de trabajo </w:t>
      </w:r>
      <w:hyperlink r:id="rId48" w:anchor="RN90" w:history="1">
        <w:r w:rsidRPr="008F5328">
          <w:rPr>
            <w:rStyle w:val="Hipervnculo"/>
            <w:b/>
            <w:bCs/>
            <w:sz w:val="20"/>
            <w:szCs w:val="20"/>
            <w:lang w:eastAsia="es-MX"/>
          </w:rPr>
          <w:t xml:space="preserve">RN90 </w:t>
        </w:r>
        <w:r w:rsidRPr="008F5328">
          <w:rPr>
            <w:rStyle w:val="Hipervnculo"/>
            <w:rFonts w:cs="Arial"/>
            <w:b/>
            <w:bCs/>
            <w:sz w:val="20"/>
            <w:szCs w:val="20"/>
            <w:lang w:eastAsia="es-MX"/>
          </w:rPr>
          <w:t>Material</w:t>
        </w:r>
        <w:r w:rsidR="00DA0BDD" w:rsidRPr="008F5328">
          <w:rPr>
            <w:rStyle w:val="Hipervnculo"/>
            <w:rFonts w:cs="Arial"/>
            <w:b/>
            <w:bCs/>
            <w:sz w:val="20"/>
            <w:szCs w:val="20"/>
            <w:lang w:eastAsia="es-MX"/>
          </w:rPr>
          <w:t xml:space="preserve"> de Acometida</w:t>
        </w:r>
        <w:r w:rsidRPr="008F5328">
          <w:rPr>
            <w:rStyle w:val="Hipervnculo"/>
            <w:rFonts w:cs="Arial"/>
            <w:b/>
            <w:bCs/>
            <w:sz w:val="20"/>
            <w:szCs w:val="20"/>
            <w:lang w:eastAsia="es-MX"/>
          </w:rPr>
          <w:t>/Equipo</w:t>
        </w:r>
        <w:r w:rsidR="00DA0BDD" w:rsidRPr="008F5328">
          <w:rPr>
            <w:rStyle w:val="Hipervnculo"/>
            <w:rFonts w:cs="Arial"/>
            <w:b/>
            <w:bCs/>
            <w:sz w:val="20"/>
            <w:szCs w:val="20"/>
            <w:lang w:eastAsia="es-MX"/>
          </w:rPr>
          <w:t xml:space="preserve">s Digitales </w:t>
        </w:r>
        <w:r w:rsidRPr="008F5328">
          <w:rPr>
            <w:rStyle w:val="Hipervnculo"/>
            <w:rFonts w:cs="Arial"/>
            <w:b/>
            <w:bCs/>
            <w:sz w:val="20"/>
            <w:szCs w:val="20"/>
            <w:lang w:eastAsia="es-MX"/>
          </w:rPr>
          <w:t>Indispensable</w:t>
        </w:r>
        <w:r w:rsidR="00DA0BDD" w:rsidRPr="008F5328">
          <w:rPr>
            <w:rStyle w:val="Hipervnculo"/>
            <w:rFonts w:cs="Arial"/>
            <w:b/>
            <w:bCs/>
            <w:sz w:val="20"/>
            <w:szCs w:val="20"/>
            <w:lang w:eastAsia="es-MX"/>
          </w:rPr>
          <w:t>s</w:t>
        </w:r>
        <w:r w:rsidRPr="008F5328">
          <w:rPr>
            <w:rStyle w:val="Hipervnculo"/>
            <w:rFonts w:cs="Arial"/>
            <w:b/>
            <w:bCs/>
            <w:sz w:val="20"/>
            <w:szCs w:val="20"/>
            <w:lang w:eastAsia="es-MX"/>
          </w:rPr>
          <w:t xml:space="preserve"> para el Trabajo</w:t>
        </w:r>
      </w:hyperlink>
      <w:r w:rsidRPr="008F5328">
        <w:rPr>
          <w:rFonts w:cs="Arial"/>
          <w:sz w:val="20"/>
          <w:szCs w:val="20"/>
        </w:rPr>
        <w:t>:</w:t>
      </w:r>
    </w:p>
    <w:p w:rsidR="00893E9C" w:rsidRPr="008369B2" w:rsidRDefault="001D77A2" w:rsidP="00893E9C">
      <w:pPr>
        <w:pStyle w:val="Prrafodelista"/>
        <w:numPr>
          <w:ilvl w:val="1"/>
          <w:numId w:val="6"/>
        </w:numPr>
        <w:jc w:val="both"/>
        <w:rPr>
          <w:rFonts w:cs="Arial"/>
          <w:sz w:val="20"/>
          <w:szCs w:val="20"/>
        </w:rPr>
      </w:pPr>
      <w:proofErr w:type="spellStart"/>
      <w:r w:rsidRPr="008369B2">
        <w:rPr>
          <w:rStyle w:val="Hipervnculo"/>
          <w:color w:val="auto"/>
          <w:sz w:val="20"/>
          <w:szCs w:val="20"/>
          <w:u w:val="none"/>
        </w:rPr>
        <w:lastRenderedPageBreak/>
        <w:t>ServicioEquipo</w:t>
      </w:r>
      <w:proofErr w:type="spellEnd"/>
    </w:p>
    <w:p w:rsidR="0018517C" w:rsidRPr="008369B2" w:rsidRDefault="0018517C" w:rsidP="00893E9C">
      <w:pPr>
        <w:pStyle w:val="Prrafodelista"/>
        <w:numPr>
          <w:ilvl w:val="2"/>
          <w:numId w:val="6"/>
        </w:numPr>
        <w:tabs>
          <w:tab w:val="left" w:pos="1560"/>
        </w:tabs>
        <w:ind w:hanging="153"/>
        <w:jc w:val="both"/>
        <w:rPr>
          <w:rFonts w:cs="Arial"/>
          <w:sz w:val="20"/>
          <w:szCs w:val="20"/>
        </w:rPr>
      </w:pPr>
      <w:proofErr w:type="spellStart"/>
      <w:r w:rsidRPr="008369B2">
        <w:rPr>
          <w:rFonts w:cs="Arial"/>
          <w:sz w:val="20"/>
          <w:szCs w:val="20"/>
        </w:rPr>
        <w:t>ClaveServicio</w:t>
      </w:r>
      <w:proofErr w:type="spellEnd"/>
    </w:p>
    <w:p w:rsidR="00893E9C" w:rsidRPr="008369B2" w:rsidRDefault="001D77A2" w:rsidP="00893E9C">
      <w:pPr>
        <w:pStyle w:val="Prrafodelista"/>
        <w:numPr>
          <w:ilvl w:val="2"/>
          <w:numId w:val="6"/>
        </w:numPr>
        <w:tabs>
          <w:tab w:val="left" w:pos="1560"/>
        </w:tabs>
        <w:ind w:hanging="153"/>
        <w:jc w:val="both"/>
        <w:rPr>
          <w:rFonts w:cs="Arial"/>
          <w:sz w:val="20"/>
          <w:szCs w:val="20"/>
        </w:rPr>
      </w:pPr>
      <w:proofErr w:type="spellStart"/>
      <w:r w:rsidRPr="008369B2">
        <w:rPr>
          <w:rFonts w:cs="Arial"/>
          <w:sz w:val="20"/>
          <w:szCs w:val="20"/>
        </w:rPr>
        <w:t>TipoServicio</w:t>
      </w:r>
      <w:proofErr w:type="spellEnd"/>
    </w:p>
    <w:p w:rsidR="00893E9C" w:rsidRPr="008F5328" w:rsidRDefault="001D77A2" w:rsidP="00893E9C">
      <w:pPr>
        <w:pStyle w:val="Prrafodelista"/>
        <w:numPr>
          <w:ilvl w:val="2"/>
          <w:numId w:val="6"/>
        </w:numPr>
        <w:tabs>
          <w:tab w:val="left" w:pos="1560"/>
        </w:tabs>
        <w:ind w:hanging="153"/>
        <w:jc w:val="both"/>
        <w:rPr>
          <w:rFonts w:cs="Arial"/>
          <w:sz w:val="20"/>
          <w:szCs w:val="20"/>
        </w:rPr>
      </w:pPr>
      <w:r w:rsidRPr="008369B2">
        <w:rPr>
          <w:rFonts w:cs="Arial"/>
          <w:sz w:val="20"/>
          <w:szCs w:val="20"/>
        </w:rPr>
        <w:t>Tipo</w:t>
      </w:r>
    </w:p>
    <w:p w:rsidR="0025393D" w:rsidRPr="008F5328" w:rsidRDefault="00FA7364" w:rsidP="0025393D">
      <w:pPr>
        <w:pStyle w:val="Prrafodelista"/>
        <w:numPr>
          <w:ilvl w:val="0"/>
          <w:numId w:val="6"/>
        </w:numPr>
        <w:jc w:val="both"/>
        <w:rPr>
          <w:rFonts w:cs="Arial"/>
          <w:sz w:val="20"/>
          <w:szCs w:val="20"/>
        </w:rPr>
      </w:pPr>
      <w:r w:rsidRPr="008F5328">
        <w:rPr>
          <w:rFonts w:cs="Arial"/>
          <w:sz w:val="20"/>
          <w:szCs w:val="20"/>
        </w:rPr>
        <w:t>Para cada material y/o equipo digital requerido para la</w:t>
      </w:r>
      <w:r w:rsidR="000D1AF5" w:rsidRPr="008F5328">
        <w:rPr>
          <w:rFonts w:cs="Arial"/>
          <w:sz w:val="20"/>
          <w:szCs w:val="20"/>
        </w:rPr>
        <w:t>s</w:t>
      </w:r>
      <w:r w:rsidRPr="008F5328">
        <w:rPr>
          <w:rFonts w:cs="Arial"/>
          <w:sz w:val="20"/>
          <w:szCs w:val="20"/>
        </w:rPr>
        <w:t xml:space="preserve"> </w:t>
      </w:r>
      <w:r w:rsidR="000D1AF5" w:rsidRPr="008F5328">
        <w:rPr>
          <w:rFonts w:cs="Arial"/>
          <w:sz w:val="20"/>
          <w:szCs w:val="20"/>
        </w:rPr>
        <w:t>órdenes</w:t>
      </w:r>
      <w:r w:rsidRPr="008F5328">
        <w:rPr>
          <w:rFonts w:cs="Arial"/>
          <w:sz w:val="20"/>
          <w:szCs w:val="20"/>
        </w:rPr>
        <w:t xml:space="preserve"> de trabajo, e</w:t>
      </w:r>
      <w:r w:rsidR="0025393D" w:rsidRPr="008F5328">
        <w:rPr>
          <w:rFonts w:cs="Arial"/>
          <w:sz w:val="20"/>
          <w:szCs w:val="20"/>
        </w:rPr>
        <w:t xml:space="preserve">l sistema obtiene la cantidad en </w:t>
      </w:r>
      <w:r w:rsidRPr="008F5328">
        <w:rPr>
          <w:rFonts w:cs="Arial"/>
          <w:sz w:val="20"/>
          <w:szCs w:val="20"/>
        </w:rPr>
        <w:t xml:space="preserve">el </w:t>
      </w:r>
      <w:r w:rsidR="0025393D" w:rsidRPr="008F5328">
        <w:rPr>
          <w:rFonts w:cs="Arial"/>
          <w:sz w:val="20"/>
          <w:szCs w:val="20"/>
        </w:rPr>
        <w:t>inventario</w:t>
      </w:r>
      <w:r w:rsidR="00C15F1D" w:rsidRPr="008F5328">
        <w:rPr>
          <w:rFonts w:cs="Arial"/>
          <w:sz w:val="20"/>
          <w:szCs w:val="20"/>
        </w:rPr>
        <w:t xml:space="preserve"> </w:t>
      </w:r>
      <w:hyperlink r:id="rId49" w:anchor="RN90" w:history="1">
        <w:r w:rsidR="00C15F1D" w:rsidRPr="008F5328">
          <w:rPr>
            <w:rStyle w:val="Hipervnculo"/>
            <w:b/>
            <w:bCs/>
            <w:sz w:val="20"/>
            <w:szCs w:val="20"/>
            <w:lang w:eastAsia="es-MX"/>
          </w:rPr>
          <w:t>RN90</w:t>
        </w:r>
        <w:r w:rsidR="000B310F" w:rsidRPr="008F5328">
          <w:rPr>
            <w:rStyle w:val="Hipervnculo"/>
            <w:b/>
            <w:bCs/>
            <w:sz w:val="20"/>
            <w:szCs w:val="20"/>
            <w:lang w:eastAsia="es-MX"/>
          </w:rPr>
          <w:t xml:space="preserve"> </w:t>
        </w:r>
        <w:r w:rsidR="00C15F1D" w:rsidRPr="008F5328">
          <w:rPr>
            <w:rStyle w:val="Hipervnculo"/>
            <w:rFonts w:cs="Arial"/>
            <w:b/>
            <w:bCs/>
            <w:sz w:val="20"/>
            <w:szCs w:val="20"/>
            <w:lang w:eastAsia="es-MX"/>
          </w:rPr>
          <w:t>Material</w:t>
        </w:r>
        <w:r w:rsidR="00DA0BDD" w:rsidRPr="008F5328">
          <w:rPr>
            <w:rStyle w:val="Hipervnculo"/>
            <w:rFonts w:cs="Arial"/>
            <w:b/>
            <w:bCs/>
            <w:sz w:val="20"/>
            <w:szCs w:val="20"/>
            <w:lang w:eastAsia="es-MX"/>
          </w:rPr>
          <w:t xml:space="preserve"> de Acometida</w:t>
        </w:r>
        <w:r w:rsidR="00C15F1D" w:rsidRPr="008F5328">
          <w:rPr>
            <w:rStyle w:val="Hipervnculo"/>
            <w:rFonts w:cs="Arial"/>
            <w:b/>
            <w:bCs/>
            <w:sz w:val="20"/>
            <w:szCs w:val="20"/>
            <w:lang w:eastAsia="es-MX"/>
          </w:rPr>
          <w:t>/Equipo</w:t>
        </w:r>
        <w:r w:rsidR="00DA0BDD" w:rsidRPr="008F5328">
          <w:rPr>
            <w:rStyle w:val="Hipervnculo"/>
            <w:rFonts w:cs="Arial"/>
            <w:b/>
            <w:bCs/>
            <w:sz w:val="20"/>
            <w:szCs w:val="20"/>
            <w:lang w:eastAsia="es-MX"/>
          </w:rPr>
          <w:t>s</w:t>
        </w:r>
        <w:r w:rsidR="00242AF8" w:rsidRPr="008F5328">
          <w:rPr>
            <w:rStyle w:val="Hipervnculo"/>
            <w:rFonts w:cs="Arial"/>
            <w:b/>
            <w:bCs/>
            <w:sz w:val="20"/>
            <w:szCs w:val="20"/>
            <w:lang w:eastAsia="es-MX"/>
          </w:rPr>
          <w:t xml:space="preserve"> Digitales</w:t>
        </w:r>
        <w:r w:rsidR="00C15F1D" w:rsidRPr="008F5328">
          <w:rPr>
            <w:rStyle w:val="Hipervnculo"/>
            <w:rFonts w:cs="Arial"/>
            <w:b/>
            <w:bCs/>
            <w:sz w:val="20"/>
            <w:szCs w:val="20"/>
            <w:lang w:eastAsia="es-MX"/>
          </w:rPr>
          <w:t xml:space="preserve"> Indispensable</w:t>
        </w:r>
        <w:r w:rsidR="00DA0BDD" w:rsidRPr="008F5328">
          <w:rPr>
            <w:rStyle w:val="Hipervnculo"/>
            <w:rFonts w:cs="Arial"/>
            <w:b/>
            <w:bCs/>
            <w:sz w:val="20"/>
            <w:szCs w:val="20"/>
            <w:lang w:eastAsia="es-MX"/>
          </w:rPr>
          <w:t>s</w:t>
        </w:r>
        <w:r w:rsidR="00C15F1D" w:rsidRPr="008F5328">
          <w:rPr>
            <w:rStyle w:val="Hipervnculo"/>
            <w:rFonts w:cs="Arial"/>
            <w:b/>
            <w:bCs/>
            <w:sz w:val="20"/>
            <w:szCs w:val="20"/>
            <w:lang w:eastAsia="es-MX"/>
          </w:rPr>
          <w:t xml:space="preserve"> para el Trabajo</w:t>
        </w:r>
      </w:hyperlink>
      <w:r w:rsidR="0025393D" w:rsidRPr="008F5328">
        <w:rPr>
          <w:rFonts w:cs="Arial"/>
          <w:sz w:val="20"/>
          <w:szCs w:val="20"/>
        </w:rPr>
        <w:t>:</w:t>
      </w:r>
    </w:p>
    <w:p w:rsidR="0025393D" w:rsidRPr="008F5328" w:rsidRDefault="0025393D" w:rsidP="0025393D">
      <w:pPr>
        <w:pStyle w:val="Prrafodelista"/>
        <w:numPr>
          <w:ilvl w:val="1"/>
          <w:numId w:val="6"/>
        </w:numPr>
        <w:jc w:val="both"/>
        <w:rPr>
          <w:rFonts w:cs="Arial"/>
          <w:sz w:val="20"/>
          <w:szCs w:val="20"/>
        </w:rPr>
      </w:pPr>
      <w:r w:rsidRPr="008F5328">
        <w:rPr>
          <w:rFonts w:cs="Arial"/>
          <w:sz w:val="20"/>
          <w:szCs w:val="20"/>
        </w:rPr>
        <w:t>Inventario</w:t>
      </w:r>
      <w:r w:rsidR="000B310F" w:rsidRPr="008F5328">
        <w:rPr>
          <w:rFonts w:cs="Arial"/>
          <w:sz w:val="20"/>
          <w:szCs w:val="20"/>
        </w:rPr>
        <w:t xml:space="preserve"> </w:t>
      </w:r>
    </w:p>
    <w:p w:rsidR="00AD45F8" w:rsidRPr="008F5328" w:rsidRDefault="00AD45F8" w:rsidP="00AD45F8">
      <w:pPr>
        <w:pStyle w:val="Prrafodelista"/>
        <w:numPr>
          <w:ilvl w:val="2"/>
          <w:numId w:val="6"/>
        </w:numPr>
        <w:tabs>
          <w:tab w:val="left" w:pos="1560"/>
        </w:tabs>
        <w:ind w:hanging="153"/>
        <w:jc w:val="both"/>
        <w:rPr>
          <w:rFonts w:cs="Arial"/>
          <w:sz w:val="20"/>
          <w:szCs w:val="20"/>
        </w:rPr>
      </w:pPr>
      <w:proofErr w:type="spellStart"/>
      <w:r w:rsidRPr="008F5328">
        <w:rPr>
          <w:rFonts w:cs="Arial"/>
          <w:sz w:val="20"/>
          <w:szCs w:val="20"/>
        </w:rPr>
        <w:t>ClaveMaterial</w:t>
      </w:r>
      <w:proofErr w:type="spellEnd"/>
    </w:p>
    <w:p w:rsidR="00AD45F8" w:rsidRPr="008F5328" w:rsidRDefault="00AD45F8" w:rsidP="00AD45F8">
      <w:pPr>
        <w:pStyle w:val="Prrafodelista"/>
        <w:numPr>
          <w:ilvl w:val="2"/>
          <w:numId w:val="6"/>
        </w:numPr>
        <w:tabs>
          <w:tab w:val="left" w:pos="1560"/>
        </w:tabs>
        <w:ind w:hanging="153"/>
        <w:jc w:val="both"/>
        <w:rPr>
          <w:rFonts w:cs="Arial"/>
          <w:sz w:val="20"/>
          <w:szCs w:val="20"/>
        </w:rPr>
      </w:pPr>
      <w:proofErr w:type="spellStart"/>
      <w:r w:rsidRPr="008F5328">
        <w:rPr>
          <w:rFonts w:cs="Arial"/>
          <w:sz w:val="20"/>
          <w:szCs w:val="20"/>
        </w:rPr>
        <w:t>ClaveCuadrilla</w:t>
      </w:r>
      <w:proofErr w:type="spellEnd"/>
    </w:p>
    <w:p w:rsidR="0025393D" w:rsidRPr="008F5328" w:rsidRDefault="0025393D" w:rsidP="00AD45F8">
      <w:pPr>
        <w:pStyle w:val="Prrafodelista"/>
        <w:numPr>
          <w:ilvl w:val="2"/>
          <w:numId w:val="6"/>
        </w:numPr>
        <w:tabs>
          <w:tab w:val="left" w:pos="1560"/>
        </w:tabs>
        <w:ind w:hanging="153"/>
        <w:jc w:val="both"/>
        <w:rPr>
          <w:rFonts w:cs="Arial"/>
          <w:sz w:val="20"/>
          <w:szCs w:val="20"/>
        </w:rPr>
      </w:pPr>
      <w:r w:rsidRPr="008F5328">
        <w:rPr>
          <w:rFonts w:cs="Arial"/>
          <w:sz w:val="20"/>
          <w:szCs w:val="20"/>
        </w:rPr>
        <w:t>Cantidad</w:t>
      </w:r>
    </w:p>
    <w:p w:rsidR="004C708B" w:rsidRPr="008F5328" w:rsidRDefault="004C708B" w:rsidP="004C708B">
      <w:pPr>
        <w:pStyle w:val="Prrafodelista"/>
        <w:numPr>
          <w:ilvl w:val="1"/>
          <w:numId w:val="6"/>
        </w:numPr>
        <w:jc w:val="both"/>
        <w:rPr>
          <w:rFonts w:cs="Arial"/>
          <w:sz w:val="20"/>
          <w:szCs w:val="20"/>
        </w:rPr>
      </w:pPr>
      <w:r w:rsidRPr="008F5328">
        <w:rPr>
          <w:rFonts w:cs="Arial"/>
          <w:sz w:val="20"/>
          <w:szCs w:val="20"/>
        </w:rPr>
        <w:t>Material</w:t>
      </w:r>
    </w:p>
    <w:p w:rsidR="004C708B" w:rsidRPr="008F5328" w:rsidRDefault="004C708B" w:rsidP="004C708B">
      <w:pPr>
        <w:pStyle w:val="Prrafodelista"/>
        <w:numPr>
          <w:ilvl w:val="2"/>
          <w:numId w:val="6"/>
        </w:numPr>
        <w:tabs>
          <w:tab w:val="left" w:pos="1560"/>
        </w:tabs>
        <w:ind w:hanging="153"/>
        <w:jc w:val="both"/>
        <w:rPr>
          <w:rFonts w:cs="Arial"/>
          <w:sz w:val="20"/>
          <w:szCs w:val="20"/>
        </w:rPr>
      </w:pPr>
      <w:proofErr w:type="spellStart"/>
      <w:r w:rsidRPr="008F5328">
        <w:rPr>
          <w:rFonts w:cs="Arial"/>
          <w:sz w:val="20"/>
          <w:szCs w:val="20"/>
        </w:rPr>
        <w:t>ClaveMaterial</w:t>
      </w:r>
      <w:proofErr w:type="spellEnd"/>
    </w:p>
    <w:p w:rsidR="004C708B" w:rsidRPr="008F5328" w:rsidRDefault="004C708B" w:rsidP="004C708B">
      <w:pPr>
        <w:pStyle w:val="Prrafodelista"/>
        <w:numPr>
          <w:ilvl w:val="2"/>
          <w:numId w:val="6"/>
        </w:numPr>
        <w:tabs>
          <w:tab w:val="left" w:pos="1560"/>
        </w:tabs>
        <w:ind w:hanging="153"/>
        <w:jc w:val="both"/>
        <w:rPr>
          <w:rFonts w:cs="Arial"/>
          <w:sz w:val="20"/>
          <w:szCs w:val="20"/>
        </w:rPr>
      </w:pPr>
      <w:r w:rsidRPr="008F5328">
        <w:rPr>
          <w:rFonts w:cs="Arial"/>
          <w:sz w:val="20"/>
          <w:szCs w:val="20"/>
        </w:rPr>
        <w:t>Requerido</w:t>
      </w:r>
    </w:p>
    <w:p w:rsidR="001D77A2" w:rsidRPr="008F5328" w:rsidRDefault="001D77A2" w:rsidP="004C708B">
      <w:pPr>
        <w:pStyle w:val="Prrafodelista"/>
        <w:numPr>
          <w:ilvl w:val="2"/>
          <w:numId w:val="6"/>
        </w:numPr>
        <w:tabs>
          <w:tab w:val="left" w:pos="1560"/>
        </w:tabs>
        <w:ind w:hanging="153"/>
        <w:jc w:val="both"/>
        <w:rPr>
          <w:rFonts w:cs="Arial"/>
          <w:sz w:val="20"/>
          <w:szCs w:val="20"/>
        </w:rPr>
      </w:pPr>
      <w:r w:rsidRPr="008F5328">
        <w:rPr>
          <w:rFonts w:cs="Arial"/>
          <w:sz w:val="20"/>
          <w:szCs w:val="20"/>
        </w:rPr>
        <w:t>Tipo</w:t>
      </w:r>
    </w:p>
    <w:p w:rsidR="0025393D" w:rsidRPr="008F5328" w:rsidRDefault="00556547" w:rsidP="00FA7364">
      <w:pPr>
        <w:pStyle w:val="Prrafodelista"/>
        <w:numPr>
          <w:ilvl w:val="1"/>
          <w:numId w:val="6"/>
        </w:numPr>
        <w:jc w:val="both"/>
        <w:rPr>
          <w:rStyle w:val="Hipervnculo"/>
          <w:color w:val="auto"/>
          <w:sz w:val="20"/>
          <w:szCs w:val="20"/>
          <w:u w:val="none"/>
        </w:rPr>
      </w:pPr>
      <w:r w:rsidRPr="008F5328">
        <w:rPr>
          <w:rFonts w:cs="Arial"/>
          <w:sz w:val="20"/>
          <w:szCs w:val="20"/>
        </w:rPr>
        <w:t>Si &lt;la cantidad mínima de cada material de acometida requerido es menor a la cantidad en inventario de cada uno de estos materiales&gt;</w:t>
      </w:r>
      <w:r w:rsidR="006F6D3F" w:rsidRPr="008F5328">
        <w:rPr>
          <w:rFonts w:cs="Arial"/>
          <w:sz w:val="20"/>
          <w:szCs w:val="20"/>
        </w:rPr>
        <w:t xml:space="preserve"> o &lt;</w:t>
      </w:r>
      <w:r w:rsidR="003C6701" w:rsidRPr="008F5328">
        <w:rPr>
          <w:rFonts w:cs="Arial"/>
          <w:sz w:val="20"/>
          <w:szCs w:val="20"/>
        </w:rPr>
        <w:t>hay suficiencia en el inventario de equipos digitales para el tipo de servicio</w:t>
      </w:r>
      <w:r w:rsidR="006F6D3F" w:rsidRPr="008F5328">
        <w:rPr>
          <w:rFonts w:cs="Arial"/>
          <w:sz w:val="20"/>
          <w:szCs w:val="20"/>
        </w:rPr>
        <w:t>&gt;</w:t>
      </w:r>
      <w:r w:rsidR="0025393D" w:rsidRPr="008F5328">
        <w:rPr>
          <w:rFonts w:cs="Arial"/>
          <w:sz w:val="20"/>
          <w:szCs w:val="20"/>
        </w:rPr>
        <w:t xml:space="preserve">, el sistema </w:t>
      </w:r>
      <w:r w:rsidR="0025393D" w:rsidRPr="008F5328">
        <w:rPr>
          <w:rStyle w:val="Hipervnculo"/>
          <w:rFonts w:cs="Arial"/>
          <w:color w:val="auto"/>
          <w:sz w:val="20"/>
          <w:szCs w:val="20"/>
          <w:u w:val="none"/>
        </w:rPr>
        <w:t xml:space="preserve">presenta el mensaje </w:t>
      </w:r>
      <w:hyperlink r:id="rId50" w:anchor="MI0005" w:history="1">
        <w:r w:rsidR="0025393D" w:rsidRPr="008F5328">
          <w:rPr>
            <w:rStyle w:val="Hipervnculo"/>
            <w:b/>
            <w:sz w:val="20"/>
            <w:szCs w:val="20"/>
          </w:rPr>
          <w:t>MI0005 &lt;Asignación Obtenida&gt;</w:t>
        </w:r>
      </w:hyperlink>
    </w:p>
    <w:p w:rsidR="0025393D" w:rsidRPr="008F5328" w:rsidRDefault="0025393D" w:rsidP="00FA7364">
      <w:pPr>
        <w:pStyle w:val="Prrafodelista"/>
        <w:numPr>
          <w:ilvl w:val="2"/>
          <w:numId w:val="6"/>
        </w:numPr>
        <w:tabs>
          <w:tab w:val="left" w:pos="1560"/>
        </w:tabs>
        <w:ind w:hanging="153"/>
        <w:jc w:val="both"/>
        <w:rPr>
          <w:rStyle w:val="Hipervnculo"/>
          <w:color w:val="auto"/>
          <w:sz w:val="20"/>
          <w:szCs w:val="20"/>
          <w:u w:val="none"/>
        </w:rPr>
      </w:pPr>
      <w:r w:rsidRPr="008F5328">
        <w:rPr>
          <w:rStyle w:val="Hipervnculo"/>
          <w:rFonts w:cs="Arial"/>
          <w:color w:val="auto"/>
          <w:sz w:val="20"/>
          <w:szCs w:val="20"/>
          <w:u w:val="none"/>
        </w:rPr>
        <w:t xml:space="preserve">El actor selecciona la opción </w:t>
      </w:r>
      <w:r w:rsidRPr="008F5328">
        <w:rPr>
          <w:rStyle w:val="Hipervnculo"/>
          <w:rFonts w:cs="Arial"/>
          <w:b/>
          <w:color w:val="auto"/>
          <w:sz w:val="20"/>
          <w:szCs w:val="20"/>
          <w:u w:val="none"/>
        </w:rPr>
        <w:t>Aceptar</w:t>
      </w:r>
    </w:p>
    <w:p w:rsidR="0025393D" w:rsidRPr="008F5328" w:rsidRDefault="0025393D" w:rsidP="00FA7364">
      <w:pPr>
        <w:pStyle w:val="Prrafodelista"/>
        <w:numPr>
          <w:ilvl w:val="1"/>
          <w:numId w:val="6"/>
        </w:numPr>
        <w:jc w:val="both"/>
        <w:rPr>
          <w:rStyle w:val="Hipervnculo"/>
          <w:rFonts w:cs="Arial"/>
          <w:color w:val="auto"/>
          <w:sz w:val="20"/>
          <w:szCs w:val="20"/>
          <w:u w:val="none"/>
        </w:rPr>
      </w:pPr>
      <w:r w:rsidRPr="008F5328">
        <w:rPr>
          <w:rFonts w:cs="Arial"/>
          <w:sz w:val="20"/>
          <w:szCs w:val="20"/>
        </w:rPr>
        <w:t xml:space="preserve">Si </w:t>
      </w:r>
      <w:r w:rsidR="001D77A2" w:rsidRPr="008F5328">
        <w:rPr>
          <w:rFonts w:cs="Arial"/>
          <w:sz w:val="20"/>
          <w:szCs w:val="20"/>
        </w:rPr>
        <w:t xml:space="preserve">&lt;la cantidad mínima de cada material de acometida es mayor a la cantidad en inventario&gt; o &lt;no hay equipo digital </w:t>
      </w:r>
      <w:r w:rsidR="00520B6B" w:rsidRPr="008F5328">
        <w:rPr>
          <w:rFonts w:cs="Arial"/>
          <w:sz w:val="20"/>
          <w:szCs w:val="20"/>
        </w:rPr>
        <w:t>suficiente</w:t>
      </w:r>
      <w:r w:rsidR="001D77A2" w:rsidRPr="008F5328">
        <w:rPr>
          <w:rFonts w:cs="Arial"/>
          <w:sz w:val="20"/>
          <w:szCs w:val="20"/>
        </w:rPr>
        <w:t xml:space="preserve"> </w:t>
      </w:r>
      <w:r w:rsidR="00520B6B" w:rsidRPr="008F5328">
        <w:rPr>
          <w:rFonts w:cs="Arial"/>
          <w:sz w:val="20"/>
          <w:szCs w:val="20"/>
        </w:rPr>
        <w:t xml:space="preserve">en el inventario </w:t>
      </w:r>
      <w:r w:rsidR="001D77A2" w:rsidRPr="008F5328">
        <w:rPr>
          <w:rFonts w:cs="Arial"/>
          <w:sz w:val="20"/>
          <w:szCs w:val="20"/>
        </w:rPr>
        <w:t>para el tipo de servicio&gt;</w:t>
      </w:r>
      <w:r w:rsidRPr="008F5328">
        <w:rPr>
          <w:rFonts w:cs="Arial"/>
          <w:sz w:val="20"/>
          <w:szCs w:val="20"/>
        </w:rPr>
        <w:t xml:space="preserve"> el sistema continúa </w:t>
      </w:r>
      <w:r w:rsidRPr="008F5328">
        <w:rPr>
          <w:rStyle w:val="Hipervnculo"/>
          <w:rFonts w:cs="Arial"/>
          <w:color w:val="auto"/>
          <w:sz w:val="20"/>
          <w:szCs w:val="20"/>
          <w:u w:val="none"/>
        </w:rPr>
        <w:t xml:space="preserve">con el flujo alterno extraordinario </w:t>
      </w:r>
      <w:bookmarkStart w:id="31" w:name="AX01_r"/>
      <w:r w:rsidRPr="008F5328">
        <w:fldChar w:fldCharType="begin"/>
      </w:r>
      <w:r w:rsidR="00FF059C">
        <w:instrText>HYPERLINK  \l "_5.2.3.1_AX01_Recarga"</w:instrText>
      </w:r>
      <w:r w:rsidRPr="008F5328">
        <w:fldChar w:fldCharType="separate"/>
      </w:r>
      <w:r w:rsidRPr="008F5328">
        <w:rPr>
          <w:rStyle w:val="Hipervnculo"/>
          <w:rFonts w:cs="Arial"/>
          <w:b/>
          <w:sz w:val="20"/>
          <w:szCs w:val="20"/>
        </w:rPr>
        <w:t>AX01 Recarga de Material</w:t>
      </w:r>
      <w:r w:rsidRPr="008F5328">
        <w:rPr>
          <w:rStyle w:val="Hipervnculo"/>
          <w:rFonts w:cs="Arial"/>
          <w:b/>
          <w:sz w:val="20"/>
          <w:szCs w:val="20"/>
        </w:rPr>
        <w:fldChar w:fldCharType="end"/>
      </w:r>
      <w:bookmarkEnd w:id="31"/>
    </w:p>
    <w:p w:rsidR="00DE24BC" w:rsidRPr="00CF171F" w:rsidRDefault="00DE24BC" w:rsidP="001A7B87">
      <w:pPr>
        <w:pStyle w:val="Prrafodelista"/>
        <w:numPr>
          <w:ilvl w:val="0"/>
          <w:numId w:val="6"/>
        </w:numPr>
        <w:jc w:val="both"/>
        <w:rPr>
          <w:sz w:val="20"/>
          <w:szCs w:val="20"/>
        </w:rPr>
      </w:pPr>
      <w:bookmarkStart w:id="32" w:name="paso15"/>
      <w:bookmarkStart w:id="33" w:name="paso14"/>
      <w:bookmarkEnd w:id="29"/>
      <w:bookmarkEnd w:id="32"/>
      <w:r w:rsidRPr="00CF171F">
        <w:rPr>
          <w:sz w:val="20"/>
          <w:szCs w:val="20"/>
        </w:rPr>
        <w:t>El sistema presenta la siguiente información:</w:t>
      </w:r>
    </w:p>
    <w:p w:rsidR="00DE24BC" w:rsidRPr="00585A68" w:rsidRDefault="00DE24BC" w:rsidP="00DE24BC">
      <w:pPr>
        <w:pStyle w:val="Prrafodelista"/>
        <w:numPr>
          <w:ilvl w:val="1"/>
          <w:numId w:val="6"/>
        </w:numPr>
        <w:rPr>
          <w:rFonts w:cs="Arial"/>
          <w:sz w:val="20"/>
          <w:szCs w:val="20"/>
        </w:rPr>
      </w:pPr>
      <w:r w:rsidRPr="00585A68">
        <w:rPr>
          <w:rFonts w:cs="Arial"/>
          <w:sz w:val="20"/>
          <w:szCs w:val="20"/>
        </w:rPr>
        <w:t>Fecha de acuerdo con la regla de negocio</w:t>
      </w:r>
      <w:r w:rsidRPr="00585A68">
        <w:rPr>
          <w:rFonts w:cs="Arial"/>
          <w:color w:val="800080"/>
          <w:sz w:val="20"/>
          <w:szCs w:val="20"/>
          <w:lang w:eastAsia="es-MX"/>
        </w:rPr>
        <w:t xml:space="preserve"> </w:t>
      </w:r>
      <w:hyperlink r:id="rId51" w:anchor="RN16" w:history="1">
        <w:r w:rsidRPr="00585A68">
          <w:rPr>
            <w:rStyle w:val="Hipervnculo"/>
            <w:rFonts w:cs="Arial"/>
            <w:b/>
            <w:bCs/>
            <w:sz w:val="20"/>
            <w:szCs w:val="20"/>
            <w:lang w:eastAsia="es-MX"/>
          </w:rPr>
          <w:t>RN16 Valor por Defecto Fecha Actual</w:t>
        </w:r>
      </w:hyperlink>
    </w:p>
    <w:p w:rsidR="00DE24BC" w:rsidRPr="00585A68" w:rsidRDefault="00DE24BC" w:rsidP="00DE24BC">
      <w:pPr>
        <w:pStyle w:val="Prrafodelista"/>
        <w:numPr>
          <w:ilvl w:val="1"/>
          <w:numId w:val="6"/>
        </w:numPr>
        <w:rPr>
          <w:rFonts w:cs="Arial"/>
          <w:sz w:val="20"/>
          <w:szCs w:val="20"/>
        </w:rPr>
      </w:pPr>
      <w:r w:rsidRPr="00585A68">
        <w:rPr>
          <w:rFonts w:cs="Arial"/>
          <w:sz w:val="20"/>
          <w:szCs w:val="20"/>
        </w:rPr>
        <w:t xml:space="preserve">Hora de acuerdo con la regla de negocio </w:t>
      </w:r>
      <w:hyperlink r:id="rId52" w:anchor="RN39" w:history="1">
        <w:r w:rsidRPr="00585A68">
          <w:rPr>
            <w:rStyle w:val="Hipervnculo"/>
            <w:rFonts w:cs="Arial"/>
            <w:b/>
            <w:bCs/>
            <w:sz w:val="20"/>
            <w:szCs w:val="20"/>
            <w:lang w:eastAsia="es-MX"/>
          </w:rPr>
          <w:t>RN39 Valor por Defecto Hora Actual</w:t>
        </w:r>
      </w:hyperlink>
    </w:p>
    <w:p w:rsidR="00DE24BC" w:rsidRPr="00585A68" w:rsidRDefault="00DE24BC" w:rsidP="00DE24BC">
      <w:pPr>
        <w:pStyle w:val="Prrafodelista"/>
        <w:numPr>
          <w:ilvl w:val="1"/>
          <w:numId w:val="6"/>
        </w:numPr>
        <w:rPr>
          <w:rStyle w:val="Hipervnculo"/>
          <w:rFonts w:cs="Arial"/>
          <w:color w:val="auto"/>
          <w:sz w:val="20"/>
          <w:szCs w:val="20"/>
          <w:u w:val="none"/>
        </w:rPr>
      </w:pPr>
      <w:r w:rsidRPr="00585A68">
        <w:rPr>
          <w:rFonts w:cs="Arial"/>
          <w:sz w:val="20"/>
          <w:szCs w:val="20"/>
        </w:rPr>
        <w:t>Porcentaje de batería restante</w:t>
      </w:r>
    </w:p>
    <w:p w:rsidR="00BB5005" w:rsidRPr="00585A68" w:rsidRDefault="00BB5005" w:rsidP="001A7B87">
      <w:pPr>
        <w:pStyle w:val="Prrafodelista"/>
        <w:numPr>
          <w:ilvl w:val="0"/>
          <w:numId w:val="6"/>
        </w:numPr>
        <w:jc w:val="both"/>
        <w:rPr>
          <w:sz w:val="20"/>
          <w:szCs w:val="20"/>
        </w:rPr>
      </w:pPr>
      <w:bookmarkStart w:id="34" w:name="paso16"/>
      <w:bookmarkEnd w:id="34"/>
      <w:r w:rsidRPr="00585A68">
        <w:rPr>
          <w:sz w:val="20"/>
          <w:szCs w:val="20"/>
        </w:rPr>
        <w:t>El sistema presenta y solicita la siguiente información:</w:t>
      </w:r>
    </w:p>
    <w:p w:rsidR="00BB5005" w:rsidRPr="00EC7F2C" w:rsidRDefault="00E76F40" w:rsidP="00BB5005">
      <w:pPr>
        <w:pStyle w:val="Prrafodelista"/>
        <w:numPr>
          <w:ilvl w:val="1"/>
          <w:numId w:val="6"/>
        </w:numPr>
        <w:jc w:val="both"/>
        <w:rPr>
          <w:sz w:val="20"/>
          <w:szCs w:val="20"/>
          <w:highlight w:val="cyan"/>
        </w:rPr>
      </w:pPr>
      <w:r w:rsidRPr="00EC7F2C">
        <w:rPr>
          <w:sz w:val="20"/>
          <w:szCs w:val="20"/>
          <w:highlight w:val="cyan"/>
        </w:rPr>
        <w:t xml:space="preserve">Número de Contrato de acuerdo con la regla de negocio </w:t>
      </w:r>
      <w:hyperlink r:id="rId53" w:anchor="RN352" w:history="1">
        <w:r w:rsidRPr="00327E25">
          <w:rPr>
            <w:rStyle w:val="Hipervnculo"/>
            <w:b/>
            <w:sz w:val="20"/>
            <w:szCs w:val="20"/>
            <w:highlight w:val="cyan"/>
          </w:rPr>
          <w:t>RN</w:t>
        </w:r>
        <w:r w:rsidR="00327E25" w:rsidRPr="00327E25">
          <w:rPr>
            <w:rStyle w:val="Hipervnculo"/>
            <w:b/>
            <w:sz w:val="20"/>
            <w:szCs w:val="20"/>
            <w:highlight w:val="cyan"/>
          </w:rPr>
          <w:t>352</w:t>
        </w:r>
        <w:r w:rsidRPr="00327E25">
          <w:rPr>
            <w:rStyle w:val="Hipervnculo"/>
            <w:b/>
            <w:sz w:val="20"/>
            <w:szCs w:val="20"/>
            <w:highlight w:val="cyan"/>
          </w:rPr>
          <w:t xml:space="preserve"> Valor por Defecto </w:t>
        </w:r>
        <w:r w:rsidR="00752962" w:rsidRPr="00327E25">
          <w:rPr>
            <w:rStyle w:val="Hipervnculo"/>
            <w:b/>
            <w:sz w:val="20"/>
            <w:szCs w:val="20"/>
            <w:highlight w:val="cyan"/>
          </w:rPr>
          <w:t>Contrato</w:t>
        </w:r>
      </w:hyperlink>
    </w:p>
    <w:p w:rsidR="00CF171F" w:rsidRPr="00585A68" w:rsidRDefault="00CF171F" w:rsidP="00CF171F">
      <w:pPr>
        <w:pStyle w:val="Prrafodelista"/>
        <w:numPr>
          <w:ilvl w:val="0"/>
          <w:numId w:val="6"/>
        </w:numPr>
        <w:jc w:val="both"/>
        <w:rPr>
          <w:sz w:val="20"/>
          <w:szCs w:val="20"/>
        </w:rPr>
      </w:pPr>
      <w:r w:rsidRPr="00585A68">
        <w:rPr>
          <w:sz w:val="20"/>
          <w:szCs w:val="20"/>
        </w:rPr>
        <w:t xml:space="preserve">Si &lt;el actor selecciona la opción </w:t>
      </w:r>
      <w:r w:rsidRPr="00585A68">
        <w:rPr>
          <w:b/>
          <w:sz w:val="20"/>
          <w:szCs w:val="20"/>
        </w:rPr>
        <w:t>Buscar</w:t>
      </w:r>
      <w:r w:rsidRPr="00585A68">
        <w:rPr>
          <w:sz w:val="20"/>
          <w:szCs w:val="20"/>
        </w:rPr>
        <w:t>&gt;, el sistema contin</w:t>
      </w:r>
      <w:r w:rsidR="00F14C68" w:rsidRPr="00585A68">
        <w:rPr>
          <w:sz w:val="20"/>
          <w:szCs w:val="20"/>
        </w:rPr>
        <w:t>ú</w:t>
      </w:r>
      <w:r w:rsidRPr="00585A68">
        <w:rPr>
          <w:sz w:val="20"/>
          <w:szCs w:val="20"/>
        </w:rPr>
        <w:t>a con el flujo alterno opcional</w:t>
      </w:r>
      <w:r w:rsidRPr="00585A68">
        <w:rPr>
          <w:b/>
          <w:sz w:val="20"/>
          <w:szCs w:val="20"/>
        </w:rPr>
        <w:t xml:space="preserve"> </w:t>
      </w:r>
      <w:bookmarkStart w:id="35" w:name="AO01_r"/>
      <w:r w:rsidR="00F14C68" w:rsidRPr="00585A68">
        <w:rPr>
          <w:b/>
          <w:sz w:val="20"/>
          <w:szCs w:val="20"/>
        </w:rPr>
        <w:fldChar w:fldCharType="begin"/>
      </w:r>
      <w:r w:rsidR="00F14C68" w:rsidRPr="00585A68">
        <w:rPr>
          <w:b/>
          <w:sz w:val="20"/>
          <w:szCs w:val="20"/>
        </w:rPr>
        <w:instrText xml:space="preserve"> HYPERLINK  \l "_5.2.2.1_AO01_Contratos" </w:instrText>
      </w:r>
      <w:r w:rsidR="00F14C68" w:rsidRPr="00585A68">
        <w:rPr>
          <w:b/>
          <w:sz w:val="20"/>
          <w:szCs w:val="20"/>
        </w:rPr>
        <w:fldChar w:fldCharType="separate"/>
      </w:r>
      <w:r w:rsidRPr="00585A68">
        <w:rPr>
          <w:rStyle w:val="Hipervnculo"/>
          <w:b/>
          <w:sz w:val="20"/>
          <w:szCs w:val="20"/>
        </w:rPr>
        <w:t>AO0</w:t>
      </w:r>
      <w:r w:rsidR="00F14C68" w:rsidRPr="00585A68">
        <w:rPr>
          <w:rStyle w:val="Hipervnculo"/>
          <w:b/>
          <w:sz w:val="20"/>
          <w:szCs w:val="20"/>
        </w:rPr>
        <w:t>1</w:t>
      </w:r>
      <w:r w:rsidRPr="00585A68">
        <w:rPr>
          <w:rStyle w:val="Hipervnculo"/>
          <w:b/>
          <w:sz w:val="20"/>
          <w:szCs w:val="20"/>
        </w:rPr>
        <w:t xml:space="preserve"> Contratos Visitados</w:t>
      </w:r>
      <w:r w:rsidR="00F14C68" w:rsidRPr="00585A68">
        <w:rPr>
          <w:b/>
          <w:sz w:val="20"/>
          <w:szCs w:val="20"/>
        </w:rPr>
        <w:fldChar w:fldCharType="end"/>
      </w:r>
      <w:bookmarkEnd w:id="35"/>
    </w:p>
    <w:p w:rsidR="00922A9A" w:rsidRPr="00585A68" w:rsidRDefault="00922A9A" w:rsidP="00922A9A">
      <w:pPr>
        <w:pStyle w:val="Prrafodelista"/>
        <w:numPr>
          <w:ilvl w:val="0"/>
          <w:numId w:val="6"/>
        </w:numPr>
        <w:jc w:val="both"/>
        <w:rPr>
          <w:sz w:val="20"/>
          <w:szCs w:val="20"/>
        </w:rPr>
      </w:pPr>
      <w:r w:rsidRPr="00585A68">
        <w:rPr>
          <w:sz w:val="20"/>
          <w:szCs w:val="20"/>
        </w:rPr>
        <w:t>El actor proporciona la siguiente información:</w:t>
      </w:r>
    </w:p>
    <w:p w:rsidR="00922A9A" w:rsidRPr="00585A68" w:rsidRDefault="00E76F40" w:rsidP="00922A9A">
      <w:pPr>
        <w:pStyle w:val="Prrafodelista"/>
        <w:numPr>
          <w:ilvl w:val="1"/>
          <w:numId w:val="6"/>
        </w:numPr>
        <w:jc w:val="both"/>
        <w:rPr>
          <w:sz w:val="20"/>
          <w:szCs w:val="20"/>
        </w:rPr>
      </w:pPr>
      <w:r w:rsidRPr="00EC7F2C">
        <w:rPr>
          <w:sz w:val="20"/>
          <w:szCs w:val="20"/>
          <w:highlight w:val="cyan"/>
        </w:rPr>
        <w:t xml:space="preserve">Numero </w:t>
      </w:r>
      <w:r w:rsidR="00922A9A" w:rsidRPr="00EC7F2C">
        <w:rPr>
          <w:sz w:val="20"/>
          <w:szCs w:val="20"/>
          <w:highlight w:val="cyan"/>
        </w:rPr>
        <w:t xml:space="preserve">de </w:t>
      </w:r>
      <w:r w:rsidRPr="00EC7F2C">
        <w:rPr>
          <w:sz w:val="20"/>
          <w:szCs w:val="20"/>
          <w:highlight w:val="cyan"/>
        </w:rPr>
        <w:t xml:space="preserve">Contrato de </w:t>
      </w:r>
      <w:r w:rsidR="00922A9A" w:rsidRPr="00EC7F2C">
        <w:rPr>
          <w:sz w:val="20"/>
          <w:szCs w:val="20"/>
          <w:highlight w:val="cyan"/>
        </w:rPr>
        <w:t xml:space="preserve">acuerdo con la validación </w:t>
      </w:r>
      <w:bookmarkStart w:id="36" w:name="VA04_r"/>
      <w:r w:rsidR="00922A9A" w:rsidRPr="00EC7F2C">
        <w:rPr>
          <w:b/>
          <w:sz w:val="20"/>
          <w:szCs w:val="20"/>
          <w:highlight w:val="cyan"/>
        </w:rPr>
        <w:fldChar w:fldCharType="begin"/>
      </w:r>
      <w:r w:rsidR="00922A9A" w:rsidRPr="00EC7F2C">
        <w:rPr>
          <w:b/>
          <w:sz w:val="20"/>
          <w:szCs w:val="20"/>
          <w:highlight w:val="cyan"/>
        </w:rPr>
        <w:instrText xml:space="preserve"> HYPERLINK  \l "_VA04_Validar_Orden" </w:instrText>
      </w:r>
      <w:r w:rsidR="00922A9A" w:rsidRPr="00EC7F2C">
        <w:rPr>
          <w:b/>
          <w:sz w:val="20"/>
          <w:szCs w:val="20"/>
          <w:highlight w:val="cyan"/>
        </w:rPr>
        <w:fldChar w:fldCharType="separate"/>
      </w:r>
      <w:r w:rsidR="00922A9A" w:rsidRPr="00EC7F2C">
        <w:rPr>
          <w:rStyle w:val="Hipervnculo"/>
          <w:b/>
          <w:sz w:val="20"/>
          <w:szCs w:val="20"/>
          <w:highlight w:val="cyan"/>
        </w:rPr>
        <w:t xml:space="preserve">VA04 Validar </w:t>
      </w:r>
      <w:r w:rsidRPr="00EC7F2C">
        <w:rPr>
          <w:rStyle w:val="Hipervnculo"/>
          <w:b/>
          <w:sz w:val="20"/>
          <w:szCs w:val="20"/>
          <w:highlight w:val="cyan"/>
        </w:rPr>
        <w:t>Número de Contrato</w:t>
      </w:r>
      <w:bookmarkEnd w:id="36"/>
      <w:r w:rsidR="00922A9A" w:rsidRPr="00EC7F2C">
        <w:rPr>
          <w:b/>
          <w:sz w:val="20"/>
          <w:szCs w:val="20"/>
          <w:highlight w:val="cyan"/>
        </w:rPr>
        <w:fldChar w:fldCharType="end"/>
      </w:r>
    </w:p>
    <w:p w:rsidR="00A252DE" w:rsidRPr="00585A68" w:rsidRDefault="00A252DE" w:rsidP="00A252DE">
      <w:pPr>
        <w:pStyle w:val="Prrafodelista"/>
        <w:numPr>
          <w:ilvl w:val="0"/>
          <w:numId w:val="6"/>
        </w:numPr>
        <w:jc w:val="both"/>
        <w:rPr>
          <w:sz w:val="20"/>
          <w:szCs w:val="20"/>
        </w:rPr>
      </w:pPr>
      <w:bookmarkStart w:id="37" w:name="paso18_1"/>
      <w:bookmarkStart w:id="38" w:name="paso19"/>
      <w:bookmarkEnd w:id="37"/>
      <w:bookmarkEnd w:id="38"/>
      <w:r w:rsidRPr="00585A68">
        <w:rPr>
          <w:sz w:val="20"/>
          <w:szCs w:val="20"/>
        </w:rPr>
        <w:t xml:space="preserve">Si &lt;el actor selecciona la opción </w:t>
      </w:r>
      <w:r w:rsidRPr="00585A68">
        <w:rPr>
          <w:b/>
          <w:sz w:val="20"/>
          <w:szCs w:val="20"/>
        </w:rPr>
        <w:t>Ir a&gt;</w:t>
      </w:r>
    </w:p>
    <w:p w:rsidR="00A252DE" w:rsidRPr="00585A68" w:rsidRDefault="00A252DE" w:rsidP="00A252DE">
      <w:pPr>
        <w:pStyle w:val="Prrafodelista"/>
        <w:numPr>
          <w:ilvl w:val="1"/>
          <w:numId w:val="6"/>
        </w:numPr>
        <w:jc w:val="both"/>
        <w:rPr>
          <w:rStyle w:val="Hipervnculo"/>
          <w:rFonts w:cs="Arial"/>
          <w:color w:val="auto"/>
          <w:sz w:val="20"/>
          <w:szCs w:val="20"/>
          <w:u w:val="none"/>
        </w:rPr>
      </w:pPr>
      <w:r w:rsidRPr="00585A68">
        <w:rPr>
          <w:sz w:val="20"/>
          <w:szCs w:val="20"/>
        </w:rPr>
        <w:t>El</w:t>
      </w:r>
      <w:r w:rsidRPr="00585A68">
        <w:rPr>
          <w:rStyle w:val="Hipervnculo"/>
          <w:rFonts w:cs="Arial"/>
          <w:color w:val="auto"/>
          <w:sz w:val="20"/>
          <w:szCs w:val="20"/>
          <w:u w:val="none"/>
        </w:rPr>
        <w:t xml:space="preserve"> sistema obtiene la información </w:t>
      </w:r>
      <w:del w:id="39" w:author="lpasindo" w:date="2012-03-12T20:00:00Z">
        <w:r w:rsidR="00490501" w:rsidRPr="00585A68" w:rsidDel="00752962">
          <w:rPr>
            <w:rStyle w:val="Hipervnculo"/>
            <w:rFonts w:cs="Arial"/>
            <w:color w:val="auto"/>
            <w:sz w:val="20"/>
            <w:szCs w:val="20"/>
            <w:u w:val="none"/>
          </w:rPr>
          <w:delText>d</w:delText>
        </w:r>
        <w:r w:rsidRPr="00585A68" w:rsidDel="00752962">
          <w:rPr>
            <w:rStyle w:val="Hipervnculo"/>
            <w:rFonts w:cs="Arial"/>
            <w:color w:val="auto"/>
            <w:sz w:val="20"/>
            <w:szCs w:val="20"/>
            <w:u w:val="none"/>
          </w:rPr>
          <w:delText>e</w:delText>
        </w:r>
        <w:r w:rsidR="00E079AD" w:rsidRPr="00585A68" w:rsidDel="00752962">
          <w:rPr>
            <w:rStyle w:val="Hipervnculo"/>
            <w:rFonts w:cs="Arial"/>
            <w:color w:val="auto"/>
            <w:sz w:val="20"/>
            <w:szCs w:val="20"/>
            <w:u w:val="none"/>
          </w:rPr>
          <w:delText xml:space="preserve"> </w:delText>
        </w:r>
        <w:r w:rsidRPr="00585A68" w:rsidDel="00752962">
          <w:rPr>
            <w:rStyle w:val="Hipervnculo"/>
            <w:rFonts w:cs="Arial"/>
            <w:color w:val="auto"/>
            <w:sz w:val="20"/>
            <w:szCs w:val="20"/>
            <w:u w:val="none"/>
          </w:rPr>
          <w:delText>l</w:delText>
        </w:r>
        <w:r w:rsidR="00E079AD" w:rsidRPr="00585A68" w:rsidDel="00752962">
          <w:rPr>
            <w:rStyle w:val="Hipervnculo"/>
            <w:rFonts w:cs="Arial"/>
            <w:color w:val="auto"/>
            <w:sz w:val="20"/>
            <w:szCs w:val="20"/>
            <w:u w:val="none"/>
          </w:rPr>
          <w:delText>a</w:delText>
        </w:r>
        <w:r w:rsidR="00752962" w:rsidDel="00752962">
          <w:rPr>
            <w:rStyle w:val="Hipervnculo"/>
            <w:rFonts w:cs="Arial"/>
            <w:color w:val="auto"/>
            <w:sz w:val="20"/>
            <w:szCs w:val="20"/>
            <w:u w:val="none"/>
          </w:rPr>
          <w:delText>s</w:delText>
        </w:r>
        <w:r w:rsidRPr="00585A68" w:rsidDel="00752962">
          <w:rPr>
            <w:rStyle w:val="Hipervnculo"/>
            <w:rFonts w:cs="Arial"/>
            <w:color w:val="auto"/>
            <w:sz w:val="20"/>
            <w:szCs w:val="20"/>
            <w:u w:val="none"/>
          </w:rPr>
          <w:delText xml:space="preserve"> </w:delText>
        </w:r>
        <w:r w:rsidR="00E079AD" w:rsidRPr="00585A68" w:rsidDel="00752962">
          <w:rPr>
            <w:rStyle w:val="Hipervnculo"/>
            <w:rFonts w:cs="Arial"/>
            <w:color w:val="auto"/>
            <w:sz w:val="20"/>
            <w:szCs w:val="20"/>
            <w:u w:val="none"/>
          </w:rPr>
          <w:delText>orden</w:delText>
        </w:r>
        <w:r w:rsidR="00752962" w:rsidDel="00752962">
          <w:rPr>
            <w:rStyle w:val="Hipervnculo"/>
            <w:rFonts w:cs="Arial"/>
            <w:color w:val="auto"/>
            <w:sz w:val="20"/>
            <w:szCs w:val="20"/>
            <w:u w:val="none"/>
          </w:rPr>
          <w:delText>es</w:delText>
        </w:r>
        <w:r w:rsidR="00E079AD" w:rsidRPr="00585A68" w:rsidDel="00752962">
          <w:rPr>
            <w:rStyle w:val="Hipervnculo"/>
            <w:rFonts w:cs="Arial"/>
            <w:color w:val="auto"/>
            <w:sz w:val="20"/>
            <w:szCs w:val="20"/>
            <w:u w:val="none"/>
          </w:rPr>
          <w:delText xml:space="preserve"> de trabajo y </w:delText>
        </w:r>
      </w:del>
      <w:r w:rsidR="00E079AD" w:rsidRPr="00CF3223">
        <w:rPr>
          <w:rStyle w:val="Hipervnculo"/>
          <w:rFonts w:cs="Arial"/>
          <w:color w:val="auto"/>
          <w:sz w:val="20"/>
          <w:szCs w:val="20"/>
          <w:highlight w:val="cyan"/>
          <w:u w:val="none"/>
        </w:rPr>
        <w:t xml:space="preserve">del </w:t>
      </w:r>
      <w:proofErr w:type="spellStart"/>
      <w:r w:rsidR="00CF3223">
        <w:rPr>
          <w:rStyle w:val="Hipervnculo"/>
          <w:rFonts w:cs="Arial"/>
          <w:color w:val="auto"/>
          <w:sz w:val="20"/>
          <w:szCs w:val="20"/>
          <w:highlight w:val="cyan"/>
          <w:u w:val="none"/>
        </w:rPr>
        <w:t>contrato|</w:t>
      </w:r>
      <w:r w:rsidRPr="00CF3223">
        <w:rPr>
          <w:rStyle w:val="Hipervnculo"/>
          <w:rFonts w:cs="Arial"/>
          <w:color w:val="auto"/>
          <w:sz w:val="20"/>
          <w:szCs w:val="20"/>
          <w:highlight w:val="cyan"/>
          <w:u w:val="none"/>
        </w:rPr>
        <w:t>suscriptor</w:t>
      </w:r>
      <w:proofErr w:type="spellEnd"/>
      <w:r w:rsidRPr="00CF3223">
        <w:rPr>
          <w:rStyle w:val="Hipervnculo"/>
          <w:rFonts w:cs="Arial"/>
          <w:color w:val="auto"/>
          <w:sz w:val="20"/>
          <w:szCs w:val="20"/>
          <w:highlight w:val="cyan"/>
          <w:u w:val="none"/>
        </w:rPr>
        <w:t xml:space="preserve"> </w:t>
      </w:r>
      <w:r w:rsidR="00CF3223" w:rsidRPr="00CF3223">
        <w:rPr>
          <w:rStyle w:val="Hipervnculo"/>
          <w:rFonts w:cs="Arial"/>
          <w:color w:val="auto"/>
          <w:sz w:val="20"/>
          <w:szCs w:val="20"/>
          <w:highlight w:val="cyan"/>
          <w:u w:val="none"/>
        </w:rPr>
        <w:t>seleccionado</w:t>
      </w:r>
      <w:r w:rsidR="00CF3223">
        <w:rPr>
          <w:rStyle w:val="Hipervnculo"/>
          <w:rFonts w:cs="Arial"/>
          <w:color w:val="auto"/>
          <w:sz w:val="20"/>
          <w:szCs w:val="20"/>
          <w:u w:val="none"/>
        </w:rPr>
        <w:t xml:space="preserve"> </w:t>
      </w:r>
      <w:del w:id="40" w:author="lpasindo" w:date="2012-03-12T20:01:00Z">
        <w:r w:rsidRPr="00585A68" w:rsidDel="00752962">
          <w:rPr>
            <w:rStyle w:val="Hipervnculo"/>
            <w:rFonts w:cs="Arial"/>
            <w:color w:val="auto"/>
            <w:sz w:val="20"/>
            <w:szCs w:val="20"/>
            <w:u w:val="none"/>
          </w:rPr>
          <w:delText xml:space="preserve"> </w:delText>
        </w:r>
        <w:r w:rsidR="00EC2474" w:rsidRPr="00585A68" w:rsidDel="00752962">
          <w:rPr>
            <w:rStyle w:val="Hipervnculo"/>
            <w:rFonts w:cs="Arial"/>
            <w:color w:val="auto"/>
            <w:sz w:val="20"/>
            <w:szCs w:val="20"/>
            <w:u w:val="none"/>
          </w:rPr>
          <w:delText xml:space="preserve">de acuerdo con la regla de negocio </w:delText>
        </w:r>
        <w:r w:rsidR="00B25E1C" w:rsidDel="00752962">
          <w:fldChar w:fldCharType="begin"/>
        </w:r>
        <w:r w:rsidR="00B25E1C" w:rsidDel="00752962">
          <w:delInstrText xml:space="preserve"> HYPERLINK "../General/MEG_Reglas_de_Negocio.docx" \l "RN304" </w:delInstrText>
        </w:r>
        <w:r w:rsidR="00B25E1C" w:rsidDel="00752962">
          <w:fldChar w:fldCharType="separate"/>
        </w:r>
        <w:r w:rsidR="00EC2474" w:rsidRPr="00585A68" w:rsidDel="00752962">
          <w:rPr>
            <w:rStyle w:val="Hipervnculo"/>
            <w:rFonts w:cs="Arial"/>
            <w:b/>
            <w:sz w:val="20"/>
            <w:szCs w:val="20"/>
          </w:rPr>
          <w:delText>RN</w:delText>
        </w:r>
        <w:r w:rsidR="00DE24BC" w:rsidRPr="00585A68" w:rsidDel="00752962">
          <w:rPr>
            <w:rStyle w:val="Hipervnculo"/>
            <w:rFonts w:cs="Arial"/>
            <w:b/>
            <w:sz w:val="20"/>
            <w:szCs w:val="20"/>
          </w:rPr>
          <w:delText>304</w:delText>
        </w:r>
        <w:r w:rsidR="00EC2474" w:rsidRPr="00585A68" w:rsidDel="00752962">
          <w:rPr>
            <w:rStyle w:val="Hipervnculo"/>
            <w:rFonts w:cs="Arial"/>
            <w:b/>
            <w:sz w:val="20"/>
            <w:szCs w:val="20"/>
          </w:rPr>
          <w:delText xml:space="preserve"> Orden de Trabajo Seleccionada</w:delText>
        </w:r>
        <w:r w:rsidR="00B25E1C" w:rsidDel="00752962">
          <w:rPr>
            <w:rStyle w:val="Hipervnculo"/>
            <w:rFonts w:cs="Arial"/>
            <w:b/>
            <w:sz w:val="20"/>
            <w:szCs w:val="20"/>
          </w:rPr>
          <w:fldChar w:fldCharType="end"/>
        </w:r>
      </w:del>
      <w:r w:rsidRPr="00585A68">
        <w:rPr>
          <w:rStyle w:val="Hipervnculo"/>
          <w:rFonts w:cs="Arial"/>
          <w:color w:val="auto"/>
          <w:sz w:val="20"/>
          <w:szCs w:val="20"/>
          <w:u w:val="none"/>
        </w:rPr>
        <w:t>:</w:t>
      </w:r>
    </w:p>
    <w:p w:rsidR="00E079AD" w:rsidRPr="00585A68" w:rsidRDefault="00E079AD" w:rsidP="00A252DE">
      <w:pPr>
        <w:pStyle w:val="Prrafodelista"/>
        <w:numPr>
          <w:ilvl w:val="2"/>
          <w:numId w:val="6"/>
        </w:numPr>
        <w:tabs>
          <w:tab w:val="left" w:pos="1701"/>
        </w:tabs>
        <w:ind w:hanging="153"/>
        <w:jc w:val="both"/>
        <w:rPr>
          <w:rStyle w:val="Hipervnculo"/>
          <w:rFonts w:cs="Arial"/>
          <w:color w:val="auto"/>
          <w:sz w:val="20"/>
          <w:szCs w:val="20"/>
          <w:u w:val="none"/>
        </w:rPr>
      </w:pPr>
      <w:del w:id="41" w:author="lpasindo" w:date="2012-03-12T20:01:00Z">
        <w:r w:rsidRPr="00585A68" w:rsidDel="00752962">
          <w:rPr>
            <w:rStyle w:val="Hipervnculo"/>
            <w:rFonts w:cs="Arial"/>
            <w:color w:val="auto"/>
            <w:sz w:val="20"/>
            <w:szCs w:val="20"/>
            <w:u w:val="none"/>
          </w:rPr>
          <w:delText>OrdenTrabajo</w:delText>
        </w:r>
      </w:del>
    </w:p>
    <w:p w:rsidR="00E079AD" w:rsidRPr="00585A68" w:rsidRDefault="00E079AD" w:rsidP="00E079AD">
      <w:pPr>
        <w:pStyle w:val="Prrafodelista"/>
        <w:numPr>
          <w:ilvl w:val="3"/>
          <w:numId w:val="6"/>
        </w:numPr>
        <w:tabs>
          <w:tab w:val="left" w:pos="1985"/>
          <w:tab w:val="left" w:pos="2552"/>
        </w:tabs>
        <w:ind w:firstLine="837"/>
        <w:jc w:val="both"/>
        <w:rPr>
          <w:rStyle w:val="Hipervnculo"/>
          <w:b/>
          <w:sz w:val="20"/>
          <w:szCs w:val="20"/>
        </w:rPr>
      </w:pPr>
      <w:del w:id="42" w:author="lpasindo" w:date="2012-03-12T20:01:00Z">
        <w:r w:rsidRPr="00585A68" w:rsidDel="00752962">
          <w:rPr>
            <w:rStyle w:val="Hipervnculo"/>
            <w:rFonts w:cs="Arial"/>
            <w:color w:val="auto"/>
            <w:sz w:val="20"/>
            <w:szCs w:val="20"/>
            <w:u w:val="none"/>
          </w:rPr>
          <w:delText>FolioOrden</w:delText>
        </w:r>
      </w:del>
    </w:p>
    <w:p w:rsidR="00E079AD" w:rsidRPr="00585A68" w:rsidRDefault="00E079AD" w:rsidP="00E079AD">
      <w:pPr>
        <w:pStyle w:val="Prrafodelista"/>
        <w:numPr>
          <w:ilvl w:val="3"/>
          <w:numId w:val="6"/>
        </w:numPr>
        <w:tabs>
          <w:tab w:val="left" w:pos="1985"/>
          <w:tab w:val="left" w:pos="2552"/>
        </w:tabs>
        <w:ind w:firstLine="837"/>
        <w:jc w:val="both"/>
        <w:rPr>
          <w:rStyle w:val="Hipervnculo"/>
          <w:b/>
          <w:sz w:val="20"/>
          <w:szCs w:val="20"/>
        </w:rPr>
      </w:pPr>
      <w:del w:id="43" w:author="lpasindo" w:date="2012-03-12T20:01:00Z">
        <w:r w:rsidRPr="00585A68" w:rsidDel="00752962">
          <w:rPr>
            <w:rStyle w:val="Hipervnculo"/>
            <w:rFonts w:cs="Arial"/>
            <w:color w:val="auto"/>
            <w:sz w:val="20"/>
            <w:szCs w:val="20"/>
            <w:u w:val="none"/>
          </w:rPr>
          <w:delText>ClaveSuscriptor</w:delText>
        </w:r>
      </w:del>
    </w:p>
    <w:p w:rsidR="00A252DE" w:rsidRPr="00585A68" w:rsidRDefault="00A252DE" w:rsidP="00F50B33">
      <w:pPr>
        <w:pStyle w:val="Prrafodelista"/>
        <w:numPr>
          <w:ilvl w:val="2"/>
          <w:numId w:val="6"/>
        </w:numPr>
        <w:tabs>
          <w:tab w:val="left" w:pos="1701"/>
        </w:tabs>
        <w:ind w:hanging="153"/>
        <w:jc w:val="both"/>
        <w:rPr>
          <w:rStyle w:val="Hipervnculo"/>
          <w:rFonts w:cs="Arial"/>
          <w:b/>
          <w:color w:val="auto"/>
          <w:sz w:val="20"/>
          <w:szCs w:val="20"/>
          <w:u w:val="none"/>
        </w:rPr>
      </w:pPr>
      <w:r w:rsidRPr="00585A68">
        <w:rPr>
          <w:rStyle w:val="Hipervnculo"/>
          <w:rFonts w:cs="Arial"/>
          <w:b/>
          <w:color w:val="auto"/>
          <w:sz w:val="20"/>
          <w:szCs w:val="20"/>
          <w:u w:val="none"/>
        </w:rPr>
        <w:t>Suscriptor</w:t>
      </w:r>
    </w:p>
    <w:p w:rsidR="00A252DE" w:rsidRPr="00CF171F" w:rsidRDefault="00A252DE" w:rsidP="00F50B33">
      <w:pPr>
        <w:pStyle w:val="Prrafodelista"/>
        <w:numPr>
          <w:ilvl w:val="3"/>
          <w:numId w:val="6"/>
        </w:numPr>
        <w:tabs>
          <w:tab w:val="left" w:pos="1985"/>
          <w:tab w:val="left" w:pos="2552"/>
          <w:tab w:val="left" w:pos="3686"/>
        </w:tabs>
        <w:ind w:firstLine="837"/>
        <w:jc w:val="both"/>
        <w:rPr>
          <w:rStyle w:val="Hipervnculo"/>
          <w:rFonts w:cs="Arial"/>
          <w:color w:val="auto"/>
          <w:sz w:val="20"/>
          <w:szCs w:val="20"/>
          <w:u w:val="none"/>
        </w:rPr>
      </w:pPr>
      <w:proofErr w:type="spellStart"/>
      <w:r w:rsidRPr="00CF171F">
        <w:rPr>
          <w:rStyle w:val="Hipervnculo"/>
          <w:rFonts w:cs="Arial"/>
          <w:color w:val="auto"/>
          <w:sz w:val="20"/>
          <w:szCs w:val="20"/>
          <w:u w:val="none"/>
        </w:rPr>
        <w:t>ClaveSuscriptor</w:t>
      </w:r>
      <w:proofErr w:type="spellEnd"/>
    </w:p>
    <w:p w:rsidR="00A252DE" w:rsidRPr="00CF171F" w:rsidRDefault="00A252DE" w:rsidP="00F50B33">
      <w:pPr>
        <w:pStyle w:val="Prrafodelista"/>
        <w:numPr>
          <w:ilvl w:val="3"/>
          <w:numId w:val="6"/>
        </w:numPr>
        <w:tabs>
          <w:tab w:val="left" w:pos="1985"/>
          <w:tab w:val="left" w:pos="2552"/>
          <w:tab w:val="left" w:pos="3686"/>
        </w:tabs>
        <w:ind w:firstLine="837"/>
        <w:jc w:val="both"/>
        <w:rPr>
          <w:rStyle w:val="Hipervnculo"/>
          <w:rFonts w:cs="Arial"/>
          <w:color w:val="auto"/>
          <w:sz w:val="20"/>
          <w:szCs w:val="20"/>
          <w:u w:val="none"/>
        </w:rPr>
      </w:pPr>
      <w:r w:rsidRPr="00CF171F">
        <w:rPr>
          <w:rStyle w:val="Hipervnculo"/>
          <w:rFonts w:cs="Arial"/>
          <w:color w:val="auto"/>
          <w:sz w:val="20"/>
          <w:szCs w:val="20"/>
          <w:u w:val="none"/>
        </w:rPr>
        <w:t>Nombre</w:t>
      </w:r>
    </w:p>
    <w:p w:rsidR="00A252DE" w:rsidRPr="00CF171F" w:rsidRDefault="00A252DE" w:rsidP="00F50B33">
      <w:pPr>
        <w:pStyle w:val="Prrafodelista"/>
        <w:numPr>
          <w:ilvl w:val="3"/>
          <w:numId w:val="6"/>
        </w:numPr>
        <w:tabs>
          <w:tab w:val="left" w:pos="1985"/>
          <w:tab w:val="left" w:pos="2552"/>
          <w:tab w:val="left" w:pos="3686"/>
        </w:tabs>
        <w:ind w:firstLine="837"/>
        <w:jc w:val="both"/>
        <w:rPr>
          <w:rStyle w:val="Hipervnculo"/>
          <w:rFonts w:cs="Arial"/>
          <w:color w:val="auto"/>
          <w:sz w:val="20"/>
          <w:szCs w:val="20"/>
          <w:u w:val="none"/>
        </w:rPr>
      </w:pPr>
      <w:r w:rsidRPr="00CF171F">
        <w:rPr>
          <w:rStyle w:val="Hipervnculo"/>
          <w:rFonts w:cs="Arial"/>
          <w:color w:val="auto"/>
          <w:sz w:val="20"/>
          <w:szCs w:val="20"/>
          <w:u w:val="none"/>
        </w:rPr>
        <w:t>Calle</w:t>
      </w:r>
    </w:p>
    <w:p w:rsidR="00A252DE" w:rsidRPr="00CF171F" w:rsidRDefault="00A252DE" w:rsidP="00F50B33">
      <w:pPr>
        <w:pStyle w:val="Prrafodelista"/>
        <w:numPr>
          <w:ilvl w:val="3"/>
          <w:numId w:val="6"/>
        </w:numPr>
        <w:tabs>
          <w:tab w:val="left" w:pos="1985"/>
          <w:tab w:val="left" w:pos="2552"/>
          <w:tab w:val="left" w:pos="3686"/>
        </w:tabs>
        <w:ind w:firstLine="837"/>
        <w:jc w:val="both"/>
        <w:rPr>
          <w:rStyle w:val="Hipervnculo"/>
          <w:rFonts w:cs="Arial"/>
          <w:color w:val="auto"/>
          <w:sz w:val="20"/>
          <w:szCs w:val="20"/>
          <w:u w:val="none"/>
        </w:rPr>
      </w:pPr>
      <w:proofErr w:type="spellStart"/>
      <w:r w:rsidRPr="00CF171F">
        <w:rPr>
          <w:rStyle w:val="Hipervnculo"/>
          <w:rFonts w:cs="Arial"/>
          <w:color w:val="auto"/>
          <w:sz w:val="20"/>
          <w:szCs w:val="20"/>
          <w:u w:val="none"/>
        </w:rPr>
        <w:t>NumeroExt</w:t>
      </w:r>
      <w:proofErr w:type="spellEnd"/>
    </w:p>
    <w:p w:rsidR="00A252DE" w:rsidRPr="00CF171F" w:rsidRDefault="00A252DE" w:rsidP="00F50B33">
      <w:pPr>
        <w:pStyle w:val="Prrafodelista"/>
        <w:numPr>
          <w:ilvl w:val="3"/>
          <w:numId w:val="6"/>
        </w:numPr>
        <w:tabs>
          <w:tab w:val="left" w:pos="1985"/>
          <w:tab w:val="left" w:pos="2552"/>
          <w:tab w:val="left" w:pos="3686"/>
        </w:tabs>
        <w:ind w:firstLine="837"/>
        <w:jc w:val="both"/>
        <w:rPr>
          <w:rStyle w:val="Hipervnculo"/>
          <w:rFonts w:cs="Arial"/>
          <w:color w:val="auto"/>
          <w:sz w:val="20"/>
          <w:szCs w:val="20"/>
          <w:u w:val="none"/>
        </w:rPr>
      </w:pPr>
      <w:proofErr w:type="spellStart"/>
      <w:r w:rsidRPr="00CF171F">
        <w:rPr>
          <w:rStyle w:val="Hipervnculo"/>
          <w:rFonts w:cs="Arial"/>
          <w:color w:val="auto"/>
          <w:sz w:val="20"/>
          <w:szCs w:val="20"/>
          <w:u w:val="none"/>
        </w:rPr>
        <w:t>NumeroInt</w:t>
      </w:r>
      <w:proofErr w:type="spellEnd"/>
    </w:p>
    <w:p w:rsidR="00A252DE" w:rsidRPr="00CF171F" w:rsidRDefault="00A252DE" w:rsidP="00F50B33">
      <w:pPr>
        <w:pStyle w:val="Prrafodelista"/>
        <w:numPr>
          <w:ilvl w:val="3"/>
          <w:numId w:val="6"/>
        </w:numPr>
        <w:tabs>
          <w:tab w:val="left" w:pos="1985"/>
          <w:tab w:val="left" w:pos="2552"/>
          <w:tab w:val="left" w:pos="3686"/>
        </w:tabs>
        <w:ind w:firstLine="837"/>
        <w:jc w:val="both"/>
        <w:rPr>
          <w:rStyle w:val="Hipervnculo"/>
          <w:rFonts w:cs="Arial"/>
          <w:color w:val="auto"/>
          <w:sz w:val="20"/>
          <w:szCs w:val="20"/>
          <w:u w:val="none"/>
        </w:rPr>
      </w:pPr>
      <w:r w:rsidRPr="00CF171F">
        <w:rPr>
          <w:rStyle w:val="Hipervnculo"/>
          <w:rFonts w:cs="Arial"/>
          <w:color w:val="auto"/>
          <w:sz w:val="20"/>
          <w:szCs w:val="20"/>
          <w:u w:val="none"/>
        </w:rPr>
        <w:t>Colonia</w:t>
      </w:r>
    </w:p>
    <w:p w:rsidR="00A252DE" w:rsidRPr="00CF171F" w:rsidRDefault="00A252DE" w:rsidP="00F50B33">
      <w:pPr>
        <w:pStyle w:val="Prrafodelista"/>
        <w:numPr>
          <w:ilvl w:val="3"/>
          <w:numId w:val="6"/>
        </w:numPr>
        <w:tabs>
          <w:tab w:val="left" w:pos="1985"/>
          <w:tab w:val="left" w:pos="2552"/>
          <w:tab w:val="left" w:pos="3686"/>
        </w:tabs>
        <w:ind w:firstLine="837"/>
        <w:jc w:val="both"/>
        <w:rPr>
          <w:rStyle w:val="Hipervnculo"/>
          <w:rFonts w:cs="Arial"/>
          <w:color w:val="auto"/>
          <w:sz w:val="20"/>
          <w:szCs w:val="20"/>
          <w:u w:val="none"/>
        </w:rPr>
      </w:pPr>
      <w:r w:rsidRPr="00CF171F">
        <w:rPr>
          <w:rStyle w:val="Hipervnculo"/>
          <w:rFonts w:cs="Arial"/>
          <w:color w:val="auto"/>
          <w:sz w:val="20"/>
          <w:szCs w:val="20"/>
          <w:u w:val="none"/>
        </w:rPr>
        <w:t>Sector</w:t>
      </w:r>
    </w:p>
    <w:p w:rsidR="00A252DE" w:rsidRPr="00585A68" w:rsidRDefault="00A252DE" w:rsidP="00F50B33">
      <w:pPr>
        <w:pStyle w:val="Prrafodelista"/>
        <w:numPr>
          <w:ilvl w:val="3"/>
          <w:numId w:val="6"/>
        </w:numPr>
        <w:tabs>
          <w:tab w:val="left" w:pos="1985"/>
          <w:tab w:val="left" w:pos="2552"/>
          <w:tab w:val="left" w:pos="3686"/>
        </w:tabs>
        <w:ind w:firstLine="837"/>
        <w:jc w:val="both"/>
        <w:rPr>
          <w:rStyle w:val="Hipervnculo"/>
          <w:rFonts w:cs="Arial"/>
          <w:color w:val="auto"/>
          <w:sz w:val="20"/>
          <w:szCs w:val="20"/>
          <w:u w:val="none"/>
        </w:rPr>
      </w:pPr>
      <w:r w:rsidRPr="00585A68">
        <w:rPr>
          <w:rStyle w:val="Hipervnculo"/>
          <w:rFonts w:cs="Arial"/>
          <w:color w:val="auto"/>
          <w:sz w:val="20"/>
          <w:szCs w:val="20"/>
          <w:u w:val="none"/>
        </w:rPr>
        <w:t>CalleRef1</w:t>
      </w:r>
    </w:p>
    <w:p w:rsidR="00A252DE" w:rsidRPr="00585A68" w:rsidRDefault="00A252DE" w:rsidP="00F50B33">
      <w:pPr>
        <w:pStyle w:val="Prrafodelista"/>
        <w:numPr>
          <w:ilvl w:val="3"/>
          <w:numId w:val="6"/>
        </w:numPr>
        <w:tabs>
          <w:tab w:val="left" w:pos="1985"/>
          <w:tab w:val="left" w:pos="2552"/>
          <w:tab w:val="left" w:pos="3686"/>
        </w:tabs>
        <w:ind w:firstLine="837"/>
        <w:jc w:val="both"/>
        <w:rPr>
          <w:rStyle w:val="Hipervnculo"/>
          <w:rFonts w:cs="Arial"/>
          <w:color w:val="auto"/>
          <w:sz w:val="20"/>
          <w:szCs w:val="20"/>
          <w:u w:val="none"/>
        </w:rPr>
      </w:pPr>
      <w:r w:rsidRPr="00585A68">
        <w:rPr>
          <w:rStyle w:val="Hipervnculo"/>
          <w:rFonts w:cs="Arial"/>
          <w:color w:val="auto"/>
          <w:sz w:val="20"/>
          <w:szCs w:val="20"/>
          <w:u w:val="none"/>
        </w:rPr>
        <w:t>CalleRef2</w:t>
      </w:r>
    </w:p>
    <w:p w:rsidR="00A252DE" w:rsidRPr="00585A68" w:rsidRDefault="00A252DE" w:rsidP="00F50B33">
      <w:pPr>
        <w:pStyle w:val="Prrafodelista"/>
        <w:numPr>
          <w:ilvl w:val="3"/>
          <w:numId w:val="6"/>
        </w:numPr>
        <w:tabs>
          <w:tab w:val="left" w:pos="1985"/>
          <w:tab w:val="left" w:pos="2552"/>
          <w:tab w:val="left" w:pos="3686"/>
        </w:tabs>
        <w:ind w:firstLine="837"/>
        <w:jc w:val="both"/>
        <w:rPr>
          <w:rStyle w:val="Hipervnculo"/>
          <w:rFonts w:cs="Arial"/>
          <w:color w:val="auto"/>
          <w:sz w:val="20"/>
          <w:szCs w:val="20"/>
          <w:u w:val="none"/>
        </w:rPr>
      </w:pPr>
      <w:r w:rsidRPr="00585A68">
        <w:rPr>
          <w:rStyle w:val="Hipervnculo"/>
          <w:rFonts w:cs="Arial"/>
          <w:color w:val="auto"/>
          <w:sz w:val="20"/>
          <w:szCs w:val="20"/>
          <w:u w:val="none"/>
        </w:rPr>
        <w:t>Comentario</w:t>
      </w:r>
    </w:p>
    <w:p w:rsidR="00A252DE" w:rsidRPr="00585A68" w:rsidRDefault="00A252DE" w:rsidP="00F50B33">
      <w:pPr>
        <w:pStyle w:val="Prrafodelista"/>
        <w:numPr>
          <w:ilvl w:val="3"/>
          <w:numId w:val="6"/>
        </w:numPr>
        <w:tabs>
          <w:tab w:val="left" w:pos="1985"/>
          <w:tab w:val="left" w:pos="2552"/>
          <w:tab w:val="left" w:pos="3686"/>
        </w:tabs>
        <w:ind w:firstLine="837"/>
        <w:jc w:val="both"/>
        <w:rPr>
          <w:rStyle w:val="Hipervnculo"/>
          <w:rFonts w:cs="Arial"/>
          <w:color w:val="auto"/>
          <w:sz w:val="20"/>
          <w:szCs w:val="20"/>
          <w:u w:val="none"/>
        </w:rPr>
      </w:pPr>
      <w:proofErr w:type="spellStart"/>
      <w:r w:rsidRPr="00585A68">
        <w:rPr>
          <w:rStyle w:val="Hipervnculo"/>
          <w:rFonts w:cs="Arial"/>
          <w:color w:val="auto"/>
          <w:sz w:val="20"/>
          <w:szCs w:val="20"/>
          <w:u w:val="none"/>
        </w:rPr>
        <w:t>Lat</w:t>
      </w:r>
      <w:proofErr w:type="spellEnd"/>
    </w:p>
    <w:p w:rsidR="00A252DE" w:rsidRPr="00585A68" w:rsidRDefault="00A252DE" w:rsidP="00F50B33">
      <w:pPr>
        <w:pStyle w:val="Prrafodelista"/>
        <w:numPr>
          <w:ilvl w:val="3"/>
          <w:numId w:val="6"/>
        </w:numPr>
        <w:tabs>
          <w:tab w:val="left" w:pos="1985"/>
          <w:tab w:val="left" w:pos="2552"/>
          <w:tab w:val="left" w:pos="3686"/>
        </w:tabs>
        <w:ind w:firstLine="837"/>
        <w:jc w:val="both"/>
        <w:rPr>
          <w:rStyle w:val="Hipervnculo"/>
          <w:rFonts w:cs="Arial"/>
          <w:color w:val="auto"/>
          <w:u w:val="none"/>
        </w:rPr>
      </w:pPr>
      <w:proofErr w:type="spellStart"/>
      <w:r w:rsidRPr="00585A68">
        <w:rPr>
          <w:rStyle w:val="Hipervnculo"/>
          <w:rFonts w:cs="Arial"/>
          <w:color w:val="auto"/>
          <w:sz w:val="20"/>
          <w:szCs w:val="20"/>
          <w:u w:val="none"/>
        </w:rPr>
        <w:t>Lng</w:t>
      </w:r>
      <w:proofErr w:type="spellEnd"/>
    </w:p>
    <w:p w:rsidR="00F14C68" w:rsidRPr="00585A68" w:rsidRDefault="00786E52" w:rsidP="00F50B33">
      <w:pPr>
        <w:pStyle w:val="Prrafodelista"/>
        <w:numPr>
          <w:ilvl w:val="1"/>
          <w:numId w:val="6"/>
        </w:numPr>
        <w:jc w:val="both"/>
        <w:rPr>
          <w:rStyle w:val="Hipervnculo"/>
          <w:rFonts w:cs="Arial"/>
          <w:color w:val="auto"/>
          <w:u w:val="none"/>
        </w:rPr>
      </w:pPr>
      <w:r w:rsidRPr="00585A68">
        <w:rPr>
          <w:rStyle w:val="Hipervnculo"/>
          <w:rFonts w:cs="Arial"/>
          <w:color w:val="auto"/>
          <w:sz w:val="20"/>
          <w:szCs w:val="20"/>
          <w:u w:val="none"/>
        </w:rPr>
        <w:t>Para cada</w:t>
      </w:r>
      <w:r w:rsidR="00F14C68" w:rsidRPr="00585A68">
        <w:rPr>
          <w:rStyle w:val="Hipervnculo"/>
          <w:rFonts w:cs="Arial"/>
          <w:color w:val="auto"/>
          <w:sz w:val="20"/>
          <w:szCs w:val="20"/>
          <w:u w:val="none"/>
        </w:rPr>
        <w:t xml:space="preserve"> orden de trabajo </w:t>
      </w:r>
      <w:r w:rsidRPr="00585A68">
        <w:rPr>
          <w:rStyle w:val="Hipervnculo"/>
          <w:rFonts w:cs="Arial"/>
          <w:color w:val="auto"/>
          <w:sz w:val="20"/>
          <w:szCs w:val="20"/>
          <w:u w:val="none"/>
        </w:rPr>
        <w:t>relacionada</w:t>
      </w:r>
      <w:r w:rsidR="00F14C68" w:rsidRPr="00585A68">
        <w:rPr>
          <w:rStyle w:val="Hipervnculo"/>
          <w:rFonts w:cs="Arial"/>
          <w:color w:val="auto"/>
          <w:sz w:val="20"/>
          <w:szCs w:val="20"/>
          <w:u w:val="none"/>
        </w:rPr>
        <w:t xml:space="preserve"> a</w:t>
      </w:r>
      <w:r w:rsidRPr="00585A68">
        <w:rPr>
          <w:rStyle w:val="Hipervnculo"/>
          <w:rFonts w:cs="Arial"/>
          <w:color w:val="auto"/>
          <w:sz w:val="20"/>
          <w:szCs w:val="20"/>
          <w:u w:val="none"/>
        </w:rPr>
        <w:t>l</w:t>
      </w:r>
      <w:r w:rsidR="00F14C68" w:rsidRPr="00585A68">
        <w:rPr>
          <w:rStyle w:val="Hipervnculo"/>
          <w:rFonts w:cs="Arial"/>
          <w:color w:val="auto"/>
          <w:sz w:val="20"/>
          <w:szCs w:val="20"/>
          <w:u w:val="none"/>
        </w:rPr>
        <w:t xml:space="preserve"> suscriptor visitado</w:t>
      </w:r>
      <w:r w:rsidRPr="00585A68">
        <w:rPr>
          <w:rStyle w:val="Hipervnculo"/>
          <w:rFonts w:cs="Arial"/>
          <w:color w:val="auto"/>
          <w:sz w:val="20"/>
          <w:szCs w:val="20"/>
          <w:u w:val="none"/>
        </w:rPr>
        <w:t xml:space="preserve"> seleccionado</w:t>
      </w:r>
      <w:r w:rsidR="00F14C68" w:rsidRPr="00585A68">
        <w:rPr>
          <w:rStyle w:val="Hipervnculo"/>
          <w:rFonts w:cs="Arial"/>
          <w:color w:val="auto"/>
          <w:sz w:val="20"/>
          <w:szCs w:val="20"/>
          <w:u w:val="none"/>
        </w:rPr>
        <w:t xml:space="preserve">,  el sistema actualiza </w:t>
      </w:r>
      <w:r w:rsidR="00450BEE" w:rsidRPr="00585A68">
        <w:rPr>
          <w:rStyle w:val="Hipervnculo"/>
          <w:rFonts w:cs="Arial"/>
          <w:color w:val="auto"/>
          <w:sz w:val="20"/>
          <w:szCs w:val="20"/>
          <w:u w:val="none"/>
        </w:rPr>
        <w:t xml:space="preserve">el motivo y </w:t>
      </w:r>
      <w:r w:rsidR="00BD5651" w:rsidRPr="00585A68">
        <w:rPr>
          <w:rStyle w:val="Hipervnculo"/>
          <w:rFonts w:cs="Arial"/>
          <w:color w:val="auto"/>
          <w:sz w:val="20"/>
          <w:szCs w:val="20"/>
          <w:u w:val="none"/>
        </w:rPr>
        <w:t>actualiza el identificador de la</w:t>
      </w:r>
      <w:r w:rsidRPr="00585A68">
        <w:rPr>
          <w:rStyle w:val="Hipervnculo"/>
          <w:rFonts w:cs="Arial"/>
          <w:color w:val="auto"/>
          <w:sz w:val="20"/>
          <w:szCs w:val="20"/>
          <w:u w:val="none"/>
        </w:rPr>
        <w:t xml:space="preserve"> visita</w:t>
      </w:r>
      <w:r w:rsidR="00F14C68" w:rsidRPr="00585A68">
        <w:rPr>
          <w:rStyle w:val="Hipervnculo"/>
          <w:rFonts w:cs="Arial"/>
          <w:color w:val="auto"/>
          <w:sz w:val="20"/>
          <w:szCs w:val="20"/>
          <w:u w:val="none"/>
        </w:rPr>
        <w:t>:</w:t>
      </w:r>
    </w:p>
    <w:p w:rsidR="00F14C68" w:rsidRPr="00585A68" w:rsidRDefault="00F14C68" w:rsidP="00F50B33">
      <w:pPr>
        <w:pStyle w:val="Prrafodelista"/>
        <w:numPr>
          <w:ilvl w:val="2"/>
          <w:numId w:val="6"/>
        </w:numPr>
        <w:tabs>
          <w:tab w:val="left" w:pos="1701"/>
          <w:tab w:val="left" w:pos="1843"/>
          <w:tab w:val="left" w:pos="2552"/>
        </w:tabs>
        <w:ind w:hanging="153"/>
        <w:jc w:val="both"/>
        <w:rPr>
          <w:rStyle w:val="Hipervnculo"/>
          <w:rFonts w:cs="Arial"/>
          <w:color w:val="auto"/>
          <w:u w:val="none"/>
        </w:rPr>
      </w:pPr>
      <w:proofErr w:type="spellStart"/>
      <w:r w:rsidRPr="00585A68">
        <w:rPr>
          <w:rStyle w:val="Hipervnculo"/>
          <w:rFonts w:cs="Arial"/>
          <w:color w:val="auto"/>
          <w:sz w:val="20"/>
          <w:szCs w:val="20"/>
          <w:u w:val="none"/>
        </w:rPr>
        <w:t>OrdenTrabajo</w:t>
      </w:r>
      <w:proofErr w:type="spellEnd"/>
    </w:p>
    <w:p w:rsidR="00450BEE" w:rsidRPr="00585A68" w:rsidRDefault="00450BEE" w:rsidP="00F50B33">
      <w:pPr>
        <w:pStyle w:val="Prrafodelista"/>
        <w:numPr>
          <w:ilvl w:val="3"/>
          <w:numId w:val="6"/>
        </w:numPr>
        <w:tabs>
          <w:tab w:val="left" w:pos="1843"/>
          <w:tab w:val="left" w:pos="2552"/>
          <w:tab w:val="left" w:pos="3544"/>
        </w:tabs>
        <w:ind w:firstLine="837"/>
        <w:jc w:val="both"/>
        <w:rPr>
          <w:rStyle w:val="Hipervnculo"/>
          <w:rFonts w:cs="Arial"/>
          <w:color w:val="auto"/>
          <w:sz w:val="20"/>
          <w:szCs w:val="20"/>
          <w:u w:val="none"/>
        </w:rPr>
      </w:pPr>
      <w:proofErr w:type="spellStart"/>
      <w:r w:rsidRPr="00585A68">
        <w:rPr>
          <w:rStyle w:val="Hipervnculo"/>
          <w:rFonts w:cs="Arial"/>
          <w:color w:val="auto"/>
          <w:sz w:val="20"/>
          <w:szCs w:val="20"/>
          <w:u w:val="none"/>
        </w:rPr>
        <w:t>IdVisita</w:t>
      </w:r>
      <w:proofErr w:type="spellEnd"/>
      <w:r w:rsidRPr="00585A68">
        <w:rPr>
          <w:rStyle w:val="Hipervnculo"/>
          <w:rFonts w:cs="Arial"/>
          <w:color w:val="auto"/>
          <w:sz w:val="20"/>
          <w:szCs w:val="20"/>
          <w:u w:val="none"/>
        </w:rPr>
        <w:t xml:space="preserve"> de acuerdo con la regla de negocio </w:t>
      </w:r>
      <w:hyperlink r:id="rId54" w:anchor="RN07" w:history="1">
        <w:r w:rsidRPr="00585A68">
          <w:rPr>
            <w:rStyle w:val="Hipervnculo"/>
            <w:rFonts w:cs="Arial"/>
            <w:b/>
            <w:sz w:val="20"/>
            <w:szCs w:val="20"/>
          </w:rPr>
          <w:t>RN</w:t>
        </w:r>
        <w:r w:rsidR="00786E52" w:rsidRPr="00585A68">
          <w:rPr>
            <w:rStyle w:val="Hipervnculo"/>
            <w:rFonts w:cs="Arial"/>
            <w:b/>
            <w:sz w:val="20"/>
            <w:szCs w:val="20"/>
          </w:rPr>
          <w:t>07</w:t>
        </w:r>
        <w:r w:rsidRPr="00585A68">
          <w:rPr>
            <w:rStyle w:val="Hipervnculo"/>
            <w:rFonts w:cs="Arial"/>
            <w:b/>
            <w:sz w:val="20"/>
            <w:szCs w:val="20"/>
          </w:rPr>
          <w:t xml:space="preserve"> </w:t>
        </w:r>
        <w:r w:rsidR="00786E52" w:rsidRPr="00585A68">
          <w:rPr>
            <w:rStyle w:val="Hipervnculo"/>
            <w:rFonts w:cs="Arial"/>
            <w:b/>
            <w:sz w:val="20"/>
            <w:szCs w:val="20"/>
          </w:rPr>
          <w:t>Valor Nulo</w:t>
        </w:r>
      </w:hyperlink>
    </w:p>
    <w:p w:rsidR="00F14C68" w:rsidRPr="00585A68" w:rsidRDefault="00450BEE" w:rsidP="00F50B33">
      <w:pPr>
        <w:pStyle w:val="Prrafodelista"/>
        <w:numPr>
          <w:ilvl w:val="3"/>
          <w:numId w:val="6"/>
        </w:numPr>
        <w:tabs>
          <w:tab w:val="left" w:pos="1843"/>
          <w:tab w:val="left" w:pos="2552"/>
          <w:tab w:val="left" w:pos="3544"/>
        </w:tabs>
        <w:ind w:firstLine="837"/>
        <w:jc w:val="both"/>
        <w:rPr>
          <w:rStyle w:val="Hipervnculo"/>
          <w:rFonts w:cs="Arial"/>
          <w:color w:val="auto"/>
          <w:u w:val="none"/>
        </w:rPr>
      </w:pPr>
      <w:r w:rsidRPr="00585A68">
        <w:rPr>
          <w:rStyle w:val="Hipervnculo"/>
          <w:rFonts w:cs="Arial"/>
          <w:color w:val="auto"/>
          <w:sz w:val="20"/>
          <w:szCs w:val="20"/>
          <w:u w:val="none"/>
        </w:rPr>
        <w:t>Motivo</w:t>
      </w:r>
      <w:r w:rsidR="00F14C68" w:rsidRPr="00585A68">
        <w:rPr>
          <w:rStyle w:val="Hipervnculo"/>
          <w:rFonts w:cs="Arial"/>
          <w:color w:val="auto"/>
          <w:sz w:val="20"/>
          <w:szCs w:val="20"/>
          <w:u w:val="none"/>
        </w:rPr>
        <w:t xml:space="preserve"> de acuerdo con la regla de negocio </w:t>
      </w:r>
      <w:hyperlink r:id="rId55" w:anchor="RN07" w:history="1">
        <w:r w:rsidR="00786E52" w:rsidRPr="00585A68">
          <w:rPr>
            <w:rStyle w:val="Hipervnculo"/>
            <w:rFonts w:cs="Arial"/>
            <w:b/>
            <w:sz w:val="20"/>
            <w:szCs w:val="20"/>
          </w:rPr>
          <w:t>RN07 Valor Nulo</w:t>
        </w:r>
      </w:hyperlink>
      <w:r w:rsidR="00F14C68" w:rsidRPr="00585A68">
        <w:rPr>
          <w:rStyle w:val="Hipervnculo"/>
          <w:rFonts w:cs="Arial"/>
          <w:color w:val="auto"/>
          <w:sz w:val="20"/>
          <w:szCs w:val="20"/>
          <w:u w:val="none"/>
        </w:rPr>
        <w:t xml:space="preserve"> </w:t>
      </w:r>
    </w:p>
    <w:p w:rsidR="00786E52" w:rsidRPr="00585A68" w:rsidRDefault="00786E52" w:rsidP="00F50B33">
      <w:pPr>
        <w:pStyle w:val="Prrafodelista"/>
        <w:numPr>
          <w:ilvl w:val="3"/>
          <w:numId w:val="6"/>
        </w:numPr>
        <w:tabs>
          <w:tab w:val="left" w:pos="1843"/>
          <w:tab w:val="left" w:pos="2552"/>
          <w:tab w:val="left" w:pos="3544"/>
        </w:tabs>
        <w:ind w:firstLine="837"/>
        <w:jc w:val="both"/>
        <w:rPr>
          <w:rStyle w:val="Hipervnculo"/>
          <w:rFonts w:cs="Arial"/>
          <w:color w:val="auto"/>
          <w:u w:val="none"/>
        </w:rPr>
      </w:pPr>
      <w:r w:rsidRPr="00585A68">
        <w:rPr>
          <w:rStyle w:val="Hipervnculo"/>
          <w:rFonts w:cs="Arial"/>
          <w:color w:val="auto"/>
          <w:sz w:val="20"/>
          <w:szCs w:val="20"/>
          <w:u w:val="none"/>
        </w:rPr>
        <w:t xml:space="preserve">El sistema elimina la </w:t>
      </w:r>
      <w:r w:rsidR="00BD5651" w:rsidRPr="00585A68">
        <w:rPr>
          <w:rStyle w:val="Hipervnculo"/>
          <w:rFonts w:cs="Arial"/>
          <w:color w:val="auto"/>
          <w:sz w:val="20"/>
          <w:szCs w:val="20"/>
          <w:u w:val="none"/>
        </w:rPr>
        <w:t>relación con la visita</w:t>
      </w:r>
      <w:r w:rsidRPr="00585A68">
        <w:rPr>
          <w:rStyle w:val="Hipervnculo"/>
          <w:rFonts w:cs="Arial"/>
          <w:color w:val="auto"/>
          <w:sz w:val="20"/>
          <w:szCs w:val="20"/>
          <w:u w:val="none"/>
        </w:rPr>
        <w:t>:</w:t>
      </w:r>
    </w:p>
    <w:p w:rsidR="00043976" w:rsidRPr="00585A68" w:rsidRDefault="00043976" w:rsidP="00F50B33">
      <w:pPr>
        <w:pStyle w:val="Prrafodelista"/>
        <w:numPr>
          <w:ilvl w:val="4"/>
          <w:numId w:val="6"/>
        </w:numPr>
        <w:tabs>
          <w:tab w:val="left" w:pos="1843"/>
          <w:tab w:val="left" w:pos="2552"/>
          <w:tab w:val="left" w:pos="3544"/>
          <w:tab w:val="left" w:pos="4678"/>
        </w:tabs>
        <w:ind w:firstLine="1544"/>
        <w:jc w:val="both"/>
        <w:rPr>
          <w:rStyle w:val="Hipervnculo"/>
          <w:rFonts w:cs="Arial"/>
          <w:color w:val="auto"/>
          <w:u w:val="none"/>
        </w:rPr>
      </w:pPr>
      <w:r w:rsidRPr="00585A68">
        <w:rPr>
          <w:rStyle w:val="Hipervnculo"/>
          <w:rFonts w:cs="Arial"/>
          <w:color w:val="auto"/>
          <w:sz w:val="20"/>
          <w:szCs w:val="20"/>
          <w:u w:val="none"/>
        </w:rPr>
        <w:lastRenderedPageBreak/>
        <w:t>Visita</w:t>
      </w:r>
      <w:r w:rsidR="00E079AD" w:rsidRPr="00585A68">
        <w:rPr>
          <w:rStyle w:val="Hipervnculo"/>
          <w:rFonts w:cs="Arial"/>
          <w:color w:val="auto"/>
          <w:sz w:val="20"/>
          <w:szCs w:val="20"/>
          <w:u w:val="none"/>
        </w:rPr>
        <w:t xml:space="preserve"> de acuerdo con la regla de negocio </w:t>
      </w:r>
      <w:hyperlink r:id="rId56" w:anchor="RN309" w:history="1">
        <w:r w:rsidR="00E079AD" w:rsidRPr="00585A68">
          <w:rPr>
            <w:rStyle w:val="Hipervnculo"/>
            <w:rFonts w:cs="Arial"/>
            <w:b/>
            <w:sz w:val="20"/>
            <w:szCs w:val="20"/>
          </w:rPr>
          <w:t>RN</w:t>
        </w:r>
        <w:r w:rsidR="00786E52" w:rsidRPr="00585A68">
          <w:rPr>
            <w:rStyle w:val="Hipervnculo"/>
            <w:rFonts w:cs="Arial"/>
            <w:b/>
            <w:sz w:val="20"/>
            <w:szCs w:val="20"/>
          </w:rPr>
          <w:t>309</w:t>
        </w:r>
        <w:r w:rsidR="00E079AD" w:rsidRPr="00585A68">
          <w:rPr>
            <w:rStyle w:val="Hipervnculo"/>
            <w:rFonts w:cs="Arial"/>
            <w:b/>
            <w:sz w:val="20"/>
            <w:szCs w:val="20"/>
          </w:rPr>
          <w:t xml:space="preserve"> Visit</w:t>
        </w:r>
        <w:r w:rsidR="00D90DD2" w:rsidRPr="00585A68">
          <w:rPr>
            <w:rStyle w:val="Hipervnculo"/>
            <w:rFonts w:cs="Arial"/>
            <w:b/>
            <w:sz w:val="20"/>
            <w:szCs w:val="20"/>
          </w:rPr>
          <w:t>a Relacionad</w:t>
        </w:r>
        <w:r w:rsidR="00E079AD" w:rsidRPr="00585A68">
          <w:rPr>
            <w:rStyle w:val="Hipervnculo"/>
            <w:rFonts w:cs="Arial"/>
            <w:b/>
            <w:sz w:val="20"/>
            <w:szCs w:val="20"/>
          </w:rPr>
          <w:t>a</w:t>
        </w:r>
      </w:hyperlink>
    </w:p>
    <w:p w:rsidR="00043976" w:rsidRPr="00585A68" w:rsidRDefault="00043976" w:rsidP="00F50B33">
      <w:pPr>
        <w:pStyle w:val="Prrafodelista"/>
        <w:numPr>
          <w:ilvl w:val="5"/>
          <w:numId w:val="6"/>
        </w:numPr>
        <w:tabs>
          <w:tab w:val="left" w:pos="1843"/>
          <w:tab w:val="left" w:pos="2552"/>
          <w:tab w:val="left" w:pos="3544"/>
          <w:tab w:val="left" w:pos="4678"/>
          <w:tab w:val="left" w:pos="5954"/>
        </w:tabs>
        <w:ind w:firstLine="2392"/>
        <w:jc w:val="both"/>
        <w:rPr>
          <w:rStyle w:val="Hipervnculo"/>
          <w:rFonts w:cs="Arial"/>
          <w:color w:val="auto"/>
          <w:u w:val="none"/>
        </w:rPr>
      </w:pPr>
      <w:proofErr w:type="spellStart"/>
      <w:r w:rsidRPr="00585A68">
        <w:rPr>
          <w:rStyle w:val="Hipervnculo"/>
          <w:rFonts w:cs="Arial"/>
          <w:color w:val="auto"/>
          <w:sz w:val="20"/>
          <w:szCs w:val="20"/>
          <w:u w:val="none"/>
        </w:rPr>
        <w:t>IdVisita</w:t>
      </w:r>
      <w:proofErr w:type="spellEnd"/>
    </w:p>
    <w:p w:rsidR="00043976" w:rsidRPr="00585A68" w:rsidRDefault="00043976" w:rsidP="00F50B33">
      <w:pPr>
        <w:pStyle w:val="Prrafodelista"/>
        <w:numPr>
          <w:ilvl w:val="5"/>
          <w:numId w:val="6"/>
        </w:numPr>
        <w:tabs>
          <w:tab w:val="left" w:pos="1843"/>
          <w:tab w:val="left" w:pos="2552"/>
          <w:tab w:val="left" w:pos="3544"/>
          <w:tab w:val="left" w:pos="4678"/>
          <w:tab w:val="left" w:pos="5954"/>
        </w:tabs>
        <w:ind w:firstLine="2392"/>
        <w:jc w:val="both"/>
        <w:rPr>
          <w:rStyle w:val="Hipervnculo"/>
          <w:rFonts w:cs="Arial"/>
          <w:color w:val="auto"/>
          <w:u w:val="none"/>
        </w:rPr>
      </w:pPr>
      <w:proofErr w:type="spellStart"/>
      <w:r w:rsidRPr="00585A68">
        <w:rPr>
          <w:rStyle w:val="Hipervnculo"/>
          <w:rFonts w:cs="Arial"/>
          <w:color w:val="auto"/>
          <w:sz w:val="20"/>
          <w:szCs w:val="20"/>
          <w:u w:val="none"/>
        </w:rPr>
        <w:t>IdJornada</w:t>
      </w:r>
      <w:proofErr w:type="spellEnd"/>
    </w:p>
    <w:p w:rsidR="00043976" w:rsidRPr="00585A68" w:rsidRDefault="00043976" w:rsidP="00F50B33">
      <w:pPr>
        <w:pStyle w:val="Prrafodelista"/>
        <w:numPr>
          <w:ilvl w:val="5"/>
          <w:numId w:val="6"/>
        </w:numPr>
        <w:tabs>
          <w:tab w:val="left" w:pos="1843"/>
          <w:tab w:val="left" w:pos="2552"/>
          <w:tab w:val="left" w:pos="3544"/>
          <w:tab w:val="left" w:pos="4678"/>
          <w:tab w:val="left" w:pos="5954"/>
        </w:tabs>
        <w:ind w:firstLine="2392"/>
        <w:jc w:val="both"/>
        <w:rPr>
          <w:rStyle w:val="Hipervnculo"/>
          <w:rFonts w:cs="Arial"/>
          <w:color w:val="auto"/>
          <w:u w:val="none"/>
        </w:rPr>
      </w:pPr>
      <w:proofErr w:type="spellStart"/>
      <w:r w:rsidRPr="00585A68">
        <w:rPr>
          <w:rStyle w:val="Hipervnculo"/>
          <w:rFonts w:cs="Arial"/>
          <w:color w:val="auto"/>
          <w:sz w:val="20"/>
          <w:szCs w:val="20"/>
          <w:u w:val="none"/>
        </w:rPr>
        <w:t>ClaveSusucriptor</w:t>
      </w:r>
      <w:proofErr w:type="spellEnd"/>
    </w:p>
    <w:p w:rsidR="00043976" w:rsidRPr="00585A68" w:rsidRDefault="00043976" w:rsidP="00F50B33">
      <w:pPr>
        <w:pStyle w:val="Prrafodelista"/>
        <w:numPr>
          <w:ilvl w:val="5"/>
          <w:numId w:val="6"/>
        </w:numPr>
        <w:tabs>
          <w:tab w:val="left" w:pos="1843"/>
          <w:tab w:val="left" w:pos="2552"/>
          <w:tab w:val="left" w:pos="3544"/>
          <w:tab w:val="left" w:pos="4678"/>
          <w:tab w:val="left" w:pos="5954"/>
        </w:tabs>
        <w:ind w:firstLine="2392"/>
        <w:jc w:val="both"/>
        <w:rPr>
          <w:rStyle w:val="Hipervnculo"/>
          <w:rFonts w:cs="Arial"/>
          <w:color w:val="auto"/>
          <w:u w:val="none"/>
        </w:rPr>
      </w:pPr>
      <w:proofErr w:type="spellStart"/>
      <w:r w:rsidRPr="00585A68">
        <w:rPr>
          <w:rStyle w:val="Hipervnculo"/>
          <w:rFonts w:cs="Arial"/>
          <w:color w:val="auto"/>
          <w:sz w:val="20"/>
          <w:szCs w:val="20"/>
          <w:u w:val="none"/>
        </w:rPr>
        <w:t>Lat</w:t>
      </w:r>
      <w:proofErr w:type="spellEnd"/>
    </w:p>
    <w:p w:rsidR="00043976" w:rsidRPr="00585A68" w:rsidRDefault="00043976" w:rsidP="00F50B33">
      <w:pPr>
        <w:pStyle w:val="Prrafodelista"/>
        <w:numPr>
          <w:ilvl w:val="5"/>
          <w:numId w:val="6"/>
        </w:numPr>
        <w:tabs>
          <w:tab w:val="left" w:pos="1843"/>
          <w:tab w:val="left" w:pos="2552"/>
          <w:tab w:val="left" w:pos="3544"/>
          <w:tab w:val="left" w:pos="4678"/>
          <w:tab w:val="left" w:pos="5954"/>
        </w:tabs>
        <w:ind w:firstLine="2392"/>
        <w:jc w:val="both"/>
        <w:rPr>
          <w:rStyle w:val="Hipervnculo"/>
          <w:rFonts w:cs="Arial"/>
          <w:color w:val="auto"/>
          <w:u w:val="none"/>
        </w:rPr>
      </w:pPr>
      <w:proofErr w:type="spellStart"/>
      <w:r w:rsidRPr="00585A68">
        <w:rPr>
          <w:rStyle w:val="Hipervnculo"/>
          <w:rFonts w:cs="Arial"/>
          <w:color w:val="auto"/>
          <w:sz w:val="20"/>
          <w:szCs w:val="20"/>
          <w:u w:val="none"/>
        </w:rPr>
        <w:t>Lng</w:t>
      </w:r>
      <w:proofErr w:type="spellEnd"/>
    </w:p>
    <w:p w:rsidR="00043976" w:rsidRPr="00585A68" w:rsidRDefault="00043976" w:rsidP="00F50B33">
      <w:pPr>
        <w:pStyle w:val="Prrafodelista"/>
        <w:numPr>
          <w:ilvl w:val="5"/>
          <w:numId w:val="6"/>
        </w:numPr>
        <w:tabs>
          <w:tab w:val="left" w:pos="1843"/>
          <w:tab w:val="left" w:pos="2552"/>
          <w:tab w:val="left" w:pos="3544"/>
          <w:tab w:val="left" w:pos="4678"/>
          <w:tab w:val="left" w:pos="5954"/>
        </w:tabs>
        <w:ind w:firstLine="2392"/>
        <w:jc w:val="both"/>
        <w:rPr>
          <w:rStyle w:val="Hipervnculo"/>
          <w:rFonts w:cs="Arial"/>
          <w:color w:val="auto"/>
          <w:u w:val="none"/>
        </w:rPr>
      </w:pPr>
      <w:proofErr w:type="spellStart"/>
      <w:r w:rsidRPr="00585A68">
        <w:rPr>
          <w:rStyle w:val="Hipervnculo"/>
          <w:rFonts w:cs="Arial"/>
          <w:color w:val="auto"/>
          <w:sz w:val="20"/>
          <w:szCs w:val="20"/>
          <w:u w:val="none"/>
        </w:rPr>
        <w:t>FechaHoraInicio</w:t>
      </w:r>
      <w:proofErr w:type="spellEnd"/>
    </w:p>
    <w:p w:rsidR="00043976" w:rsidRPr="00585A68" w:rsidRDefault="00043976" w:rsidP="00F50B33">
      <w:pPr>
        <w:pStyle w:val="Prrafodelista"/>
        <w:numPr>
          <w:ilvl w:val="5"/>
          <w:numId w:val="6"/>
        </w:numPr>
        <w:tabs>
          <w:tab w:val="left" w:pos="1843"/>
          <w:tab w:val="left" w:pos="2552"/>
          <w:tab w:val="left" w:pos="3544"/>
          <w:tab w:val="left" w:pos="4678"/>
          <w:tab w:val="left" w:pos="5954"/>
        </w:tabs>
        <w:ind w:firstLine="2392"/>
        <w:jc w:val="both"/>
        <w:rPr>
          <w:rStyle w:val="Hipervnculo"/>
          <w:rFonts w:cs="Arial"/>
          <w:color w:val="auto"/>
          <w:u w:val="none"/>
        </w:rPr>
      </w:pPr>
      <w:proofErr w:type="spellStart"/>
      <w:r w:rsidRPr="00585A68">
        <w:rPr>
          <w:rStyle w:val="Hipervnculo"/>
          <w:rFonts w:cs="Arial"/>
          <w:color w:val="auto"/>
          <w:sz w:val="20"/>
          <w:szCs w:val="20"/>
          <w:u w:val="none"/>
        </w:rPr>
        <w:t>FechaHoraFin</w:t>
      </w:r>
      <w:proofErr w:type="spellEnd"/>
    </w:p>
    <w:p w:rsidR="00A252DE" w:rsidRPr="00585A68" w:rsidRDefault="00A252DE" w:rsidP="00A252DE">
      <w:pPr>
        <w:pStyle w:val="Prrafodelista"/>
        <w:numPr>
          <w:ilvl w:val="0"/>
          <w:numId w:val="6"/>
        </w:numPr>
        <w:jc w:val="both"/>
        <w:rPr>
          <w:sz w:val="20"/>
          <w:szCs w:val="20"/>
        </w:rPr>
      </w:pPr>
      <w:r w:rsidRPr="00585A68">
        <w:rPr>
          <w:sz w:val="20"/>
          <w:szCs w:val="20"/>
        </w:rPr>
        <w:t xml:space="preserve">Si &lt;el actor selecciona la opción </w:t>
      </w:r>
      <w:r w:rsidRPr="00585A68">
        <w:rPr>
          <w:b/>
          <w:sz w:val="20"/>
          <w:szCs w:val="20"/>
        </w:rPr>
        <w:t>Continuar</w:t>
      </w:r>
      <w:r w:rsidRPr="00585A68">
        <w:rPr>
          <w:sz w:val="20"/>
          <w:szCs w:val="20"/>
        </w:rPr>
        <w:t>&gt;</w:t>
      </w:r>
    </w:p>
    <w:p w:rsidR="00EC2474" w:rsidRPr="00585A68" w:rsidRDefault="00EC2474" w:rsidP="00EC2474">
      <w:pPr>
        <w:pStyle w:val="Prrafodelista"/>
        <w:numPr>
          <w:ilvl w:val="1"/>
          <w:numId w:val="6"/>
        </w:numPr>
        <w:jc w:val="both"/>
        <w:rPr>
          <w:rStyle w:val="Hipervnculo"/>
          <w:rFonts w:cs="Arial"/>
          <w:color w:val="auto"/>
          <w:sz w:val="20"/>
          <w:szCs w:val="20"/>
          <w:u w:val="none"/>
        </w:rPr>
      </w:pPr>
      <w:r w:rsidRPr="00585A68">
        <w:rPr>
          <w:sz w:val="20"/>
          <w:szCs w:val="20"/>
        </w:rPr>
        <w:t>El</w:t>
      </w:r>
      <w:r w:rsidRPr="00585A68">
        <w:rPr>
          <w:rStyle w:val="Hipervnculo"/>
          <w:rFonts w:cs="Arial"/>
          <w:color w:val="auto"/>
          <w:sz w:val="20"/>
          <w:szCs w:val="20"/>
          <w:u w:val="none"/>
        </w:rPr>
        <w:t xml:space="preserve"> sistema obtiene la información del suscriptor relacionad</w:t>
      </w:r>
      <w:r w:rsidR="00F14C68" w:rsidRPr="00585A68">
        <w:rPr>
          <w:rStyle w:val="Hipervnculo"/>
          <w:rFonts w:cs="Arial"/>
          <w:color w:val="auto"/>
          <w:sz w:val="20"/>
          <w:szCs w:val="20"/>
          <w:u w:val="none"/>
        </w:rPr>
        <w:t>o</w:t>
      </w:r>
      <w:r w:rsidRPr="00585A68">
        <w:rPr>
          <w:rStyle w:val="Hipervnculo"/>
          <w:rFonts w:cs="Arial"/>
          <w:color w:val="auto"/>
          <w:sz w:val="20"/>
          <w:szCs w:val="20"/>
          <w:u w:val="none"/>
        </w:rPr>
        <w:t xml:space="preserve"> de acuerdo con la regla de negocio </w:t>
      </w:r>
      <w:hyperlink r:id="rId57" w:anchor="RN305" w:history="1">
        <w:r w:rsidRPr="00585A68">
          <w:rPr>
            <w:rStyle w:val="Hipervnculo"/>
            <w:rFonts w:cs="Arial"/>
            <w:b/>
            <w:sz w:val="20"/>
            <w:szCs w:val="20"/>
          </w:rPr>
          <w:t>RN</w:t>
        </w:r>
        <w:r w:rsidR="00DE24BC" w:rsidRPr="00585A68">
          <w:rPr>
            <w:rStyle w:val="Hipervnculo"/>
            <w:rFonts w:cs="Arial"/>
            <w:b/>
            <w:sz w:val="20"/>
            <w:szCs w:val="20"/>
          </w:rPr>
          <w:t>305</w:t>
        </w:r>
        <w:r w:rsidRPr="00585A68">
          <w:rPr>
            <w:rStyle w:val="Hipervnculo"/>
            <w:rFonts w:cs="Arial"/>
            <w:b/>
            <w:sz w:val="20"/>
            <w:szCs w:val="20"/>
          </w:rPr>
          <w:t xml:space="preserve"> </w:t>
        </w:r>
        <w:r w:rsidR="00DE24BC" w:rsidRPr="00585A68">
          <w:rPr>
            <w:rStyle w:val="Hipervnculo"/>
            <w:rFonts w:cs="Arial"/>
            <w:b/>
            <w:sz w:val="20"/>
            <w:szCs w:val="20"/>
          </w:rPr>
          <w:t>Ó</w:t>
        </w:r>
        <w:r w:rsidRPr="00585A68">
          <w:rPr>
            <w:rStyle w:val="Hipervnculo"/>
            <w:rFonts w:cs="Arial"/>
            <w:b/>
            <w:sz w:val="20"/>
            <w:szCs w:val="20"/>
          </w:rPr>
          <w:t>rdenes de Trabajo con Mayor Prioridad</w:t>
        </w:r>
      </w:hyperlink>
      <w:r w:rsidRPr="00585A68">
        <w:rPr>
          <w:rStyle w:val="Hipervnculo"/>
          <w:rFonts w:cs="Arial"/>
          <w:color w:val="auto"/>
          <w:sz w:val="20"/>
          <w:szCs w:val="20"/>
          <w:u w:val="none"/>
        </w:rPr>
        <w:t>:</w:t>
      </w:r>
    </w:p>
    <w:p w:rsidR="00EC2474" w:rsidRPr="00585A68" w:rsidRDefault="00EC2474" w:rsidP="00EC2474">
      <w:pPr>
        <w:pStyle w:val="Prrafodelista"/>
        <w:numPr>
          <w:ilvl w:val="2"/>
          <w:numId w:val="6"/>
        </w:numPr>
        <w:tabs>
          <w:tab w:val="left" w:pos="1701"/>
        </w:tabs>
        <w:ind w:hanging="153"/>
        <w:jc w:val="both"/>
        <w:rPr>
          <w:rStyle w:val="Hipervnculo"/>
          <w:rFonts w:cs="Arial"/>
          <w:color w:val="auto"/>
          <w:sz w:val="20"/>
          <w:szCs w:val="20"/>
          <w:u w:val="none"/>
        </w:rPr>
      </w:pPr>
      <w:r w:rsidRPr="00585A68">
        <w:rPr>
          <w:rStyle w:val="Hipervnculo"/>
          <w:rFonts w:cs="Arial"/>
          <w:color w:val="auto"/>
          <w:sz w:val="20"/>
          <w:szCs w:val="20"/>
          <w:u w:val="none"/>
        </w:rPr>
        <w:t>Suscriptor</w:t>
      </w:r>
    </w:p>
    <w:p w:rsidR="00EC2474" w:rsidRPr="00585A68" w:rsidRDefault="00EC2474" w:rsidP="00EC2474">
      <w:pPr>
        <w:pStyle w:val="Prrafodelista"/>
        <w:numPr>
          <w:ilvl w:val="3"/>
          <w:numId w:val="6"/>
        </w:numPr>
        <w:tabs>
          <w:tab w:val="left" w:pos="1843"/>
          <w:tab w:val="left" w:pos="2552"/>
        </w:tabs>
        <w:ind w:firstLine="837"/>
        <w:jc w:val="both"/>
        <w:rPr>
          <w:rStyle w:val="Hipervnculo"/>
          <w:rFonts w:cs="Arial"/>
          <w:color w:val="auto"/>
          <w:sz w:val="20"/>
          <w:szCs w:val="20"/>
          <w:u w:val="none"/>
        </w:rPr>
      </w:pPr>
      <w:proofErr w:type="spellStart"/>
      <w:r w:rsidRPr="00585A68">
        <w:rPr>
          <w:rStyle w:val="Hipervnculo"/>
          <w:rFonts w:cs="Arial"/>
          <w:color w:val="auto"/>
          <w:sz w:val="20"/>
          <w:szCs w:val="20"/>
          <w:u w:val="none"/>
        </w:rPr>
        <w:t>ClaveSuscriptor</w:t>
      </w:r>
      <w:proofErr w:type="spellEnd"/>
    </w:p>
    <w:p w:rsidR="00EC2474" w:rsidRPr="00585A68" w:rsidRDefault="00EC2474" w:rsidP="00EC2474">
      <w:pPr>
        <w:pStyle w:val="Prrafodelista"/>
        <w:numPr>
          <w:ilvl w:val="3"/>
          <w:numId w:val="6"/>
        </w:numPr>
        <w:tabs>
          <w:tab w:val="left" w:pos="1843"/>
          <w:tab w:val="left" w:pos="2552"/>
        </w:tabs>
        <w:ind w:firstLine="837"/>
        <w:jc w:val="both"/>
        <w:rPr>
          <w:rStyle w:val="Hipervnculo"/>
          <w:rFonts w:cs="Arial"/>
          <w:color w:val="auto"/>
          <w:sz w:val="20"/>
          <w:szCs w:val="20"/>
          <w:u w:val="none"/>
        </w:rPr>
      </w:pPr>
      <w:r w:rsidRPr="00585A68">
        <w:rPr>
          <w:rStyle w:val="Hipervnculo"/>
          <w:rFonts w:cs="Arial"/>
          <w:color w:val="auto"/>
          <w:sz w:val="20"/>
          <w:szCs w:val="20"/>
          <w:u w:val="none"/>
        </w:rPr>
        <w:t>Nombre</w:t>
      </w:r>
    </w:p>
    <w:p w:rsidR="00EC2474" w:rsidRPr="00585A68" w:rsidRDefault="00EC2474" w:rsidP="00EC2474">
      <w:pPr>
        <w:pStyle w:val="Prrafodelista"/>
        <w:numPr>
          <w:ilvl w:val="3"/>
          <w:numId w:val="6"/>
        </w:numPr>
        <w:tabs>
          <w:tab w:val="left" w:pos="1843"/>
          <w:tab w:val="left" w:pos="2552"/>
        </w:tabs>
        <w:ind w:firstLine="837"/>
        <w:jc w:val="both"/>
        <w:rPr>
          <w:rStyle w:val="Hipervnculo"/>
          <w:rFonts w:cs="Arial"/>
          <w:color w:val="auto"/>
          <w:sz w:val="20"/>
          <w:szCs w:val="20"/>
          <w:u w:val="none"/>
        </w:rPr>
      </w:pPr>
      <w:r w:rsidRPr="00585A68">
        <w:rPr>
          <w:rStyle w:val="Hipervnculo"/>
          <w:rFonts w:cs="Arial"/>
          <w:color w:val="auto"/>
          <w:sz w:val="20"/>
          <w:szCs w:val="20"/>
          <w:u w:val="none"/>
        </w:rPr>
        <w:t>Calle</w:t>
      </w:r>
    </w:p>
    <w:p w:rsidR="00EC2474" w:rsidRPr="00585A68" w:rsidRDefault="00EC2474" w:rsidP="00EC2474">
      <w:pPr>
        <w:pStyle w:val="Prrafodelista"/>
        <w:numPr>
          <w:ilvl w:val="3"/>
          <w:numId w:val="6"/>
        </w:numPr>
        <w:tabs>
          <w:tab w:val="left" w:pos="1843"/>
          <w:tab w:val="left" w:pos="2552"/>
        </w:tabs>
        <w:ind w:firstLine="837"/>
        <w:jc w:val="both"/>
        <w:rPr>
          <w:rStyle w:val="Hipervnculo"/>
          <w:rFonts w:cs="Arial"/>
          <w:color w:val="auto"/>
          <w:sz w:val="20"/>
          <w:szCs w:val="20"/>
          <w:u w:val="none"/>
        </w:rPr>
      </w:pPr>
      <w:proofErr w:type="spellStart"/>
      <w:r w:rsidRPr="00585A68">
        <w:rPr>
          <w:rStyle w:val="Hipervnculo"/>
          <w:rFonts w:cs="Arial"/>
          <w:color w:val="auto"/>
          <w:sz w:val="20"/>
          <w:szCs w:val="20"/>
          <w:u w:val="none"/>
        </w:rPr>
        <w:t>NumeroExt</w:t>
      </w:r>
      <w:proofErr w:type="spellEnd"/>
    </w:p>
    <w:p w:rsidR="00EC2474" w:rsidRPr="00585A68" w:rsidRDefault="00EC2474" w:rsidP="00EC2474">
      <w:pPr>
        <w:pStyle w:val="Prrafodelista"/>
        <w:numPr>
          <w:ilvl w:val="3"/>
          <w:numId w:val="6"/>
        </w:numPr>
        <w:tabs>
          <w:tab w:val="left" w:pos="1843"/>
          <w:tab w:val="left" w:pos="2552"/>
        </w:tabs>
        <w:ind w:firstLine="837"/>
        <w:jc w:val="both"/>
        <w:rPr>
          <w:rStyle w:val="Hipervnculo"/>
          <w:rFonts w:cs="Arial"/>
          <w:color w:val="auto"/>
          <w:sz w:val="20"/>
          <w:szCs w:val="20"/>
          <w:u w:val="none"/>
        </w:rPr>
      </w:pPr>
      <w:proofErr w:type="spellStart"/>
      <w:r w:rsidRPr="00585A68">
        <w:rPr>
          <w:rStyle w:val="Hipervnculo"/>
          <w:rFonts w:cs="Arial"/>
          <w:color w:val="auto"/>
          <w:sz w:val="20"/>
          <w:szCs w:val="20"/>
          <w:u w:val="none"/>
        </w:rPr>
        <w:t>NumeroInt</w:t>
      </w:r>
      <w:proofErr w:type="spellEnd"/>
    </w:p>
    <w:p w:rsidR="00EC2474" w:rsidRPr="00585A68" w:rsidRDefault="00EC2474" w:rsidP="00EC2474">
      <w:pPr>
        <w:pStyle w:val="Prrafodelista"/>
        <w:numPr>
          <w:ilvl w:val="3"/>
          <w:numId w:val="6"/>
        </w:numPr>
        <w:tabs>
          <w:tab w:val="left" w:pos="1843"/>
          <w:tab w:val="left" w:pos="2552"/>
        </w:tabs>
        <w:ind w:firstLine="837"/>
        <w:jc w:val="both"/>
        <w:rPr>
          <w:rStyle w:val="Hipervnculo"/>
          <w:rFonts w:cs="Arial"/>
          <w:color w:val="auto"/>
          <w:sz w:val="20"/>
          <w:szCs w:val="20"/>
          <w:u w:val="none"/>
        </w:rPr>
      </w:pPr>
      <w:r w:rsidRPr="00585A68">
        <w:rPr>
          <w:rStyle w:val="Hipervnculo"/>
          <w:rFonts w:cs="Arial"/>
          <w:color w:val="auto"/>
          <w:sz w:val="20"/>
          <w:szCs w:val="20"/>
          <w:u w:val="none"/>
        </w:rPr>
        <w:t>Colonia</w:t>
      </w:r>
    </w:p>
    <w:p w:rsidR="00EC2474" w:rsidRPr="00585A68" w:rsidRDefault="00EC2474" w:rsidP="00EC2474">
      <w:pPr>
        <w:pStyle w:val="Prrafodelista"/>
        <w:numPr>
          <w:ilvl w:val="3"/>
          <w:numId w:val="6"/>
        </w:numPr>
        <w:tabs>
          <w:tab w:val="left" w:pos="1843"/>
          <w:tab w:val="left" w:pos="2552"/>
        </w:tabs>
        <w:ind w:firstLine="837"/>
        <w:jc w:val="both"/>
        <w:rPr>
          <w:rStyle w:val="Hipervnculo"/>
          <w:rFonts w:cs="Arial"/>
          <w:color w:val="auto"/>
          <w:sz w:val="20"/>
          <w:szCs w:val="20"/>
          <w:u w:val="none"/>
        </w:rPr>
      </w:pPr>
      <w:r w:rsidRPr="00585A68">
        <w:rPr>
          <w:rStyle w:val="Hipervnculo"/>
          <w:rFonts w:cs="Arial"/>
          <w:color w:val="auto"/>
          <w:sz w:val="20"/>
          <w:szCs w:val="20"/>
          <w:u w:val="none"/>
        </w:rPr>
        <w:t>Sector</w:t>
      </w:r>
    </w:p>
    <w:p w:rsidR="00EC2474" w:rsidRPr="00585A68" w:rsidRDefault="00EC2474" w:rsidP="00EC2474">
      <w:pPr>
        <w:pStyle w:val="Prrafodelista"/>
        <w:numPr>
          <w:ilvl w:val="3"/>
          <w:numId w:val="6"/>
        </w:numPr>
        <w:tabs>
          <w:tab w:val="left" w:pos="1843"/>
          <w:tab w:val="left" w:pos="2552"/>
        </w:tabs>
        <w:ind w:firstLine="837"/>
        <w:jc w:val="both"/>
        <w:rPr>
          <w:rStyle w:val="Hipervnculo"/>
          <w:rFonts w:cs="Arial"/>
          <w:color w:val="auto"/>
          <w:sz w:val="20"/>
          <w:szCs w:val="20"/>
          <w:u w:val="none"/>
        </w:rPr>
      </w:pPr>
      <w:r w:rsidRPr="00585A68">
        <w:rPr>
          <w:rStyle w:val="Hipervnculo"/>
          <w:rFonts w:cs="Arial"/>
          <w:color w:val="auto"/>
          <w:sz w:val="20"/>
          <w:szCs w:val="20"/>
          <w:u w:val="none"/>
        </w:rPr>
        <w:t>CalleRef1</w:t>
      </w:r>
    </w:p>
    <w:p w:rsidR="00EC2474" w:rsidRPr="00585A68" w:rsidRDefault="00EC2474" w:rsidP="00EC2474">
      <w:pPr>
        <w:pStyle w:val="Prrafodelista"/>
        <w:numPr>
          <w:ilvl w:val="3"/>
          <w:numId w:val="6"/>
        </w:numPr>
        <w:tabs>
          <w:tab w:val="left" w:pos="1843"/>
          <w:tab w:val="left" w:pos="2552"/>
        </w:tabs>
        <w:ind w:firstLine="837"/>
        <w:jc w:val="both"/>
        <w:rPr>
          <w:rStyle w:val="Hipervnculo"/>
          <w:rFonts w:cs="Arial"/>
          <w:color w:val="auto"/>
          <w:sz w:val="20"/>
          <w:szCs w:val="20"/>
          <w:u w:val="none"/>
        </w:rPr>
      </w:pPr>
      <w:r w:rsidRPr="00585A68">
        <w:rPr>
          <w:rStyle w:val="Hipervnculo"/>
          <w:rFonts w:cs="Arial"/>
          <w:color w:val="auto"/>
          <w:sz w:val="20"/>
          <w:szCs w:val="20"/>
          <w:u w:val="none"/>
        </w:rPr>
        <w:t>CalleRef2</w:t>
      </w:r>
    </w:p>
    <w:p w:rsidR="00EC2474" w:rsidRPr="00585A68" w:rsidRDefault="00EC2474" w:rsidP="00EC2474">
      <w:pPr>
        <w:pStyle w:val="Prrafodelista"/>
        <w:numPr>
          <w:ilvl w:val="3"/>
          <w:numId w:val="6"/>
        </w:numPr>
        <w:tabs>
          <w:tab w:val="left" w:pos="1843"/>
          <w:tab w:val="left" w:pos="2552"/>
        </w:tabs>
        <w:ind w:firstLine="837"/>
        <w:jc w:val="both"/>
        <w:rPr>
          <w:rStyle w:val="Hipervnculo"/>
          <w:rFonts w:cs="Arial"/>
          <w:color w:val="auto"/>
          <w:sz w:val="20"/>
          <w:szCs w:val="20"/>
          <w:u w:val="none"/>
        </w:rPr>
      </w:pPr>
      <w:r w:rsidRPr="00585A68">
        <w:rPr>
          <w:rStyle w:val="Hipervnculo"/>
          <w:rFonts w:cs="Arial"/>
          <w:color w:val="auto"/>
          <w:sz w:val="20"/>
          <w:szCs w:val="20"/>
          <w:u w:val="none"/>
        </w:rPr>
        <w:t>Comentario</w:t>
      </w:r>
    </w:p>
    <w:p w:rsidR="00EC2474" w:rsidRPr="00585A68" w:rsidRDefault="00EC2474" w:rsidP="00EC2474">
      <w:pPr>
        <w:pStyle w:val="Prrafodelista"/>
        <w:numPr>
          <w:ilvl w:val="3"/>
          <w:numId w:val="6"/>
        </w:numPr>
        <w:tabs>
          <w:tab w:val="left" w:pos="1843"/>
          <w:tab w:val="left" w:pos="2552"/>
        </w:tabs>
        <w:ind w:firstLine="837"/>
        <w:jc w:val="both"/>
        <w:rPr>
          <w:rStyle w:val="Hipervnculo"/>
          <w:rFonts w:cs="Arial"/>
          <w:color w:val="auto"/>
          <w:sz w:val="20"/>
          <w:szCs w:val="20"/>
          <w:u w:val="none"/>
        </w:rPr>
      </w:pPr>
      <w:proofErr w:type="spellStart"/>
      <w:r w:rsidRPr="00585A68">
        <w:rPr>
          <w:rStyle w:val="Hipervnculo"/>
          <w:rFonts w:cs="Arial"/>
          <w:color w:val="auto"/>
          <w:sz w:val="20"/>
          <w:szCs w:val="20"/>
          <w:u w:val="none"/>
        </w:rPr>
        <w:t>Lat</w:t>
      </w:r>
      <w:proofErr w:type="spellEnd"/>
    </w:p>
    <w:p w:rsidR="00EC2474" w:rsidRPr="00585A68" w:rsidRDefault="00EC2474" w:rsidP="00EC2474">
      <w:pPr>
        <w:pStyle w:val="Prrafodelista"/>
        <w:numPr>
          <w:ilvl w:val="3"/>
          <w:numId w:val="6"/>
        </w:numPr>
        <w:tabs>
          <w:tab w:val="left" w:pos="1843"/>
          <w:tab w:val="left" w:pos="2552"/>
        </w:tabs>
        <w:ind w:firstLine="837"/>
        <w:jc w:val="both"/>
        <w:rPr>
          <w:sz w:val="20"/>
          <w:szCs w:val="20"/>
        </w:rPr>
      </w:pPr>
      <w:proofErr w:type="spellStart"/>
      <w:r w:rsidRPr="00585A68">
        <w:rPr>
          <w:rStyle w:val="Hipervnculo"/>
          <w:rFonts w:cs="Arial"/>
          <w:color w:val="auto"/>
          <w:sz w:val="20"/>
          <w:szCs w:val="20"/>
          <w:u w:val="none"/>
        </w:rPr>
        <w:t>Lng</w:t>
      </w:r>
      <w:proofErr w:type="spellEnd"/>
    </w:p>
    <w:p w:rsidR="00294F31" w:rsidRPr="00585A68" w:rsidRDefault="00294F31" w:rsidP="001A7B87">
      <w:pPr>
        <w:pStyle w:val="Prrafodelista"/>
        <w:numPr>
          <w:ilvl w:val="0"/>
          <w:numId w:val="6"/>
        </w:numPr>
        <w:jc w:val="both"/>
        <w:rPr>
          <w:sz w:val="20"/>
          <w:szCs w:val="20"/>
        </w:rPr>
      </w:pPr>
      <w:bookmarkStart w:id="44" w:name="paso21"/>
      <w:bookmarkEnd w:id="44"/>
      <w:r w:rsidRPr="00585A68">
        <w:rPr>
          <w:rFonts w:cs="Arial"/>
          <w:sz w:val="20"/>
          <w:szCs w:val="20"/>
        </w:rPr>
        <w:t>El sistema presenta la siguiente información en el encabezado de la pantalla:</w:t>
      </w:r>
    </w:p>
    <w:p w:rsidR="00294F31" w:rsidRPr="00585A68" w:rsidRDefault="00294F31" w:rsidP="001A7B87">
      <w:pPr>
        <w:pStyle w:val="Prrafodelista"/>
        <w:numPr>
          <w:ilvl w:val="1"/>
          <w:numId w:val="6"/>
        </w:numPr>
        <w:rPr>
          <w:rFonts w:cs="Arial"/>
          <w:sz w:val="20"/>
          <w:szCs w:val="20"/>
        </w:rPr>
      </w:pPr>
      <w:r w:rsidRPr="00585A68">
        <w:rPr>
          <w:rFonts w:cs="Arial"/>
          <w:sz w:val="20"/>
          <w:szCs w:val="20"/>
        </w:rPr>
        <w:t xml:space="preserve">Fecha </w:t>
      </w:r>
      <w:r w:rsidR="00556481" w:rsidRPr="00585A68">
        <w:rPr>
          <w:rFonts w:cs="Arial"/>
          <w:sz w:val="20"/>
          <w:szCs w:val="20"/>
        </w:rPr>
        <w:t>de acuerdo con la regla de negocio</w:t>
      </w:r>
      <w:r w:rsidR="00556481" w:rsidRPr="00585A68">
        <w:rPr>
          <w:rFonts w:cs="Arial"/>
          <w:color w:val="800080"/>
          <w:sz w:val="20"/>
          <w:szCs w:val="20"/>
          <w:lang w:eastAsia="es-MX"/>
        </w:rPr>
        <w:t xml:space="preserve"> </w:t>
      </w:r>
      <w:hyperlink r:id="rId58" w:anchor="RN16" w:history="1">
        <w:r w:rsidR="00556481" w:rsidRPr="00585A68">
          <w:rPr>
            <w:rStyle w:val="Hipervnculo"/>
            <w:rFonts w:cs="Arial"/>
            <w:b/>
            <w:bCs/>
            <w:sz w:val="20"/>
            <w:szCs w:val="20"/>
            <w:lang w:eastAsia="es-MX"/>
          </w:rPr>
          <w:t>RN16 Valor por Defecto Fecha Actual</w:t>
        </w:r>
      </w:hyperlink>
    </w:p>
    <w:p w:rsidR="00294F31" w:rsidRPr="00585A68" w:rsidRDefault="007D059E" w:rsidP="001A7B87">
      <w:pPr>
        <w:pStyle w:val="Prrafodelista"/>
        <w:numPr>
          <w:ilvl w:val="1"/>
          <w:numId w:val="6"/>
        </w:numPr>
        <w:rPr>
          <w:rFonts w:cs="Arial"/>
          <w:sz w:val="20"/>
          <w:szCs w:val="20"/>
        </w:rPr>
      </w:pPr>
      <w:r w:rsidRPr="00585A68">
        <w:rPr>
          <w:rFonts w:cs="Arial"/>
          <w:sz w:val="20"/>
          <w:szCs w:val="20"/>
        </w:rPr>
        <w:t xml:space="preserve">Hora de acuerdo con la regla de negocio </w:t>
      </w:r>
      <w:hyperlink r:id="rId59" w:anchor="RN39" w:history="1">
        <w:r w:rsidRPr="00585A68">
          <w:rPr>
            <w:rStyle w:val="Hipervnculo"/>
            <w:rFonts w:cs="Arial"/>
            <w:b/>
            <w:bCs/>
            <w:sz w:val="20"/>
            <w:szCs w:val="20"/>
            <w:lang w:eastAsia="es-MX"/>
          </w:rPr>
          <w:t>RN39 Valor por Defecto Hora Actual</w:t>
        </w:r>
      </w:hyperlink>
    </w:p>
    <w:p w:rsidR="00294F31" w:rsidRPr="00585A68" w:rsidRDefault="00294F31" w:rsidP="001A7B87">
      <w:pPr>
        <w:pStyle w:val="Prrafodelista"/>
        <w:numPr>
          <w:ilvl w:val="1"/>
          <w:numId w:val="6"/>
        </w:numPr>
        <w:rPr>
          <w:rStyle w:val="Hipervnculo"/>
          <w:rFonts w:cs="Arial"/>
          <w:color w:val="auto"/>
          <w:sz w:val="20"/>
          <w:szCs w:val="20"/>
          <w:u w:val="none"/>
        </w:rPr>
      </w:pPr>
      <w:r w:rsidRPr="00585A68">
        <w:rPr>
          <w:rFonts w:cs="Arial"/>
          <w:sz w:val="20"/>
          <w:szCs w:val="20"/>
        </w:rPr>
        <w:t>Porcentaje de batería restante</w:t>
      </w:r>
    </w:p>
    <w:p w:rsidR="004158C2" w:rsidRPr="00585A68" w:rsidRDefault="00D677DE" w:rsidP="001A7B87">
      <w:pPr>
        <w:pStyle w:val="Prrafodelista"/>
        <w:numPr>
          <w:ilvl w:val="0"/>
          <w:numId w:val="6"/>
        </w:numPr>
        <w:jc w:val="both"/>
        <w:rPr>
          <w:rStyle w:val="Hipervnculo"/>
          <w:rFonts w:cs="Arial"/>
          <w:color w:val="auto"/>
          <w:sz w:val="20"/>
          <w:szCs w:val="20"/>
          <w:u w:val="none"/>
        </w:rPr>
      </w:pPr>
      <w:r w:rsidRPr="00585A68">
        <w:rPr>
          <w:rStyle w:val="Hipervnculo"/>
          <w:rFonts w:cs="Arial"/>
          <w:color w:val="auto"/>
          <w:sz w:val="20"/>
          <w:szCs w:val="20"/>
          <w:u w:val="none"/>
        </w:rPr>
        <w:t xml:space="preserve">El sistema </w:t>
      </w:r>
      <w:r w:rsidR="00C06559" w:rsidRPr="00585A68">
        <w:rPr>
          <w:rStyle w:val="Hipervnculo"/>
          <w:rFonts w:cs="Arial"/>
          <w:color w:val="auto"/>
          <w:sz w:val="20"/>
          <w:szCs w:val="20"/>
          <w:u w:val="none"/>
        </w:rPr>
        <w:t xml:space="preserve">presenta </w:t>
      </w:r>
      <w:r w:rsidRPr="00585A68">
        <w:rPr>
          <w:rStyle w:val="Hipervnculo"/>
          <w:rFonts w:cs="Arial"/>
          <w:color w:val="auto"/>
          <w:sz w:val="20"/>
          <w:szCs w:val="20"/>
          <w:u w:val="none"/>
        </w:rPr>
        <w:t>la información</w:t>
      </w:r>
      <w:r w:rsidR="00FA7364" w:rsidRPr="00585A68">
        <w:rPr>
          <w:rStyle w:val="Hipervnculo"/>
          <w:rFonts w:cs="Arial"/>
          <w:color w:val="auto"/>
          <w:sz w:val="20"/>
          <w:szCs w:val="20"/>
          <w:u w:val="none"/>
        </w:rPr>
        <w:t xml:space="preserve"> del suscriptor</w:t>
      </w:r>
      <w:r w:rsidR="004B1C4A" w:rsidRPr="00585A68">
        <w:rPr>
          <w:rStyle w:val="Hipervnculo"/>
          <w:rFonts w:cs="Arial"/>
          <w:color w:val="auto"/>
          <w:sz w:val="20"/>
          <w:szCs w:val="20"/>
          <w:u w:val="none"/>
        </w:rPr>
        <w:t>:</w:t>
      </w:r>
    </w:p>
    <w:bookmarkEnd w:id="33"/>
    <w:p w:rsidR="004158C2" w:rsidRPr="00585A68" w:rsidRDefault="004158C2" w:rsidP="001A7B87">
      <w:pPr>
        <w:pStyle w:val="Prrafodelista"/>
        <w:numPr>
          <w:ilvl w:val="1"/>
          <w:numId w:val="6"/>
        </w:numPr>
        <w:ind w:left="851" w:hanging="425"/>
        <w:jc w:val="both"/>
        <w:rPr>
          <w:rStyle w:val="Hipervnculo"/>
          <w:rFonts w:cs="Arial"/>
          <w:color w:val="auto"/>
          <w:sz w:val="20"/>
          <w:szCs w:val="20"/>
          <w:u w:val="none"/>
        </w:rPr>
      </w:pPr>
      <w:r w:rsidRPr="00585A68">
        <w:rPr>
          <w:rStyle w:val="Hipervnculo"/>
          <w:rFonts w:cs="Arial"/>
          <w:color w:val="auto"/>
          <w:sz w:val="20"/>
          <w:szCs w:val="20"/>
          <w:u w:val="none"/>
        </w:rPr>
        <w:t>Suscriptor</w:t>
      </w:r>
    </w:p>
    <w:p w:rsidR="004158C2" w:rsidRPr="00585A68" w:rsidRDefault="004158C2" w:rsidP="001A7B87">
      <w:pPr>
        <w:pStyle w:val="Prrafodelista"/>
        <w:numPr>
          <w:ilvl w:val="2"/>
          <w:numId w:val="6"/>
        </w:numPr>
        <w:tabs>
          <w:tab w:val="left" w:pos="1843"/>
        </w:tabs>
        <w:ind w:left="1276" w:hanging="709"/>
        <w:jc w:val="both"/>
        <w:rPr>
          <w:rStyle w:val="Hipervnculo"/>
          <w:rFonts w:cs="Arial"/>
          <w:color w:val="auto"/>
          <w:sz w:val="20"/>
          <w:szCs w:val="20"/>
          <w:u w:val="none"/>
        </w:rPr>
      </w:pPr>
      <w:proofErr w:type="spellStart"/>
      <w:r w:rsidRPr="00585A68">
        <w:rPr>
          <w:rStyle w:val="Hipervnculo"/>
          <w:rFonts w:cs="Arial"/>
          <w:color w:val="auto"/>
          <w:sz w:val="20"/>
          <w:szCs w:val="20"/>
          <w:u w:val="none"/>
        </w:rPr>
        <w:t>ClaveSuscriptor</w:t>
      </w:r>
      <w:proofErr w:type="spellEnd"/>
    </w:p>
    <w:p w:rsidR="004158C2" w:rsidRPr="00585A68" w:rsidRDefault="004158C2" w:rsidP="001A7B87">
      <w:pPr>
        <w:pStyle w:val="Prrafodelista"/>
        <w:numPr>
          <w:ilvl w:val="2"/>
          <w:numId w:val="6"/>
        </w:numPr>
        <w:tabs>
          <w:tab w:val="left" w:pos="1843"/>
        </w:tabs>
        <w:ind w:left="1276" w:hanging="709"/>
        <w:jc w:val="both"/>
        <w:rPr>
          <w:rStyle w:val="Hipervnculo"/>
          <w:rFonts w:cs="Arial"/>
          <w:color w:val="auto"/>
          <w:sz w:val="20"/>
          <w:szCs w:val="20"/>
          <w:u w:val="none"/>
        </w:rPr>
      </w:pPr>
      <w:r w:rsidRPr="00585A68">
        <w:rPr>
          <w:rStyle w:val="Hipervnculo"/>
          <w:rFonts w:cs="Arial"/>
          <w:color w:val="auto"/>
          <w:sz w:val="20"/>
          <w:szCs w:val="20"/>
          <w:u w:val="none"/>
        </w:rPr>
        <w:t>Nombre</w:t>
      </w:r>
    </w:p>
    <w:p w:rsidR="004158C2" w:rsidRPr="00585A68" w:rsidRDefault="004158C2" w:rsidP="001A7B87">
      <w:pPr>
        <w:pStyle w:val="Prrafodelista"/>
        <w:numPr>
          <w:ilvl w:val="2"/>
          <w:numId w:val="6"/>
        </w:numPr>
        <w:tabs>
          <w:tab w:val="left" w:pos="1843"/>
        </w:tabs>
        <w:ind w:left="1276" w:hanging="709"/>
        <w:jc w:val="both"/>
        <w:rPr>
          <w:rStyle w:val="Hipervnculo"/>
          <w:rFonts w:cs="Arial"/>
          <w:color w:val="auto"/>
          <w:sz w:val="20"/>
          <w:szCs w:val="20"/>
          <w:u w:val="none"/>
        </w:rPr>
      </w:pPr>
      <w:r w:rsidRPr="00585A68">
        <w:rPr>
          <w:rStyle w:val="Hipervnculo"/>
          <w:rFonts w:cs="Arial"/>
          <w:color w:val="auto"/>
          <w:sz w:val="20"/>
          <w:szCs w:val="20"/>
          <w:u w:val="none"/>
        </w:rPr>
        <w:t>Calle</w:t>
      </w:r>
    </w:p>
    <w:p w:rsidR="004158C2" w:rsidRPr="00585A68" w:rsidRDefault="004158C2" w:rsidP="001A7B87">
      <w:pPr>
        <w:pStyle w:val="Prrafodelista"/>
        <w:numPr>
          <w:ilvl w:val="2"/>
          <w:numId w:val="6"/>
        </w:numPr>
        <w:tabs>
          <w:tab w:val="left" w:pos="1843"/>
        </w:tabs>
        <w:ind w:left="1276" w:hanging="709"/>
        <w:jc w:val="both"/>
        <w:rPr>
          <w:rStyle w:val="Hipervnculo"/>
          <w:rFonts w:cs="Arial"/>
          <w:color w:val="auto"/>
          <w:sz w:val="20"/>
          <w:szCs w:val="20"/>
          <w:u w:val="none"/>
        </w:rPr>
      </w:pPr>
      <w:proofErr w:type="spellStart"/>
      <w:r w:rsidRPr="00585A68">
        <w:rPr>
          <w:rStyle w:val="Hipervnculo"/>
          <w:rFonts w:cs="Arial"/>
          <w:color w:val="auto"/>
          <w:sz w:val="20"/>
          <w:szCs w:val="20"/>
          <w:u w:val="none"/>
        </w:rPr>
        <w:t>NumeroExt</w:t>
      </w:r>
      <w:proofErr w:type="spellEnd"/>
    </w:p>
    <w:p w:rsidR="004158C2" w:rsidRPr="00585A68" w:rsidRDefault="004158C2" w:rsidP="001A7B87">
      <w:pPr>
        <w:pStyle w:val="Prrafodelista"/>
        <w:numPr>
          <w:ilvl w:val="2"/>
          <w:numId w:val="6"/>
        </w:numPr>
        <w:tabs>
          <w:tab w:val="left" w:pos="1843"/>
        </w:tabs>
        <w:ind w:left="1276" w:hanging="709"/>
        <w:jc w:val="both"/>
        <w:rPr>
          <w:rStyle w:val="Hipervnculo"/>
          <w:rFonts w:cs="Arial"/>
          <w:color w:val="auto"/>
          <w:sz w:val="20"/>
          <w:szCs w:val="20"/>
          <w:u w:val="none"/>
        </w:rPr>
      </w:pPr>
      <w:proofErr w:type="spellStart"/>
      <w:r w:rsidRPr="00585A68">
        <w:rPr>
          <w:rStyle w:val="Hipervnculo"/>
          <w:rFonts w:cs="Arial"/>
          <w:color w:val="auto"/>
          <w:sz w:val="20"/>
          <w:szCs w:val="20"/>
          <w:u w:val="none"/>
        </w:rPr>
        <w:t>NumeroInt</w:t>
      </w:r>
      <w:proofErr w:type="spellEnd"/>
    </w:p>
    <w:p w:rsidR="004158C2" w:rsidRPr="00585A68" w:rsidRDefault="004158C2" w:rsidP="001A7B87">
      <w:pPr>
        <w:pStyle w:val="Prrafodelista"/>
        <w:numPr>
          <w:ilvl w:val="2"/>
          <w:numId w:val="6"/>
        </w:numPr>
        <w:tabs>
          <w:tab w:val="left" w:pos="1843"/>
        </w:tabs>
        <w:ind w:left="1276" w:hanging="709"/>
        <w:jc w:val="both"/>
        <w:rPr>
          <w:rStyle w:val="Hipervnculo"/>
          <w:rFonts w:cs="Arial"/>
          <w:color w:val="auto"/>
          <w:sz w:val="20"/>
          <w:szCs w:val="20"/>
          <w:u w:val="none"/>
        </w:rPr>
      </w:pPr>
      <w:r w:rsidRPr="00585A68">
        <w:rPr>
          <w:rStyle w:val="Hipervnculo"/>
          <w:rFonts w:cs="Arial"/>
          <w:color w:val="auto"/>
          <w:sz w:val="20"/>
          <w:szCs w:val="20"/>
          <w:u w:val="none"/>
        </w:rPr>
        <w:t>Colonia</w:t>
      </w:r>
    </w:p>
    <w:p w:rsidR="004158C2" w:rsidRPr="00585A68" w:rsidRDefault="004158C2" w:rsidP="001A7B87">
      <w:pPr>
        <w:pStyle w:val="Prrafodelista"/>
        <w:numPr>
          <w:ilvl w:val="2"/>
          <w:numId w:val="6"/>
        </w:numPr>
        <w:tabs>
          <w:tab w:val="left" w:pos="1843"/>
        </w:tabs>
        <w:ind w:left="1276" w:hanging="709"/>
        <w:jc w:val="both"/>
        <w:rPr>
          <w:rStyle w:val="Hipervnculo"/>
          <w:rFonts w:cs="Arial"/>
          <w:color w:val="auto"/>
          <w:sz w:val="20"/>
          <w:szCs w:val="20"/>
          <w:u w:val="none"/>
        </w:rPr>
      </w:pPr>
      <w:r w:rsidRPr="00585A68">
        <w:rPr>
          <w:rStyle w:val="Hipervnculo"/>
          <w:rFonts w:cs="Arial"/>
          <w:color w:val="auto"/>
          <w:sz w:val="20"/>
          <w:szCs w:val="20"/>
          <w:u w:val="none"/>
        </w:rPr>
        <w:t>Sector</w:t>
      </w:r>
    </w:p>
    <w:p w:rsidR="004158C2" w:rsidRPr="00C06559" w:rsidRDefault="004158C2" w:rsidP="001A7B87">
      <w:pPr>
        <w:pStyle w:val="Prrafodelista"/>
        <w:numPr>
          <w:ilvl w:val="2"/>
          <w:numId w:val="6"/>
        </w:numPr>
        <w:tabs>
          <w:tab w:val="left" w:pos="1843"/>
        </w:tabs>
        <w:ind w:left="1276" w:hanging="709"/>
        <w:jc w:val="both"/>
        <w:rPr>
          <w:rStyle w:val="Hipervnculo"/>
          <w:rFonts w:cs="Arial"/>
          <w:color w:val="auto"/>
          <w:sz w:val="20"/>
          <w:szCs w:val="20"/>
          <w:u w:val="none"/>
        </w:rPr>
      </w:pPr>
      <w:r w:rsidRPr="00C06559">
        <w:rPr>
          <w:rStyle w:val="Hipervnculo"/>
          <w:rFonts w:cs="Arial"/>
          <w:color w:val="auto"/>
          <w:sz w:val="20"/>
          <w:szCs w:val="20"/>
          <w:u w:val="none"/>
        </w:rPr>
        <w:t>CalleRef1</w:t>
      </w:r>
    </w:p>
    <w:p w:rsidR="004158C2" w:rsidRPr="00C06559" w:rsidRDefault="004158C2" w:rsidP="001A7B87">
      <w:pPr>
        <w:pStyle w:val="Prrafodelista"/>
        <w:numPr>
          <w:ilvl w:val="2"/>
          <w:numId w:val="6"/>
        </w:numPr>
        <w:tabs>
          <w:tab w:val="left" w:pos="1843"/>
        </w:tabs>
        <w:ind w:left="1276" w:hanging="709"/>
        <w:jc w:val="both"/>
        <w:rPr>
          <w:rStyle w:val="Hipervnculo"/>
          <w:rFonts w:cs="Arial"/>
          <w:color w:val="auto"/>
          <w:sz w:val="20"/>
          <w:szCs w:val="20"/>
          <w:u w:val="none"/>
        </w:rPr>
      </w:pPr>
      <w:r w:rsidRPr="00C06559">
        <w:rPr>
          <w:rStyle w:val="Hipervnculo"/>
          <w:rFonts w:cs="Arial"/>
          <w:color w:val="auto"/>
          <w:sz w:val="20"/>
          <w:szCs w:val="20"/>
          <w:u w:val="none"/>
        </w:rPr>
        <w:t>CalleRef2</w:t>
      </w:r>
    </w:p>
    <w:p w:rsidR="004158C2" w:rsidRDefault="004158C2" w:rsidP="001A7B87">
      <w:pPr>
        <w:pStyle w:val="Prrafodelista"/>
        <w:numPr>
          <w:ilvl w:val="2"/>
          <w:numId w:val="6"/>
        </w:numPr>
        <w:tabs>
          <w:tab w:val="left" w:pos="1843"/>
        </w:tabs>
        <w:ind w:left="1276" w:hanging="709"/>
        <w:jc w:val="both"/>
        <w:rPr>
          <w:rStyle w:val="Hipervnculo"/>
          <w:rFonts w:cs="Arial"/>
          <w:color w:val="auto"/>
          <w:sz w:val="20"/>
          <w:szCs w:val="20"/>
          <w:u w:val="none"/>
        </w:rPr>
      </w:pPr>
      <w:r w:rsidRPr="00C06559">
        <w:rPr>
          <w:rStyle w:val="Hipervnculo"/>
          <w:rFonts w:cs="Arial"/>
          <w:color w:val="auto"/>
          <w:sz w:val="20"/>
          <w:szCs w:val="20"/>
          <w:u w:val="none"/>
        </w:rPr>
        <w:t>Comentario</w:t>
      </w:r>
    </w:p>
    <w:p w:rsidR="00055E06" w:rsidRDefault="00055E06" w:rsidP="001A7B87">
      <w:pPr>
        <w:pStyle w:val="Prrafodelista"/>
        <w:numPr>
          <w:ilvl w:val="2"/>
          <w:numId w:val="6"/>
        </w:numPr>
        <w:tabs>
          <w:tab w:val="left" w:pos="1843"/>
        </w:tabs>
        <w:ind w:left="1276" w:hanging="709"/>
        <w:jc w:val="both"/>
        <w:rPr>
          <w:rStyle w:val="Hipervnculo"/>
          <w:rFonts w:cs="Arial"/>
          <w:color w:val="auto"/>
          <w:sz w:val="20"/>
          <w:szCs w:val="20"/>
          <w:u w:val="none"/>
        </w:rPr>
      </w:pPr>
      <w:proofErr w:type="spellStart"/>
      <w:r>
        <w:rPr>
          <w:rStyle w:val="Hipervnculo"/>
          <w:rFonts w:cs="Arial"/>
          <w:color w:val="auto"/>
          <w:sz w:val="20"/>
          <w:szCs w:val="20"/>
          <w:u w:val="none"/>
        </w:rPr>
        <w:t>Lat</w:t>
      </w:r>
      <w:proofErr w:type="spellEnd"/>
    </w:p>
    <w:p w:rsidR="00055E06" w:rsidRDefault="00055E06" w:rsidP="001A7B87">
      <w:pPr>
        <w:pStyle w:val="Prrafodelista"/>
        <w:numPr>
          <w:ilvl w:val="2"/>
          <w:numId w:val="6"/>
        </w:numPr>
        <w:tabs>
          <w:tab w:val="left" w:pos="1843"/>
        </w:tabs>
        <w:ind w:left="1276" w:hanging="709"/>
        <w:jc w:val="both"/>
        <w:rPr>
          <w:rStyle w:val="Hipervnculo"/>
          <w:rFonts w:cs="Arial"/>
          <w:color w:val="auto"/>
          <w:sz w:val="20"/>
          <w:szCs w:val="20"/>
          <w:u w:val="none"/>
        </w:rPr>
      </w:pPr>
      <w:proofErr w:type="spellStart"/>
      <w:r>
        <w:rPr>
          <w:rStyle w:val="Hipervnculo"/>
          <w:rFonts w:cs="Arial"/>
          <w:color w:val="auto"/>
          <w:sz w:val="20"/>
          <w:szCs w:val="20"/>
          <w:u w:val="none"/>
        </w:rPr>
        <w:t>Lng</w:t>
      </w:r>
      <w:proofErr w:type="spellEnd"/>
    </w:p>
    <w:p w:rsidR="00CE3453" w:rsidRDefault="00CE3453" w:rsidP="001A7B87">
      <w:pPr>
        <w:pStyle w:val="Prrafodelista"/>
        <w:numPr>
          <w:ilvl w:val="0"/>
          <w:numId w:val="6"/>
        </w:numPr>
        <w:jc w:val="both"/>
        <w:rPr>
          <w:rStyle w:val="Hipervnculo"/>
          <w:rFonts w:cs="Arial"/>
          <w:color w:val="auto"/>
          <w:sz w:val="20"/>
          <w:szCs w:val="20"/>
          <w:u w:val="none"/>
        </w:rPr>
      </w:pPr>
      <w:r>
        <w:rPr>
          <w:rStyle w:val="Hipervnculo"/>
          <w:rFonts w:cs="Arial"/>
          <w:color w:val="auto"/>
          <w:sz w:val="20"/>
          <w:szCs w:val="20"/>
          <w:u w:val="none"/>
        </w:rPr>
        <w:t>El sistema obtiene el acumulado de puntos del técnico</w:t>
      </w:r>
    </w:p>
    <w:p w:rsidR="00CE3453" w:rsidRDefault="00CE3453" w:rsidP="001A7B87">
      <w:pPr>
        <w:pStyle w:val="Prrafodelista"/>
        <w:numPr>
          <w:ilvl w:val="1"/>
          <w:numId w:val="6"/>
        </w:numPr>
        <w:ind w:left="851" w:hanging="425"/>
        <w:jc w:val="both"/>
        <w:rPr>
          <w:rStyle w:val="Hipervnculo"/>
          <w:rFonts w:cs="Arial"/>
          <w:color w:val="auto"/>
          <w:sz w:val="20"/>
          <w:szCs w:val="20"/>
          <w:u w:val="none"/>
        </w:rPr>
      </w:pPr>
      <w:r>
        <w:rPr>
          <w:rStyle w:val="Hipervnculo"/>
          <w:rFonts w:cs="Arial"/>
          <w:color w:val="auto"/>
          <w:sz w:val="20"/>
          <w:szCs w:val="20"/>
          <w:u w:val="none"/>
        </w:rPr>
        <w:t>Jornada</w:t>
      </w:r>
    </w:p>
    <w:p w:rsidR="00AD45F8" w:rsidRPr="00AD45F8" w:rsidRDefault="00AD45F8" w:rsidP="00AD45F8">
      <w:pPr>
        <w:pStyle w:val="Prrafodelista"/>
        <w:numPr>
          <w:ilvl w:val="2"/>
          <w:numId w:val="6"/>
        </w:numPr>
        <w:tabs>
          <w:tab w:val="left" w:pos="1843"/>
        </w:tabs>
        <w:ind w:left="1276" w:hanging="709"/>
        <w:jc w:val="both"/>
        <w:rPr>
          <w:rStyle w:val="Hipervnculo"/>
          <w:color w:val="auto"/>
          <w:sz w:val="20"/>
          <w:szCs w:val="20"/>
          <w:u w:val="none"/>
        </w:rPr>
      </w:pPr>
      <w:proofErr w:type="spellStart"/>
      <w:r w:rsidRPr="00AD45F8">
        <w:rPr>
          <w:rStyle w:val="Hipervnculo"/>
          <w:color w:val="auto"/>
          <w:sz w:val="20"/>
          <w:szCs w:val="20"/>
          <w:u w:val="none"/>
        </w:rPr>
        <w:t>IdJornada</w:t>
      </w:r>
      <w:proofErr w:type="spellEnd"/>
    </w:p>
    <w:p w:rsidR="00AD45F8" w:rsidRPr="00AD45F8" w:rsidRDefault="00AD45F8" w:rsidP="00AD45F8">
      <w:pPr>
        <w:pStyle w:val="Prrafodelista"/>
        <w:numPr>
          <w:ilvl w:val="2"/>
          <w:numId w:val="6"/>
        </w:numPr>
        <w:tabs>
          <w:tab w:val="left" w:pos="1843"/>
        </w:tabs>
        <w:ind w:left="1276" w:hanging="709"/>
        <w:jc w:val="both"/>
        <w:rPr>
          <w:rStyle w:val="Hipervnculo"/>
          <w:color w:val="auto"/>
          <w:sz w:val="20"/>
          <w:szCs w:val="20"/>
          <w:u w:val="none"/>
        </w:rPr>
      </w:pPr>
      <w:proofErr w:type="spellStart"/>
      <w:r w:rsidRPr="00AD45F8">
        <w:rPr>
          <w:rStyle w:val="Hipervnculo"/>
          <w:color w:val="auto"/>
          <w:sz w:val="20"/>
          <w:szCs w:val="20"/>
          <w:u w:val="none"/>
        </w:rPr>
        <w:t>NumeroEconomicoVh</w:t>
      </w:r>
      <w:proofErr w:type="spellEnd"/>
    </w:p>
    <w:p w:rsidR="00AD45F8" w:rsidRPr="00AD45F8" w:rsidRDefault="00AD45F8" w:rsidP="00AD45F8">
      <w:pPr>
        <w:pStyle w:val="Prrafodelista"/>
        <w:numPr>
          <w:ilvl w:val="2"/>
          <w:numId w:val="6"/>
        </w:numPr>
        <w:tabs>
          <w:tab w:val="left" w:pos="1843"/>
        </w:tabs>
        <w:ind w:left="1276" w:hanging="709"/>
        <w:jc w:val="both"/>
        <w:rPr>
          <w:rStyle w:val="Hipervnculo"/>
          <w:color w:val="auto"/>
          <w:sz w:val="20"/>
          <w:szCs w:val="20"/>
          <w:u w:val="none"/>
        </w:rPr>
      </w:pPr>
      <w:proofErr w:type="spellStart"/>
      <w:r w:rsidRPr="00AD45F8">
        <w:rPr>
          <w:rStyle w:val="Hipervnculo"/>
          <w:color w:val="auto"/>
          <w:sz w:val="20"/>
          <w:szCs w:val="20"/>
          <w:u w:val="none"/>
        </w:rPr>
        <w:t>FechaHoraInicial</w:t>
      </w:r>
      <w:proofErr w:type="spellEnd"/>
    </w:p>
    <w:p w:rsidR="00AD45F8" w:rsidRPr="00AD45F8" w:rsidRDefault="00AD45F8" w:rsidP="00AD45F8">
      <w:pPr>
        <w:pStyle w:val="Prrafodelista"/>
        <w:numPr>
          <w:ilvl w:val="2"/>
          <w:numId w:val="6"/>
        </w:numPr>
        <w:tabs>
          <w:tab w:val="left" w:pos="1843"/>
        </w:tabs>
        <w:ind w:left="1276" w:hanging="709"/>
        <w:jc w:val="both"/>
        <w:rPr>
          <w:rStyle w:val="Hipervnculo"/>
          <w:color w:val="auto"/>
          <w:sz w:val="20"/>
          <w:szCs w:val="20"/>
          <w:u w:val="none"/>
        </w:rPr>
      </w:pPr>
      <w:proofErr w:type="spellStart"/>
      <w:r w:rsidRPr="00AD45F8">
        <w:rPr>
          <w:rStyle w:val="Hipervnculo"/>
          <w:color w:val="auto"/>
          <w:sz w:val="20"/>
          <w:szCs w:val="20"/>
          <w:u w:val="none"/>
        </w:rPr>
        <w:t>FechaHoraFinal</w:t>
      </w:r>
      <w:proofErr w:type="spellEnd"/>
    </w:p>
    <w:p w:rsidR="00AD45F8" w:rsidRPr="00AD45F8" w:rsidRDefault="00AD45F8" w:rsidP="00AD45F8">
      <w:pPr>
        <w:pStyle w:val="Prrafodelista"/>
        <w:numPr>
          <w:ilvl w:val="2"/>
          <w:numId w:val="6"/>
        </w:numPr>
        <w:tabs>
          <w:tab w:val="left" w:pos="1843"/>
        </w:tabs>
        <w:ind w:left="1276" w:hanging="709"/>
        <w:jc w:val="both"/>
        <w:rPr>
          <w:rStyle w:val="Hipervnculo"/>
          <w:color w:val="auto"/>
          <w:sz w:val="20"/>
          <w:szCs w:val="20"/>
          <w:u w:val="none"/>
        </w:rPr>
      </w:pPr>
      <w:proofErr w:type="spellStart"/>
      <w:r w:rsidRPr="00AD45F8">
        <w:rPr>
          <w:rStyle w:val="Hipervnculo"/>
          <w:color w:val="auto"/>
          <w:sz w:val="20"/>
          <w:szCs w:val="20"/>
          <w:u w:val="none"/>
        </w:rPr>
        <w:t>PuntosAcumulados</w:t>
      </w:r>
      <w:proofErr w:type="spellEnd"/>
    </w:p>
    <w:p w:rsidR="00AD45F8" w:rsidRPr="00AD45F8" w:rsidRDefault="00AD45F8" w:rsidP="00AD45F8">
      <w:pPr>
        <w:pStyle w:val="Prrafodelista"/>
        <w:numPr>
          <w:ilvl w:val="2"/>
          <w:numId w:val="6"/>
        </w:numPr>
        <w:tabs>
          <w:tab w:val="left" w:pos="1843"/>
        </w:tabs>
        <w:ind w:left="1276" w:hanging="709"/>
        <w:jc w:val="both"/>
        <w:rPr>
          <w:rStyle w:val="Hipervnculo"/>
          <w:color w:val="auto"/>
          <w:sz w:val="20"/>
          <w:szCs w:val="20"/>
          <w:u w:val="none"/>
        </w:rPr>
      </w:pPr>
      <w:proofErr w:type="spellStart"/>
      <w:r w:rsidRPr="00AD45F8">
        <w:rPr>
          <w:rStyle w:val="Hipervnculo"/>
          <w:color w:val="auto"/>
          <w:sz w:val="20"/>
          <w:szCs w:val="20"/>
          <w:u w:val="none"/>
        </w:rPr>
        <w:t>KmInicial</w:t>
      </w:r>
      <w:proofErr w:type="spellEnd"/>
    </w:p>
    <w:p w:rsidR="00AD45F8" w:rsidRDefault="00AD45F8" w:rsidP="00AD45F8">
      <w:pPr>
        <w:pStyle w:val="Prrafodelista"/>
        <w:numPr>
          <w:ilvl w:val="2"/>
          <w:numId w:val="6"/>
        </w:numPr>
        <w:tabs>
          <w:tab w:val="left" w:pos="1843"/>
        </w:tabs>
        <w:ind w:left="1276" w:hanging="709"/>
        <w:jc w:val="both"/>
        <w:rPr>
          <w:rStyle w:val="Hipervnculo"/>
          <w:color w:val="auto"/>
          <w:sz w:val="20"/>
          <w:szCs w:val="20"/>
          <w:u w:val="none"/>
        </w:rPr>
      </w:pPr>
      <w:proofErr w:type="spellStart"/>
      <w:r w:rsidRPr="00AD45F8">
        <w:rPr>
          <w:rStyle w:val="Hipervnculo"/>
          <w:color w:val="auto"/>
          <w:sz w:val="20"/>
          <w:szCs w:val="20"/>
          <w:u w:val="none"/>
        </w:rPr>
        <w:t>KmFinal</w:t>
      </w:r>
      <w:proofErr w:type="spellEnd"/>
    </w:p>
    <w:p w:rsidR="001A7B87" w:rsidRPr="00373559" w:rsidRDefault="001A7B87" w:rsidP="001A7B87">
      <w:pPr>
        <w:pStyle w:val="Prrafodelista"/>
        <w:numPr>
          <w:ilvl w:val="0"/>
          <w:numId w:val="6"/>
        </w:numPr>
        <w:jc w:val="both"/>
        <w:rPr>
          <w:rStyle w:val="Hipervnculo"/>
          <w:rFonts w:cs="Arial"/>
          <w:b/>
          <w:color w:val="auto"/>
          <w:sz w:val="20"/>
          <w:szCs w:val="20"/>
          <w:u w:val="none"/>
        </w:rPr>
      </w:pPr>
      <w:r>
        <w:rPr>
          <w:rStyle w:val="Hipervnculo"/>
          <w:rFonts w:cs="Arial"/>
          <w:color w:val="auto"/>
          <w:sz w:val="20"/>
          <w:szCs w:val="20"/>
          <w:u w:val="none"/>
        </w:rPr>
        <w:t xml:space="preserve">El sistema presenta el porcentaje de puntos acumulados, de acuerdo con la regla de negocio </w:t>
      </w:r>
      <w:hyperlink r:id="rId60" w:anchor="RN57" w:history="1">
        <w:r w:rsidRPr="0019667E">
          <w:rPr>
            <w:rStyle w:val="Hipervnculo"/>
            <w:rFonts w:cs="Arial"/>
            <w:b/>
            <w:sz w:val="20"/>
            <w:szCs w:val="20"/>
          </w:rPr>
          <w:t>RN</w:t>
        </w:r>
        <w:r w:rsidR="0019667E" w:rsidRPr="0019667E">
          <w:rPr>
            <w:rStyle w:val="Hipervnculo"/>
            <w:rFonts w:cs="Arial"/>
            <w:b/>
            <w:sz w:val="20"/>
            <w:szCs w:val="20"/>
          </w:rPr>
          <w:t>57</w:t>
        </w:r>
        <w:r w:rsidRPr="0019667E">
          <w:rPr>
            <w:rStyle w:val="Hipervnculo"/>
            <w:rFonts w:cs="Arial"/>
            <w:b/>
            <w:sz w:val="20"/>
            <w:szCs w:val="20"/>
          </w:rPr>
          <w:t xml:space="preserve"> Porcentaje de Puntos Acumulados</w:t>
        </w:r>
      </w:hyperlink>
    </w:p>
    <w:p w:rsidR="001E0561" w:rsidRDefault="001E0561" w:rsidP="00373559">
      <w:pPr>
        <w:pStyle w:val="Prrafodelista"/>
        <w:numPr>
          <w:ilvl w:val="0"/>
          <w:numId w:val="6"/>
        </w:numPr>
        <w:rPr>
          <w:rFonts w:cs="Arial"/>
          <w:sz w:val="20"/>
          <w:szCs w:val="20"/>
        </w:rPr>
      </w:pPr>
      <w:r>
        <w:rPr>
          <w:rFonts w:cs="Arial"/>
          <w:sz w:val="20"/>
          <w:szCs w:val="20"/>
        </w:rPr>
        <w:t>El sistema registra en sesión la siguiente información:</w:t>
      </w:r>
    </w:p>
    <w:p w:rsidR="001E0561" w:rsidRDefault="001E0561" w:rsidP="001E0561">
      <w:pPr>
        <w:pStyle w:val="Prrafodelista"/>
        <w:numPr>
          <w:ilvl w:val="1"/>
          <w:numId w:val="6"/>
        </w:numPr>
        <w:rPr>
          <w:rFonts w:cs="Arial"/>
          <w:sz w:val="20"/>
          <w:szCs w:val="20"/>
        </w:rPr>
      </w:pPr>
      <w:r>
        <w:rPr>
          <w:rFonts w:cs="Arial"/>
          <w:sz w:val="20"/>
          <w:szCs w:val="20"/>
        </w:rPr>
        <w:t>Clave del Suscriptor</w:t>
      </w:r>
    </w:p>
    <w:p w:rsidR="00373559" w:rsidRPr="00AC0C1A" w:rsidRDefault="00373559" w:rsidP="00373559">
      <w:pPr>
        <w:pStyle w:val="Prrafodelista"/>
        <w:numPr>
          <w:ilvl w:val="0"/>
          <w:numId w:val="6"/>
        </w:numPr>
        <w:rPr>
          <w:rFonts w:cs="Arial"/>
          <w:sz w:val="20"/>
          <w:szCs w:val="20"/>
        </w:rPr>
      </w:pPr>
      <w:r w:rsidRPr="00AC0C1A">
        <w:rPr>
          <w:rFonts w:cs="Arial"/>
          <w:sz w:val="20"/>
          <w:szCs w:val="20"/>
        </w:rPr>
        <w:t>El sistema registra información de la actividad realizada:</w:t>
      </w:r>
    </w:p>
    <w:p w:rsidR="00373559" w:rsidRPr="00AC0C1A" w:rsidRDefault="00373559" w:rsidP="00373559">
      <w:pPr>
        <w:pStyle w:val="Prrafodelista"/>
        <w:numPr>
          <w:ilvl w:val="1"/>
          <w:numId w:val="6"/>
        </w:numPr>
        <w:ind w:left="851" w:hanging="425"/>
        <w:jc w:val="both"/>
        <w:rPr>
          <w:rFonts w:cs="Arial"/>
          <w:sz w:val="20"/>
          <w:szCs w:val="20"/>
        </w:rPr>
      </w:pPr>
      <w:proofErr w:type="spellStart"/>
      <w:r w:rsidRPr="00AC0C1A">
        <w:rPr>
          <w:rFonts w:cs="Arial"/>
          <w:sz w:val="20"/>
          <w:szCs w:val="20"/>
        </w:rPr>
        <w:lastRenderedPageBreak/>
        <w:t>BitacoraActividad</w:t>
      </w:r>
      <w:proofErr w:type="spellEnd"/>
    </w:p>
    <w:p w:rsidR="00373559" w:rsidRPr="00F6112B" w:rsidRDefault="00676BDD" w:rsidP="00373559">
      <w:pPr>
        <w:pStyle w:val="Prrafodelista"/>
        <w:numPr>
          <w:ilvl w:val="2"/>
          <w:numId w:val="6"/>
        </w:numPr>
        <w:tabs>
          <w:tab w:val="left" w:pos="851"/>
          <w:tab w:val="left" w:pos="1560"/>
        </w:tabs>
        <w:ind w:left="720" w:firstLine="131"/>
        <w:rPr>
          <w:sz w:val="20"/>
          <w:szCs w:val="20"/>
        </w:rPr>
      </w:pPr>
      <w:proofErr w:type="spellStart"/>
      <w:r>
        <w:rPr>
          <w:sz w:val="20"/>
          <w:szCs w:val="20"/>
        </w:rPr>
        <w:t>IdBitacoraActividad</w:t>
      </w:r>
      <w:proofErr w:type="spellEnd"/>
      <w:r>
        <w:rPr>
          <w:sz w:val="20"/>
          <w:szCs w:val="20"/>
        </w:rPr>
        <w:t xml:space="preserve"> </w:t>
      </w:r>
      <w:r w:rsidRPr="00F6112B">
        <w:rPr>
          <w:sz w:val="20"/>
          <w:szCs w:val="20"/>
        </w:rPr>
        <w:t xml:space="preserve">de acuerdo con la regla de negocio </w:t>
      </w:r>
      <w:hyperlink r:id="rId61" w:anchor="RN77" w:history="1">
        <w:r w:rsidRPr="00F6112B">
          <w:rPr>
            <w:rStyle w:val="Hipervnculo"/>
            <w:b/>
            <w:sz w:val="20"/>
            <w:szCs w:val="20"/>
          </w:rPr>
          <w:t>RN</w:t>
        </w:r>
        <w:r>
          <w:rPr>
            <w:rStyle w:val="Hipervnculo"/>
            <w:b/>
            <w:sz w:val="20"/>
            <w:szCs w:val="20"/>
          </w:rPr>
          <w:t>77</w:t>
        </w:r>
        <w:r w:rsidRPr="00F6112B">
          <w:rPr>
            <w:rStyle w:val="Hipervnculo"/>
            <w:b/>
            <w:sz w:val="20"/>
            <w:szCs w:val="20"/>
          </w:rPr>
          <w:t xml:space="preserve"> </w:t>
        </w:r>
        <w:r>
          <w:rPr>
            <w:rStyle w:val="Hipervnculo"/>
            <w:b/>
            <w:sz w:val="20"/>
            <w:szCs w:val="20"/>
          </w:rPr>
          <w:t>Identificador Único</w:t>
        </w:r>
      </w:hyperlink>
    </w:p>
    <w:p w:rsidR="00373559" w:rsidRPr="00F6112B" w:rsidRDefault="00373559" w:rsidP="00373559">
      <w:pPr>
        <w:pStyle w:val="Prrafodelista"/>
        <w:numPr>
          <w:ilvl w:val="2"/>
          <w:numId w:val="6"/>
        </w:numPr>
        <w:tabs>
          <w:tab w:val="left" w:pos="851"/>
          <w:tab w:val="left" w:pos="1560"/>
        </w:tabs>
        <w:ind w:left="720" w:firstLine="131"/>
        <w:rPr>
          <w:sz w:val="20"/>
          <w:szCs w:val="20"/>
        </w:rPr>
      </w:pPr>
      <w:proofErr w:type="spellStart"/>
      <w:r w:rsidRPr="00F6112B">
        <w:rPr>
          <w:sz w:val="20"/>
          <w:szCs w:val="20"/>
        </w:rPr>
        <w:t>ClaveUsuario</w:t>
      </w:r>
      <w:proofErr w:type="spellEnd"/>
    </w:p>
    <w:p w:rsidR="00373559" w:rsidRPr="007A1413" w:rsidRDefault="00373559" w:rsidP="00373559">
      <w:pPr>
        <w:pStyle w:val="Prrafodelista"/>
        <w:numPr>
          <w:ilvl w:val="2"/>
          <w:numId w:val="6"/>
        </w:numPr>
        <w:tabs>
          <w:tab w:val="left" w:pos="851"/>
          <w:tab w:val="left" w:pos="1560"/>
        </w:tabs>
        <w:ind w:left="720" w:firstLine="131"/>
        <w:rPr>
          <w:rStyle w:val="Hipervnculo"/>
          <w:rFonts w:cs="Arial"/>
          <w:b/>
          <w:color w:val="auto"/>
          <w:sz w:val="20"/>
          <w:szCs w:val="20"/>
        </w:rPr>
      </w:pPr>
      <w:r w:rsidRPr="00F6112B">
        <w:rPr>
          <w:sz w:val="20"/>
          <w:szCs w:val="20"/>
        </w:rPr>
        <w:t xml:space="preserve">Fecha de acuerdo con la regla de negocio </w:t>
      </w:r>
      <w:hyperlink r:id="rId62" w:anchor="RN38" w:history="1">
        <w:r w:rsidRPr="00F6112B">
          <w:rPr>
            <w:rStyle w:val="Hipervnculo"/>
            <w:b/>
            <w:sz w:val="20"/>
            <w:szCs w:val="20"/>
          </w:rPr>
          <w:t>RN38 Valor por Defecto Fecha y Hora Actual</w:t>
        </w:r>
      </w:hyperlink>
    </w:p>
    <w:p w:rsidR="00676BDD" w:rsidRPr="00676BDD" w:rsidRDefault="00676BDD" w:rsidP="00373559">
      <w:pPr>
        <w:pStyle w:val="Prrafodelista"/>
        <w:numPr>
          <w:ilvl w:val="2"/>
          <w:numId w:val="6"/>
        </w:numPr>
        <w:tabs>
          <w:tab w:val="left" w:pos="851"/>
          <w:tab w:val="left" w:pos="1560"/>
        </w:tabs>
        <w:ind w:left="720" w:firstLine="131"/>
        <w:rPr>
          <w:rFonts w:cs="Arial"/>
          <w:b/>
          <w:sz w:val="20"/>
          <w:szCs w:val="20"/>
          <w:u w:val="single"/>
        </w:rPr>
      </w:pPr>
      <w:proofErr w:type="spellStart"/>
      <w:r w:rsidRPr="00F6112B">
        <w:rPr>
          <w:sz w:val="20"/>
          <w:szCs w:val="20"/>
        </w:rPr>
        <w:t>ClaveActividad</w:t>
      </w:r>
      <w:proofErr w:type="spellEnd"/>
    </w:p>
    <w:p w:rsidR="00373559" w:rsidRPr="00F6112B" w:rsidRDefault="00373559" w:rsidP="00373559">
      <w:pPr>
        <w:pStyle w:val="Prrafodelista"/>
        <w:numPr>
          <w:ilvl w:val="2"/>
          <w:numId w:val="6"/>
        </w:numPr>
        <w:tabs>
          <w:tab w:val="left" w:pos="851"/>
          <w:tab w:val="left" w:pos="1560"/>
        </w:tabs>
        <w:ind w:left="720" w:firstLine="131"/>
        <w:rPr>
          <w:rFonts w:cs="Arial"/>
          <w:b/>
          <w:sz w:val="20"/>
          <w:szCs w:val="20"/>
          <w:u w:val="single"/>
        </w:rPr>
      </w:pPr>
      <w:proofErr w:type="spellStart"/>
      <w:r>
        <w:rPr>
          <w:rFonts w:cs="Arial"/>
          <w:sz w:val="20"/>
          <w:szCs w:val="20"/>
        </w:rPr>
        <w:t>OrdenBitacora</w:t>
      </w:r>
      <w:proofErr w:type="spellEnd"/>
      <w:r>
        <w:rPr>
          <w:rFonts w:cs="Arial"/>
          <w:sz w:val="20"/>
          <w:szCs w:val="20"/>
        </w:rPr>
        <w:t xml:space="preserve"> de acuerdo con la regla de negocio </w:t>
      </w:r>
      <w:hyperlink r:id="rId63" w:anchor="RN48" w:history="1">
        <w:r w:rsidRPr="00B934C1">
          <w:rPr>
            <w:rStyle w:val="Hipervnculo"/>
            <w:rFonts w:cs="Arial"/>
            <w:b/>
            <w:sz w:val="20"/>
            <w:szCs w:val="20"/>
          </w:rPr>
          <w:t>RN48 Asignar Consecutivo</w:t>
        </w:r>
      </w:hyperlink>
    </w:p>
    <w:p w:rsidR="00EF55E7" w:rsidRDefault="00D7702F" w:rsidP="001A7B87">
      <w:pPr>
        <w:pStyle w:val="Prrafodelista"/>
        <w:numPr>
          <w:ilvl w:val="0"/>
          <w:numId w:val="6"/>
        </w:numPr>
        <w:jc w:val="both"/>
        <w:rPr>
          <w:rStyle w:val="Hipervnculo"/>
          <w:rFonts w:cs="Arial"/>
          <w:color w:val="auto"/>
          <w:sz w:val="20"/>
          <w:szCs w:val="20"/>
          <w:u w:val="none"/>
        </w:rPr>
      </w:pPr>
      <w:r>
        <w:rPr>
          <w:rStyle w:val="Hipervnculo"/>
          <w:rFonts w:cs="Arial"/>
          <w:color w:val="auto"/>
          <w:sz w:val="20"/>
          <w:szCs w:val="20"/>
          <w:u w:val="none"/>
        </w:rPr>
        <w:t xml:space="preserve">Si &lt;el actor selecciona la opción </w:t>
      </w:r>
      <w:r w:rsidRPr="00D7702F">
        <w:rPr>
          <w:rStyle w:val="Hipervnculo"/>
          <w:rFonts w:cs="Arial"/>
          <w:b/>
          <w:color w:val="auto"/>
          <w:sz w:val="20"/>
          <w:szCs w:val="20"/>
          <w:u w:val="none"/>
        </w:rPr>
        <w:t>Inici</w:t>
      </w:r>
      <w:r>
        <w:rPr>
          <w:rStyle w:val="Hipervnculo"/>
          <w:rFonts w:cs="Arial"/>
          <w:b/>
          <w:color w:val="auto"/>
          <w:sz w:val="20"/>
          <w:szCs w:val="20"/>
          <w:u w:val="none"/>
        </w:rPr>
        <w:t>o</w:t>
      </w:r>
      <w:r>
        <w:rPr>
          <w:rStyle w:val="Hipervnculo"/>
          <w:rFonts w:cs="Arial"/>
          <w:color w:val="auto"/>
          <w:sz w:val="20"/>
          <w:szCs w:val="20"/>
          <w:u w:val="none"/>
        </w:rPr>
        <w:t xml:space="preserve">&gt;, </w:t>
      </w:r>
      <w:r w:rsidR="00DE516D">
        <w:rPr>
          <w:rStyle w:val="Hipervnculo"/>
          <w:rFonts w:cs="Arial"/>
          <w:color w:val="auto"/>
          <w:sz w:val="20"/>
          <w:szCs w:val="20"/>
          <w:u w:val="none"/>
        </w:rPr>
        <w:t>e</w:t>
      </w:r>
      <w:r w:rsidR="00DE516D" w:rsidRPr="00DE516D">
        <w:rPr>
          <w:rStyle w:val="Hipervnculo"/>
          <w:rFonts w:cs="Arial"/>
          <w:color w:val="auto"/>
          <w:sz w:val="20"/>
          <w:szCs w:val="20"/>
          <w:u w:val="none"/>
        </w:rPr>
        <w:t xml:space="preserve">l caso de uso extiende su funcionalidad con el caso de uso </w:t>
      </w:r>
      <w:hyperlink r:id="rId64" w:history="1">
        <w:r w:rsidR="00DE516D" w:rsidRPr="00A52611">
          <w:rPr>
            <w:rStyle w:val="Hipervnculo"/>
            <w:rFonts w:cs="Arial"/>
            <w:b/>
            <w:sz w:val="20"/>
            <w:szCs w:val="20"/>
          </w:rPr>
          <w:t>Identificar Cliente – CUMEGMOV</w:t>
        </w:r>
        <w:r w:rsidR="00A52611" w:rsidRPr="00A52611">
          <w:rPr>
            <w:rStyle w:val="Hipervnculo"/>
            <w:rFonts w:cs="Arial"/>
            <w:b/>
            <w:sz w:val="20"/>
            <w:szCs w:val="20"/>
          </w:rPr>
          <w:t>09</w:t>
        </w:r>
      </w:hyperlink>
      <w:r w:rsidR="005B40F2" w:rsidRPr="005B40F2">
        <w:rPr>
          <w:rStyle w:val="Hipervnculo"/>
          <w:rFonts w:cs="Arial"/>
          <w:color w:val="auto"/>
          <w:sz w:val="20"/>
          <w:szCs w:val="20"/>
          <w:u w:val="none"/>
        </w:rPr>
        <w:t xml:space="preserve"> </w:t>
      </w:r>
      <w:r w:rsidR="005B40F2">
        <w:rPr>
          <w:rStyle w:val="Hipervnculo"/>
          <w:rFonts w:cs="Arial"/>
          <w:color w:val="auto"/>
          <w:sz w:val="20"/>
          <w:szCs w:val="20"/>
          <w:u w:val="none"/>
        </w:rPr>
        <w:t>y le envía la siguiente información como parámetro:</w:t>
      </w:r>
    </w:p>
    <w:p w:rsidR="005B40F2" w:rsidRDefault="005B40F2" w:rsidP="005B40F2">
      <w:pPr>
        <w:pStyle w:val="Prrafodelista"/>
        <w:numPr>
          <w:ilvl w:val="1"/>
          <w:numId w:val="6"/>
        </w:numPr>
        <w:jc w:val="both"/>
        <w:rPr>
          <w:rFonts w:cs="Arial"/>
          <w:sz w:val="20"/>
          <w:szCs w:val="20"/>
        </w:rPr>
      </w:pPr>
      <w:proofErr w:type="spellStart"/>
      <w:r>
        <w:rPr>
          <w:rFonts w:cs="Arial"/>
          <w:sz w:val="20"/>
          <w:szCs w:val="20"/>
        </w:rPr>
        <w:t>TiempoIdentificacion</w:t>
      </w:r>
      <w:proofErr w:type="spellEnd"/>
      <w:r>
        <w:rPr>
          <w:rFonts w:cs="Arial"/>
          <w:sz w:val="20"/>
          <w:szCs w:val="20"/>
        </w:rPr>
        <w:t xml:space="preserve"> (</w:t>
      </w:r>
      <w:r w:rsidR="00091BE5">
        <w:rPr>
          <w:rFonts w:cs="Arial"/>
          <w:sz w:val="20"/>
          <w:szCs w:val="20"/>
        </w:rPr>
        <w:t>Inicial</w:t>
      </w:r>
      <w:r>
        <w:rPr>
          <w:rFonts w:cs="Arial"/>
          <w:sz w:val="20"/>
          <w:szCs w:val="20"/>
        </w:rPr>
        <w:t>)</w:t>
      </w:r>
    </w:p>
    <w:p w:rsidR="002F65F4" w:rsidRPr="0065639F" w:rsidRDefault="002F65F4" w:rsidP="005B40F2">
      <w:pPr>
        <w:pStyle w:val="Prrafodelista"/>
        <w:numPr>
          <w:ilvl w:val="1"/>
          <w:numId w:val="6"/>
        </w:numPr>
        <w:jc w:val="both"/>
        <w:rPr>
          <w:rStyle w:val="Hipervnculo"/>
          <w:rFonts w:cs="Arial"/>
          <w:color w:val="auto"/>
          <w:sz w:val="20"/>
          <w:szCs w:val="20"/>
          <w:u w:val="none"/>
        </w:rPr>
      </w:pPr>
      <w:r>
        <w:rPr>
          <w:rFonts w:cs="Arial"/>
          <w:sz w:val="20"/>
          <w:szCs w:val="20"/>
        </w:rPr>
        <w:t xml:space="preserve">El sistema continua con el </w:t>
      </w:r>
      <w:hyperlink w:anchor="paso2" w:history="1">
        <w:r w:rsidRPr="002F65F4">
          <w:rPr>
            <w:rStyle w:val="Hipervnculo"/>
            <w:rFonts w:cs="Arial"/>
            <w:b/>
            <w:sz w:val="20"/>
            <w:szCs w:val="20"/>
          </w:rPr>
          <w:t>paso 2</w:t>
        </w:r>
      </w:hyperlink>
      <w:r>
        <w:rPr>
          <w:rFonts w:cs="Arial"/>
          <w:sz w:val="20"/>
          <w:szCs w:val="20"/>
        </w:rPr>
        <w:t xml:space="preserve"> del flujo básico</w:t>
      </w:r>
    </w:p>
    <w:p w:rsidR="00B55480" w:rsidRPr="0065639F" w:rsidRDefault="00B55480" w:rsidP="001A7B87">
      <w:pPr>
        <w:pStyle w:val="Prrafodelista"/>
        <w:numPr>
          <w:ilvl w:val="0"/>
          <w:numId w:val="6"/>
        </w:numPr>
        <w:jc w:val="both"/>
        <w:rPr>
          <w:rStyle w:val="Hipervnculo"/>
          <w:rFonts w:cs="Arial"/>
          <w:color w:val="auto"/>
          <w:sz w:val="20"/>
          <w:szCs w:val="20"/>
          <w:u w:val="none"/>
        </w:rPr>
      </w:pPr>
      <w:r>
        <w:rPr>
          <w:rStyle w:val="Hipervnculo"/>
          <w:rFonts w:cs="Arial"/>
          <w:color w:val="auto"/>
          <w:sz w:val="20"/>
          <w:szCs w:val="20"/>
          <w:u w:val="none"/>
        </w:rPr>
        <w:t xml:space="preserve">Si &lt;el actor selecciona la opción </w:t>
      </w:r>
      <w:r w:rsidR="000759EF">
        <w:rPr>
          <w:rStyle w:val="Hipervnculo"/>
          <w:rFonts w:cs="Arial"/>
          <w:b/>
          <w:color w:val="auto"/>
          <w:sz w:val="20"/>
          <w:szCs w:val="20"/>
          <w:u w:val="none"/>
        </w:rPr>
        <w:t>Tiempo Muerto</w:t>
      </w:r>
      <w:r>
        <w:rPr>
          <w:rStyle w:val="Hipervnculo"/>
          <w:rFonts w:cs="Arial"/>
          <w:color w:val="auto"/>
          <w:sz w:val="20"/>
          <w:szCs w:val="20"/>
          <w:u w:val="none"/>
        </w:rPr>
        <w:t>&gt;, e</w:t>
      </w:r>
      <w:r w:rsidRPr="00DE516D">
        <w:rPr>
          <w:rStyle w:val="Hipervnculo"/>
          <w:rFonts w:cs="Arial"/>
          <w:color w:val="auto"/>
          <w:sz w:val="20"/>
          <w:szCs w:val="20"/>
          <w:u w:val="none"/>
        </w:rPr>
        <w:t xml:space="preserve">l caso de uso </w:t>
      </w:r>
      <w:r w:rsidR="009D704E" w:rsidRPr="00DE516D">
        <w:rPr>
          <w:rStyle w:val="Hipervnculo"/>
          <w:rFonts w:cs="Arial"/>
          <w:color w:val="auto"/>
          <w:sz w:val="20"/>
          <w:szCs w:val="20"/>
          <w:u w:val="none"/>
        </w:rPr>
        <w:t xml:space="preserve">extiende su funcionalidad con el </w:t>
      </w:r>
      <w:r w:rsidRPr="00DE516D">
        <w:rPr>
          <w:rStyle w:val="Hipervnculo"/>
          <w:rFonts w:cs="Arial"/>
          <w:color w:val="auto"/>
          <w:sz w:val="20"/>
          <w:szCs w:val="20"/>
          <w:u w:val="none"/>
        </w:rPr>
        <w:t xml:space="preserve">caso de uso </w:t>
      </w:r>
      <w:r w:rsidR="000759EF">
        <w:rPr>
          <w:rStyle w:val="Hipervnculo"/>
          <w:rFonts w:cs="Arial"/>
          <w:b/>
          <w:sz w:val="20"/>
          <w:szCs w:val="20"/>
        </w:rPr>
        <w:t>Registrar Tiempos Muertos</w:t>
      </w:r>
      <w:r w:rsidRPr="00DE516D">
        <w:rPr>
          <w:rStyle w:val="Hipervnculo"/>
          <w:rFonts w:cs="Arial"/>
          <w:b/>
          <w:sz w:val="20"/>
          <w:szCs w:val="20"/>
        </w:rPr>
        <w:t xml:space="preserve"> – CUMEGMOV</w:t>
      </w:r>
      <w:r w:rsidR="000759EF">
        <w:rPr>
          <w:rStyle w:val="Hipervnculo"/>
          <w:rFonts w:cs="Arial"/>
          <w:b/>
          <w:sz w:val="20"/>
          <w:szCs w:val="20"/>
        </w:rPr>
        <w:t>06</w:t>
      </w:r>
    </w:p>
    <w:p w:rsidR="00C95E0F" w:rsidRPr="0065639F" w:rsidRDefault="00C95E0F" w:rsidP="001A7B87">
      <w:pPr>
        <w:pStyle w:val="Prrafodelista"/>
        <w:numPr>
          <w:ilvl w:val="0"/>
          <w:numId w:val="6"/>
        </w:numPr>
        <w:jc w:val="both"/>
        <w:rPr>
          <w:rStyle w:val="Hipervnculo"/>
          <w:rFonts w:cs="Arial"/>
          <w:color w:val="auto"/>
          <w:sz w:val="20"/>
          <w:szCs w:val="20"/>
          <w:u w:val="none"/>
        </w:rPr>
      </w:pPr>
      <w:r>
        <w:rPr>
          <w:rStyle w:val="Hipervnculo"/>
          <w:rFonts w:cs="Arial"/>
          <w:color w:val="auto"/>
          <w:sz w:val="20"/>
          <w:szCs w:val="20"/>
          <w:u w:val="none"/>
        </w:rPr>
        <w:t xml:space="preserve">Si &lt;el actor selecciona la opción </w:t>
      </w:r>
      <w:r>
        <w:rPr>
          <w:rStyle w:val="Hipervnculo"/>
          <w:rFonts w:cs="Arial"/>
          <w:b/>
          <w:color w:val="auto"/>
          <w:sz w:val="20"/>
          <w:szCs w:val="20"/>
          <w:u w:val="none"/>
        </w:rPr>
        <w:t>Mapa</w:t>
      </w:r>
      <w:r>
        <w:rPr>
          <w:rStyle w:val="Hipervnculo"/>
          <w:rFonts w:cs="Arial"/>
          <w:color w:val="auto"/>
          <w:sz w:val="20"/>
          <w:szCs w:val="20"/>
          <w:u w:val="none"/>
        </w:rPr>
        <w:t>&gt;, e</w:t>
      </w:r>
      <w:r w:rsidRPr="00DE516D">
        <w:rPr>
          <w:rStyle w:val="Hipervnculo"/>
          <w:rFonts w:cs="Arial"/>
          <w:color w:val="auto"/>
          <w:sz w:val="20"/>
          <w:szCs w:val="20"/>
          <w:u w:val="none"/>
        </w:rPr>
        <w:t xml:space="preserve">l caso de uso extiende su funcionalidad con el caso de uso </w:t>
      </w:r>
      <w:hyperlink r:id="rId65" w:history="1">
        <w:r w:rsidRPr="00A52611">
          <w:rPr>
            <w:rStyle w:val="Hipervnculo"/>
            <w:rFonts w:cs="Arial"/>
            <w:b/>
            <w:sz w:val="20"/>
            <w:szCs w:val="20"/>
          </w:rPr>
          <w:t>Consultar Mapa – CUMEGMOV1</w:t>
        </w:r>
        <w:r w:rsidR="00A52611" w:rsidRPr="00A52611">
          <w:rPr>
            <w:rStyle w:val="Hipervnculo"/>
            <w:rFonts w:cs="Arial"/>
            <w:b/>
            <w:sz w:val="20"/>
            <w:szCs w:val="20"/>
          </w:rPr>
          <w:t>0</w:t>
        </w:r>
      </w:hyperlink>
    </w:p>
    <w:p w:rsidR="00C95E0F" w:rsidRPr="00D73F18" w:rsidRDefault="00C95E0F" w:rsidP="001A7B87">
      <w:pPr>
        <w:pStyle w:val="Prrafodelista"/>
        <w:numPr>
          <w:ilvl w:val="0"/>
          <w:numId w:val="6"/>
        </w:numPr>
        <w:jc w:val="both"/>
        <w:rPr>
          <w:rStyle w:val="Hipervnculo"/>
          <w:rFonts w:cs="Arial"/>
          <w:color w:val="auto"/>
          <w:sz w:val="20"/>
          <w:szCs w:val="20"/>
          <w:u w:val="none"/>
        </w:rPr>
      </w:pPr>
      <w:r>
        <w:rPr>
          <w:rStyle w:val="Hipervnculo"/>
          <w:rFonts w:cs="Arial"/>
          <w:color w:val="auto"/>
          <w:sz w:val="20"/>
          <w:szCs w:val="20"/>
          <w:u w:val="none"/>
        </w:rPr>
        <w:t xml:space="preserve">Si &lt;el actor selecciona la opción </w:t>
      </w:r>
      <w:r w:rsidR="00CF0FBA">
        <w:rPr>
          <w:rStyle w:val="Hipervnculo"/>
          <w:rFonts w:cs="Arial"/>
          <w:b/>
          <w:color w:val="auto"/>
          <w:sz w:val="20"/>
          <w:szCs w:val="20"/>
          <w:u w:val="none"/>
        </w:rPr>
        <w:t>Menú</w:t>
      </w:r>
      <w:r>
        <w:rPr>
          <w:rStyle w:val="Hipervnculo"/>
          <w:rFonts w:cs="Arial"/>
          <w:color w:val="auto"/>
          <w:sz w:val="20"/>
          <w:szCs w:val="20"/>
          <w:u w:val="none"/>
        </w:rPr>
        <w:t>&gt;, e</w:t>
      </w:r>
      <w:r w:rsidRPr="00DE516D">
        <w:rPr>
          <w:rStyle w:val="Hipervnculo"/>
          <w:rFonts w:cs="Arial"/>
          <w:color w:val="auto"/>
          <w:sz w:val="20"/>
          <w:szCs w:val="20"/>
          <w:u w:val="none"/>
        </w:rPr>
        <w:t xml:space="preserve">l caso de uso </w:t>
      </w:r>
      <w:r w:rsidR="009D704E" w:rsidRPr="00DE516D">
        <w:rPr>
          <w:rStyle w:val="Hipervnculo"/>
          <w:rFonts w:cs="Arial"/>
          <w:color w:val="auto"/>
          <w:sz w:val="20"/>
          <w:szCs w:val="20"/>
          <w:u w:val="none"/>
        </w:rPr>
        <w:t xml:space="preserve">extiende su funcionalidad con el </w:t>
      </w:r>
      <w:r w:rsidRPr="00DE516D">
        <w:rPr>
          <w:rStyle w:val="Hipervnculo"/>
          <w:rFonts w:cs="Arial"/>
          <w:color w:val="auto"/>
          <w:sz w:val="20"/>
          <w:szCs w:val="20"/>
          <w:u w:val="none"/>
        </w:rPr>
        <w:t xml:space="preserve">caso de uso </w:t>
      </w:r>
      <w:hyperlink r:id="rId66" w:history="1">
        <w:r w:rsidR="00A52611" w:rsidRPr="00144B3E">
          <w:rPr>
            <w:rStyle w:val="Hipervnculo"/>
            <w:rFonts w:cs="Arial"/>
            <w:b/>
            <w:sz w:val="20"/>
            <w:szCs w:val="20"/>
          </w:rPr>
          <w:t>Seleccionar A</w:t>
        </w:r>
        <w:r w:rsidRPr="00144B3E">
          <w:rPr>
            <w:rStyle w:val="Hipervnculo"/>
            <w:rFonts w:cs="Arial"/>
            <w:b/>
            <w:sz w:val="20"/>
            <w:szCs w:val="20"/>
          </w:rPr>
          <w:t>ctividades – CUMEGMOV04</w:t>
        </w:r>
      </w:hyperlink>
    </w:p>
    <w:p w:rsidR="00D73F18" w:rsidRPr="00B778C8" w:rsidRDefault="00D73F18" w:rsidP="001A7B87">
      <w:pPr>
        <w:pStyle w:val="Prrafodelista"/>
        <w:numPr>
          <w:ilvl w:val="0"/>
          <w:numId w:val="6"/>
        </w:numPr>
        <w:jc w:val="both"/>
        <w:rPr>
          <w:rStyle w:val="Hipervnculo"/>
          <w:rFonts w:cs="Arial"/>
          <w:color w:val="auto"/>
          <w:sz w:val="20"/>
          <w:szCs w:val="20"/>
          <w:u w:val="none"/>
        </w:rPr>
      </w:pPr>
      <w:r w:rsidRPr="00875BFE">
        <w:rPr>
          <w:rStyle w:val="Hipervnculo"/>
          <w:rFonts w:cs="Arial"/>
          <w:color w:val="auto"/>
          <w:sz w:val="20"/>
          <w:szCs w:val="20"/>
          <w:highlight w:val="lightGray"/>
          <w:u w:val="none"/>
        </w:rPr>
        <w:t xml:space="preserve">Si &lt;el actor selecciona la opción </w:t>
      </w:r>
      <w:r w:rsidRPr="00875BFE">
        <w:rPr>
          <w:rStyle w:val="Hipervnculo"/>
          <w:rFonts w:cs="Arial"/>
          <w:b/>
          <w:color w:val="auto"/>
          <w:sz w:val="20"/>
          <w:szCs w:val="20"/>
          <w:highlight w:val="lightGray"/>
          <w:u w:val="none"/>
        </w:rPr>
        <w:t>Regresar</w:t>
      </w:r>
      <w:r w:rsidRPr="00875BFE">
        <w:rPr>
          <w:rStyle w:val="Hipervnculo"/>
          <w:rFonts w:cs="Arial"/>
          <w:color w:val="auto"/>
          <w:sz w:val="20"/>
          <w:szCs w:val="20"/>
          <w:highlight w:val="lightGray"/>
          <w:u w:val="none"/>
        </w:rPr>
        <w:t xml:space="preserve">&gt;, el sistema continúa en el </w:t>
      </w:r>
      <w:hyperlink w:anchor="paso15" w:history="1">
        <w:r w:rsidRPr="00875BFE">
          <w:rPr>
            <w:rStyle w:val="Hipervnculo"/>
            <w:rFonts w:cs="Arial"/>
            <w:b/>
            <w:sz w:val="20"/>
            <w:szCs w:val="20"/>
            <w:highlight w:val="lightGray"/>
          </w:rPr>
          <w:t xml:space="preserve">paso </w:t>
        </w:r>
        <w:r w:rsidR="00875BFE" w:rsidRPr="00875BFE">
          <w:rPr>
            <w:rStyle w:val="Hipervnculo"/>
            <w:rFonts w:cs="Arial"/>
            <w:b/>
            <w:sz w:val="20"/>
            <w:szCs w:val="20"/>
            <w:highlight w:val="lightGray"/>
          </w:rPr>
          <w:t>15</w:t>
        </w:r>
      </w:hyperlink>
      <w:r w:rsidR="00875BFE" w:rsidRPr="00875BFE">
        <w:rPr>
          <w:rStyle w:val="Hipervnculo"/>
          <w:rFonts w:cs="Arial"/>
          <w:color w:val="auto"/>
          <w:sz w:val="20"/>
          <w:szCs w:val="20"/>
          <w:highlight w:val="lightGray"/>
          <w:u w:val="none"/>
        </w:rPr>
        <w:t xml:space="preserve"> del flujo básico</w:t>
      </w:r>
    </w:p>
    <w:p w:rsidR="00B778C8" w:rsidRPr="00B778C8" w:rsidRDefault="00B778C8" w:rsidP="001A7B87">
      <w:pPr>
        <w:pStyle w:val="Prrafodelista"/>
        <w:numPr>
          <w:ilvl w:val="0"/>
          <w:numId w:val="6"/>
        </w:numPr>
        <w:jc w:val="both"/>
        <w:rPr>
          <w:rStyle w:val="Hipervnculo"/>
          <w:rFonts w:cs="Arial"/>
          <w:b/>
          <w:color w:val="auto"/>
          <w:sz w:val="20"/>
          <w:szCs w:val="20"/>
          <w:u w:val="none"/>
        </w:rPr>
      </w:pPr>
      <w:bookmarkStart w:id="45" w:name="paso18"/>
      <w:r w:rsidRPr="00B778C8">
        <w:rPr>
          <w:rStyle w:val="Hipervnculo"/>
          <w:rFonts w:cs="Arial"/>
          <w:color w:val="auto"/>
          <w:sz w:val="20"/>
          <w:szCs w:val="20"/>
          <w:u w:val="none"/>
        </w:rPr>
        <w:t xml:space="preserve">Si &lt;el actor selecciona la opción </w:t>
      </w:r>
      <w:r w:rsidRPr="00B778C8">
        <w:rPr>
          <w:rStyle w:val="Hipervnculo"/>
          <w:rFonts w:cs="Arial"/>
          <w:b/>
          <w:color w:val="auto"/>
          <w:sz w:val="20"/>
          <w:szCs w:val="20"/>
          <w:u w:val="none"/>
        </w:rPr>
        <w:t>Ayuda</w:t>
      </w:r>
      <w:r w:rsidRPr="00B778C8">
        <w:rPr>
          <w:rStyle w:val="Hipervnculo"/>
          <w:rFonts w:cs="Arial"/>
          <w:color w:val="auto"/>
          <w:sz w:val="20"/>
          <w:szCs w:val="20"/>
          <w:u w:val="none"/>
        </w:rPr>
        <w:t xml:space="preserve">&gt;, el sistema continúa con el flujo alterno general </w:t>
      </w:r>
      <w:hyperlink w:anchor="AG01" w:history="1">
        <w:r w:rsidRPr="00B34BE1">
          <w:rPr>
            <w:rStyle w:val="Hipervnculo"/>
            <w:rFonts w:cs="Arial"/>
            <w:b/>
            <w:sz w:val="20"/>
            <w:szCs w:val="20"/>
          </w:rPr>
          <w:t>AG01 Ayuda</w:t>
        </w:r>
      </w:hyperlink>
    </w:p>
    <w:p w:rsidR="00DE7D26" w:rsidRPr="00CF4705" w:rsidRDefault="00DE7D26" w:rsidP="001A7B87">
      <w:pPr>
        <w:pStyle w:val="Prrafodelista"/>
        <w:numPr>
          <w:ilvl w:val="0"/>
          <w:numId w:val="6"/>
        </w:numPr>
        <w:jc w:val="both"/>
        <w:rPr>
          <w:rFonts w:cs="Arial"/>
          <w:sz w:val="20"/>
          <w:szCs w:val="20"/>
        </w:rPr>
      </w:pPr>
      <w:bookmarkStart w:id="46" w:name="FIN"/>
      <w:bookmarkEnd w:id="45"/>
      <w:bookmarkEnd w:id="46"/>
      <w:r w:rsidRPr="00CF4705">
        <w:rPr>
          <w:rFonts w:cs="Arial"/>
          <w:sz w:val="20"/>
          <w:szCs w:val="20"/>
        </w:rPr>
        <w:t>Finaliza el caso de uso</w:t>
      </w:r>
    </w:p>
    <w:p w:rsidR="00DE7D26" w:rsidRPr="00FE1CAC" w:rsidRDefault="00DE7D26" w:rsidP="001F6289">
      <w:pPr>
        <w:pStyle w:val="Textoindependiente"/>
        <w:rPr>
          <w:sz w:val="20"/>
          <w:szCs w:val="20"/>
          <w:lang w:val="es-ES" w:eastAsia="en-US"/>
        </w:rPr>
      </w:pPr>
    </w:p>
    <w:p w:rsidR="00481C4A" w:rsidRDefault="00FC72FB" w:rsidP="001F6289">
      <w:pPr>
        <w:pStyle w:val="Ttulo2"/>
        <w:widowControl w:val="0"/>
        <w:tabs>
          <w:tab w:val="num" w:pos="709"/>
          <w:tab w:val="left" w:pos="993"/>
        </w:tabs>
        <w:spacing w:before="120" w:after="60"/>
        <w:ind w:left="1428" w:hanging="1428"/>
        <w:jc w:val="both"/>
        <w:rPr>
          <w:rFonts w:cs="Arial"/>
        </w:rPr>
      </w:pPr>
      <w:bookmarkStart w:id="47" w:name="_Toc319410126"/>
      <w:r>
        <w:rPr>
          <w:rFonts w:cs="Arial"/>
        </w:rPr>
        <w:t>5.2</w:t>
      </w:r>
      <w:r>
        <w:rPr>
          <w:rFonts w:cs="Arial"/>
        </w:rPr>
        <w:tab/>
      </w:r>
      <w:r w:rsidR="00481C4A" w:rsidRPr="007A1FC8">
        <w:rPr>
          <w:rFonts w:cs="Arial"/>
        </w:rPr>
        <w:t>Flujos alternos</w:t>
      </w:r>
      <w:bookmarkEnd w:id="24"/>
      <w:bookmarkEnd w:id="25"/>
      <w:bookmarkEnd w:id="47"/>
    </w:p>
    <w:p w:rsidR="00082CD4" w:rsidRPr="00082CD4" w:rsidRDefault="00082CD4" w:rsidP="001F6289">
      <w:pPr>
        <w:jc w:val="both"/>
      </w:pPr>
    </w:p>
    <w:p w:rsidR="00481C4A" w:rsidRDefault="00FC72FB" w:rsidP="001F6289">
      <w:pPr>
        <w:pStyle w:val="Ttulo3"/>
        <w:jc w:val="both"/>
      </w:pPr>
      <w:bookmarkStart w:id="48" w:name="_Toc52616587"/>
      <w:bookmarkStart w:id="49" w:name="_Toc182735731"/>
      <w:bookmarkStart w:id="50" w:name="_Toc319410127"/>
      <w:r>
        <w:t>5.2.1</w:t>
      </w:r>
      <w:r>
        <w:tab/>
      </w:r>
      <w:r w:rsidR="00481C4A" w:rsidRPr="007A1FC8">
        <w:t>Opcionales</w:t>
      </w:r>
      <w:bookmarkEnd w:id="48"/>
      <w:bookmarkEnd w:id="49"/>
      <w:bookmarkEnd w:id="50"/>
    </w:p>
    <w:p w:rsidR="00CF171F" w:rsidRPr="00CF171F" w:rsidRDefault="00CF171F" w:rsidP="00CF171F"/>
    <w:p w:rsidR="00CF171F" w:rsidRPr="00585A68" w:rsidRDefault="00CF171F" w:rsidP="00CF171F">
      <w:pPr>
        <w:pStyle w:val="Ttulo4"/>
        <w:tabs>
          <w:tab w:val="left" w:pos="993"/>
          <w:tab w:val="left" w:pos="4536"/>
        </w:tabs>
        <w:jc w:val="left"/>
        <w:rPr>
          <w:rStyle w:val="Hipervnculo"/>
        </w:rPr>
      </w:pPr>
      <w:bookmarkStart w:id="51" w:name="_5.2.2.1_AO01_Contratos"/>
      <w:bookmarkEnd w:id="51"/>
      <w:r w:rsidRPr="00585A68">
        <w:t>5.2.2.1</w:t>
      </w:r>
      <w:r w:rsidRPr="00585A68">
        <w:rPr>
          <w:rStyle w:val="Hipervnculo"/>
          <w:u w:val="none"/>
        </w:rPr>
        <w:tab/>
      </w:r>
      <w:r w:rsidRPr="00585A68">
        <w:rPr>
          <w:rStyle w:val="Hipervnculo"/>
        </w:rPr>
        <w:fldChar w:fldCharType="begin"/>
      </w:r>
      <w:r w:rsidR="00F14C68" w:rsidRPr="00585A68">
        <w:rPr>
          <w:rStyle w:val="Hipervnculo"/>
        </w:rPr>
        <w:instrText>HYPERLINK  \l "AO01_r"</w:instrText>
      </w:r>
      <w:r w:rsidRPr="00585A68">
        <w:rPr>
          <w:rStyle w:val="Hipervnculo"/>
        </w:rPr>
        <w:fldChar w:fldCharType="separate"/>
      </w:r>
      <w:r w:rsidRPr="00585A68">
        <w:rPr>
          <w:rStyle w:val="Hipervnculo"/>
        </w:rPr>
        <w:t>AO01 Contratos Visitados</w:t>
      </w:r>
    </w:p>
    <w:p w:rsidR="00CF171F" w:rsidRPr="00585A68" w:rsidRDefault="00CF171F" w:rsidP="00CF171F">
      <w:pPr>
        <w:pStyle w:val="Prrafodelista"/>
        <w:ind w:left="432"/>
        <w:rPr>
          <w:rFonts w:cs="Arial"/>
          <w:sz w:val="20"/>
          <w:szCs w:val="20"/>
        </w:rPr>
      </w:pPr>
      <w:r w:rsidRPr="00585A68">
        <w:rPr>
          <w:rStyle w:val="Hipervnculo"/>
        </w:rPr>
        <w:fldChar w:fldCharType="end"/>
      </w:r>
      <w:r w:rsidRPr="00585A68">
        <w:rPr>
          <w:rFonts w:cs="Arial"/>
          <w:sz w:val="20"/>
          <w:szCs w:val="20"/>
        </w:rPr>
        <w:t xml:space="preserve"> </w:t>
      </w:r>
    </w:p>
    <w:p w:rsidR="00CF171F" w:rsidRPr="00585A68" w:rsidRDefault="00CF171F" w:rsidP="00CF171F">
      <w:pPr>
        <w:pStyle w:val="Prrafodelista"/>
        <w:numPr>
          <w:ilvl w:val="0"/>
          <w:numId w:val="20"/>
        </w:numPr>
        <w:rPr>
          <w:rFonts w:cs="Arial"/>
          <w:sz w:val="20"/>
          <w:szCs w:val="20"/>
        </w:rPr>
      </w:pPr>
      <w:r w:rsidRPr="00585A68">
        <w:rPr>
          <w:rFonts w:cs="Arial"/>
          <w:sz w:val="20"/>
          <w:szCs w:val="20"/>
        </w:rPr>
        <w:t>El sistema obtiene información</w:t>
      </w:r>
      <w:r w:rsidR="00922A9A" w:rsidRPr="00585A68">
        <w:rPr>
          <w:rFonts w:cs="Arial"/>
          <w:sz w:val="20"/>
          <w:szCs w:val="20"/>
        </w:rPr>
        <w:t xml:space="preserve"> de</w:t>
      </w:r>
      <w:r w:rsidR="00F50B33">
        <w:rPr>
          <w:rFonts w:cs="Arial"/>
          <w:sz w:val="20"/>
          <w:szCs w:val="20"/>
        </w:rPr>
        <w:t xml:space="preserve"> </w:t>
      </w:r>
      <w:r w:rsidR="00F50B33" w:rsidRPr="00F50B33">
        <w:rPr>
          <w:rFonts w:cs="Arial"/>
          <w:sz w:val="20"/>
          <w:szCs w:val="20"/>
          <w:highlight w:val="cyan"/>
        </w:rPr>
        <w:t>las</w:t>
      </w:r>
      <w:r w:rsidR="00922A9A" w:rsidRPr="00585A68">
        <w:rPr>
          <w:rFonts w:cs="Arial"/>
          <w:sz w:val="20"/>
          <w:szCs w:val="20"/>
        </w:rPr>
        <w:t xml:space="preserve"> </w:t>
      </w:r>
      <w:r w:rsidR="00B80149" w:rsidRPr="00585A68">
        <w:rPr>
          <w:rFonts w:cs="Arial"/>
          <w:sz w:val="20"/>
          <w:szCs w:val="20"/>
        </w:rPr>
        <w:t>ó</w:t>
      </w:r>
      <w:r w:rsidR="00922A9A" w:rsidRPr="00585A68">
        <w:rPr>
          <w:rFonts w:cs="Arial"/>
          <w:sz w:val="20"/>
          <w:szCs w:val="20"/>
        </w:rPr>
        <w:t>rdenes de trabajo visitadas</w:t>
      </w:r>
      <w:r w:rsidR="00F50B33">
        <w:rPr>
          <w:rFonts w:cs="Arial"/>
          <w:sz w:val="20"/>
          <w:szCs w:val="20"/>
        </w:rPr>
        <w:t xml:space="preserve"> para ese contrato</w:t>
      </w:r>
      <w:r w:rsidRPr="00585A68">
        <w:rPr>
          <w:rFonts w:cs="Arial"/>
          <w:sz w:val="20"/>
          <w:szCs w:val="20"/>
        </w:rPr>
        <w:t>:</w:t>
      </w:r>
    </w:p>
    <w:p w:rsidR="00F50B33" w:rsidRPr="00F50B33" w:rsidRDefault="00F50B33" w:rsidP="00F50B33">
      <w:pPr>
        <w:pStyle w:val="Prrafodelista"/>
        <w:numPr>
          <w:ilvl w:val="1"/>
          <w:numId w:val="20"/>
        </w:numPr>
        <w:ind w:left="851" w:hanging="425"/>
        <w:rPr>
          <w:rFonts w:cs="Arial"/>
          <w:b/>
          <w:sz w:val="20"/>
          <w:szCs w:val="20"/>
          <w:highlight w:val="cyan"/>
        </w:rPr>
      </w:pPr>
      <w:r w:rsidRPr="00F50B33">
        <w:rPr>
          <w:rFonts w:cs="Arial"/>
          <w:b/>
          <w:sz w:val="20"/>
          <w:szCs w:val="20"/>
          <w:highlight w:val="cyan"/>
        </w:rPr>
        <w:t>Suscriptor</w:t>
      </w:r>
    </w:p>
    <w:p w:rsidR="00F50B33" w:rsidRPr="00F50B33" w:rsidRDefault="00F50B33" w:rsidP="00F50B33">
      <w:pPr>
        <w:pStyle w:val="Prrafodelista"/>
        <w:numPr>
          <w:ilvl w:val="2"/>
          <w:numId w:val="20"/>
        </w:numPr>
        <w:ind w:firstLine="131"/>
        <w:rPr>
          <w:rFonts w:cs="Arial"/>
          <w:sz w:val="20"/>
          <w:szCs w:val="20"/>
          <w:highlight w:val="cyan"/>
        </w:rPr>
      </w:pPr>
      <w:proofErr w:type="spellStart"/>
      <w:r w:rsidRPr="00F50B33">
        <w:rPr>
          <w:rFonts w:cs="Arial"/>
          <w:sz w:val="20"/>
          <w:szCs w:val="20"/>
          <w:highlight w:val="cyan"/>
        </w:rPr>
        <w:t>ClaveSuscriptor</w:t>
      </w:r>
      <w:proofErr w:type="spellEnd"/>
    </w:p>
    <w:p w:rsidR="00F50B33" w:rsidRPr="00F50B33" w:rsidRDefault="00F50B33" w:rsidP="00F50B33">
      <w:pPr>
        <w:pStyle w:val="Prrafodelista"/>
        <w:numPr>
          <w:ilvl w:val="2"/>
          <w:numId w:val="20"/>
        </w:numPr>
        <w:ind w:firstLine="131"/>
        <w:rPr>
          <w:rFonts w:cs="Arial"/>
          <w:sz w:val="20"/>
          <w:szCs w:val="20"/>
          <w:highlight w:val="cyan"/>
        </w:rPr>
      </w:pPr>
      <w:r w:rsidRPr="00F50B33">
        <w:rPr>
          <w:rFonts w:cs="Arial"/>
          <w:sz w:val="20"/>
          <w:szCs w:val="20"/>
          <w:highlight w:val="cyan"/>
        </w:rPr>
        <w:t>Nombre</w:t>
      </w:r>
    </w:p>
    <w:p w:rsidR="00CF171F" w:rsidRPr="00F50B33" w:rsidRDefault="00CF171F" w:rsidP="00F50B33">
      <w:pPr>
        <w:pStyle w:val="Prrafodelista"/>
        <w:numPr>
          <w:ilvl w:val="2"/>
          <w:numId w:val="20"/>
        </w:numPr>
        <w:ind w:firstLine="131"/>
        <w:rPr>
          <w:rFonts w:cs="Arial"/>
          <w:sz w:val="20"/>
          <w:szCs w:val="20"/>
          <w:highlight w:val="cyan"/>
        </w:rPr>
      </w:pPr>
      <w:proofErr w:type="spellStart"/>
      <w:r w:rsidRPr="00F50B33">
        <w:rPr>
          <w:rFonts w:cs="Arial"/>
          <w:sz w:val="20"/>
          <w:szCs w:val="20"/>
          <w:highlight w:val="cyan"/>
        </w:rPr>
        <w:t>OrdenTrabajo</w:t>
      </w:r>
      <w:proofErr w:type="spellEnd"/>
    </w:p>
    <w:p w:rsidR="00450BEE" w:rsidRPr="00F50B33" w:rsidRDefault="00450BEE" w:rsidP="00F50B33">
      <w:pPr>
        <w:pStyle w:val="Prrafodelista"/>
        <w:numPr>
          <w:ilvl w:val="3"/>
          <w:numId w:val="20"/>
        </w:numPr>
        <w:ind w:firstLine="554"/>
        <w:rPr>
          <w:rFonts w:cs="Arial"/>
          <w:sz w:val="20"/>
          <w:szCs w:val="20"/>
          <w:highlight w:val="cyan"/>
        </w:rPr>
      </w:pPr>
      <w:proofErr w:type="spellStart"/>
      <w:r w:rsidRPr="00F50B33">
        <w:rPr>
          <w:rFonts w:cs="Arial"/>
          <w:sz w:val="20"/>
          <w:szCs w:val="20"/>
          <w:highlight w:val="cyan"/>
        </w:rPr>
        <w:t>FolioOrden</w:t>
      </w:r>
      <w:proofErr w:type="spellEnd"/>
    </w:p>
    <w:p w:rsidR="00B80149" w:rsidRPr="00F50B33" w:rsidRDefault="00B80149" w:rsidP="00F50B33">
      <w:pPr>
        <w:pStyle w:val="Prrafodelista"/>
        <w:numPr>
          <w:ilvl w:val="3"/>
          <w:numId w:val="20"/>
        </w:numPr>
        <w:ind w:firstLine="554"/>
        <w:rPr>
          <w:rFonts w:cs="Arial"/>
          <w:sz w:val="20"/>
          <w:szCs w:val="20"/>
          <w:highlight w:val="cyan"/>
        </w:rPr>
      </w:pPr>
      <w:proofErr w:type="spellStart"/>
      <w:r w:rsidRPr="00F50B33">
        <w:rPr>
          <w:rFonts w:cs="Arial"/>
          <w:sz w:val="20"/>
          <w:szCs w:val="20"/>
          <w:highlight w:val="cyan"/>
        </w:rPr>
        <w:t>ClaveSuscriptor</w:t>
      </w:r>
      <w:proofErr w:type="spellEnd"/>
    </w:p>
    <w:p w:rsidR="00B80149" w:rsidRPr="00F50B33" w:rsidRDefault="00B80149" w:rsidP="00F50B33">
      <w:pPr>
        <w:pStyle w:val="Prrafodelista"/>
        <w:numPr>
          <w:ilvl w:val="3"/>
          <w:numId w:val="20"/>
        </w:numPr>
        <w:ind w:firstLine="554"/>
        <w:rPr>
          <w:rFonts w:cs="Arial"/>
          <w:sz w:val="20"/>
          <w:szCs w:val="20"/>
          <w:highlight w:val="cyan"/>
        </w:rPr>
      </w:pPr>
      <w:proofErr w:type="spellStart"/>
      <w:r w:rsidRPr="00F50B33">
        <w:rPr>
          <w:rFonts w:cs="Arial"/>
          <w:sz w:val="20"/>
          <w:szCs w:val="20"/>
          <w:highlight w:val="cyan"/>
        </w:rPr>
        <w:t>IdVisita</w:t>
      </w:r>
      <w:proofErr w:type="spellEnd"/>
      <w:r w:rsidRPr="00F50B33">
        <w:rPr>
          <w:rFonts w:cs="Arial"/>
          <w:sz w:val="20"/>
          <w:szCs w:val="20"/>
          <w:highlight w:val="cyan"/>
        </w:rPr>
        <w:t xml:space="preserve"> </w:t>
      </w:r>
      <w:r w:rsidRPr="00F50B33">
        <w:rPr>
          <w:rStyle w:val="Hipervnculo"/>
          <w:rFonts w:cs="Arial"/>
          <w:color w:val="auto"/>
          <w:sz w:val="20"/>
          <w:szCs w:val="20"/>
          <w:highlight w:val="cyan"/>
          <w:u w:val="none"/>
        </w:rPr>
        <w:t xml:space="preserve">de acuerdo con la regla de negocio </w:t>
      </w:r>
      <w:hyperlink r:id="rId67" w:anchor="RN310" w:history="1">
        <w:r w:rsidRPr="00F50B33">
          <w:rPr>
            <w:rStyle w:val="Hipervnculo"/>
            <w:rFonts w:cs="Arial"/>
            <w:b/>
            <w:sz w:val="20"/>
            <w:szCs w:val="20"/>
            <w:highlight w:val="cyan"/>
          </w:rPr>
          <w:t>RN</w:t>
        </w:r>
        <w:r w:rsidR="00FE5781" w:rsidRPr="00F50B33">
          <w:rPr>
            <w:rStyle w:val="Hipervnculo"/>
            <w:rFonts w:cs="Arial"/>
            <w:b/>
            <w:sz w:val="20"/>
            <w:szCs w:val="20"/>
            <w:highlight w:val="cyan"/>
          </w:rPr>
          <w:t>310</w:t>
        </w:r>
        <w:r w:rsidRPr="00F50B33">
          <w:rPr>
            <w:rStyle w:val="Hipervnculo"/>
            <w:rFonts w:cs="Arial"/>
            <w:b/>
            <w:sz w:val="20"/>
            <w:szCs w:val="20"/>
            <w:highlight w:val="cyan"/>
          </w:rPr>
          <w:t xml:space="preserve"> Órdenes de Trabajo Visitadas</w:t>
        </w:r>
      </w:hyperlink>
    </w:p>
    <w:p w:rsidR="00CF171F" w:rsidRDefault="00CF171F" w:rsidP="00CF171F">
      <w:pPr>
        <w:pStyle w:val="Prrafodelista"/>
        <w:numPr>
          <w:ilvl w:val="0"/>
          <w:numId w:val="20"/>
        </w:numPr>
        <w:rPr>
          <w:rFonts w:cs="Arial"/>
          <w:sz w:val="20"/>
          <w:szCs w:val="20"/>
        </w:rPr>
      </w:pPr>
      <w:bookmarkStart w:id="52" w:name="paso2_AO01"/>
      <w:bookmarkEnd w:id="52"/>
      <w:r>
        <w:rPr>
          <w:rFonts w:cs="Arial"/>
          <w:sz w:val="20"/>
          <w:szCs w:val="20"/>
        </w:rPr>
        <w:t>El sistema presenta en una lista la siguiente información</w:t>
      </w:r>
      <w:r w:rsidR="005B46C9">
        <w:rPr>
          <w:rFonts w:cs="Arial"/>
          <w:sz w:val="20"/>
          <w:szCs w:val="20"/>
        </w:rPr>
        <w:t>:</w:t>
      </w:r>
    </w:p>
    <w:p w:rsidR="00CF171F" w:rsidRDefault="004D5791" w:rsidP="00F14C68">
      <w:pPr>
        <w:pStyle w:val="Prrafodelista"/>
        <w:numPr>
          <w:ilvl w:val="1"/>
          <w:numId w:val="20"/>
        </w:numPr>
        <w:ind w:left="851" w:hanging="425"/>
        <w:rPr>
          <w:rFonts w:cs="Arial"/>
          <w:sz w:val="20"/>
          <w:szCs w:val="20"/>
        </w:rPr>
      </w:pPr>
      <w:r>
        <w:rPr>
          <w:rFonts w:cs="Arial"/>
          <w:sz w:val="20"/>
          <w:szCs w:val="20"/>
        </w:rPr>
        <w:t>Suscriptor</w:t>
      </w:r>
    </w:p>
    <w:p w:rsidR="00CF171F" w:rsidRDefault="00CF171F" w:rsidP="00F14C68">
      <w:pPr>
        <w:pStyle w:val="Prrafodelista"/>
        <w:numPr>
          <w:ilvl w:val="1"/>
          <w:numId w:val="20"/>
        </w:numPr>
        <w:ind w:left="851" w:hanging="425"/>
        <w:rPr>
          <w:rFonts w:cs="Arial"/>
          <w:sz w:val="20"/>
          <w:szCs w:val="20"/>
        </w:rPr>
      </w:pPr>
      <w:r>
        <w:rPr>
          <w:rFonts w:cs="Arial"/>
          <w:sz w:val="20"/>
          <w:szCs w:val="20"/>
        </w:rPr>
        <w:t>Nombre</w:t>
      </w:r>
    </w:p>
    <w:p w:rsidR="005B46C9" w:rsidRDefault="005B46C9" w:rsidP="00F14C68">
      <w:pPr>
        <w:pStyle w:val="Prrafodelista"/>
        <w:numPr>
          <w:ilvl w:val="1"/>
          <w:numId w:val="20"/>
        </w:numPr>
        <w:ind w:left="851" w:hanging="425"/>
        <w:rPr>
          <w:rFonts w:cs="Arial"/>
          <w:sz w:val="20"/>
          <w:szCs w:val="20"/>
        </w:rPr>
      </w:pPr>
      <w:r>
        <w:rPr>
          <w:rFonts w:cs="Arial"/>
          <w:sz w:val="20"/>
          <w:szCs w:val="20"/>
        </w:rPr>
        <w:t>Para cada Suscriptor</w:t>
      </w:r>
    </w:p>
    <w:p w:rsidR="005B46C9" w:rsidRDefault="005B46C9" w:rsidP="005B46C9">
      <w:pPr>
        <w:pStyle w:val="Prrafodelista"/>
        <w:numPr>
          <w:ilvl w:val="2"/>
          <w:numId w:val="20"/>
        </w:numPr>
        <w:ind w:firstLine="131"/>
        <w:rPr>
          <w:rFonts w:cs="Arial"/>
          <w:sz w:val="20"/>
          <w:szCs w:val="20"/>
        </w:rPr>
      </w:pPr>
      <w:proofErr w:type="spellStart"/>
      <w:r>
        <w:rPr>
          <w:rFonts w:cs="Arial"/>
          <w:sz w:val="20"/>
          <w:szCs w:val="20"/>
        </w:rPr>
        <w:t>ClaveSuscriptor</w:t>
      </w:r>
      <w:proofErr w:type="spellEnd"/>
    </w:p>
    <w:p w:rsidR="005B46C9" w:rsidRDefault="005B46C9" w:rsidP="005B46C9">
      <w:pPr>
        <w:pStyle w:val="Prrafodelista"/>
        <w:numPr>
          <w:ilvl w:val="2"/>
          <w:numId w:val="20"/>
        </w:numPr>
        <w:ind w:firstLine="131"/>
        <w:rPr>
          <w:rFonts w:cs="Arial"/>
          <w:sz w:val="20"/>
          <w:szCs w:val="20"/>
        </w:rPr>
      </w:pPr>
      <w:r>
        <w:rPr>
          <w:rFonts w:cs="Arial"/>
          <w:sz w:val="20"/>
          <w:szCs w:val="20"/>
        </w:rPr>
        <w:t>Nombre</w:t>
      </w:r>
    </w:p>
    <w:p w:rsidR="005B46C9" w:rsidRDefault="008F54D7" w:rsidP="008F54D7">
      <w:pPr>
        <w:pStyle w:val="Prrafodelista"/>
        <w:numPr>
          <w:ilvl w:val="0"/>
          <w:numId w:val="20"/>
        </w:numPr>
        <w:rPr>
          <w:rFonts w:cs="Arial"/>
          <w:sz w:val="20"/>
          <w:szCs w:val="20"/>
        </w:rPr>
      </w:pPr>
      <w:r>
        <w:rPr>
          <w:rFonts w:cs="Arial"/>
          <w:sz w:val="20"/>
          <w:szCs w:val="20"/>
        </w:rPr>
        <w:t>Si &lt;el actor selecciona un</w:t>
      </w:r>
      <w:r w:rsidR="005B46C9">
        <w:rPr>
          <w:rFonts w:cs="Arial"/>
          <w:sz w:val="20"/>
          <w:szCs w:val="20"/>
        </w:rPr>
        <w:t xml:space="preserve"> suscriptor visitado&gt;</w:t>
      </w:r>
      <w:r w:rsidR="008D01F3">
        <w:rPr>
          <w:rFonts w:cs="Arial"/>
          <w:sz w:val="20"/>
          <w:szCs w:val="20"/>
        </w:rPr>
        <w:t xml:space="preserve">, de acuerdo con la validación </w:t>
      </w:r>
      <w:hyperlink w:anchor="_VA05_Validar_Orden" w:history="1">
        <w:r w:rsidR="008D01F3" w:rsidRPr="003A2A9E">
          <w:rPr>
            <w:rStyle w:val="Hipervnculo"/>
            <w:rFonts w:cs="Arial"/>
            <w:b/>
            <w:sz w:val="20"/>
            <w:szCs w:val="20"/>
          </w:rPr>
          <w:t>VA05 Validar Suscriptor Seleccionado</w:t>
        </w:r>
      </w:hyperlink>
    </w:p>
    <w:p w:rsidR="005B46C9" w:rsidRDefault="005B46C9" w:rsidP="005B46C9">
      <w:pPr>
        <w:pStyle w:val="Prrafodelista"/>
        <w:numPr>
          <w:ilvl w:val="1"/>
          <w:numId w:val="20"/>
        </w:numPr>
        <w:ind w:left="851" w:hanging="425"/>
        <w:rPr>
          <w:rFonts w:cs="Arial"/>
          <w:sz w:val="20"/>
          <w:szCs w:val="20"/>
        </w:rPr>
      </w:pPr>
      <w:del w:id="53" w:author="lpasindo" w:date="2012-03-12T20:30:00Z">
        <w:r w:rsidDel="00CF3223">
          <w:rPr>
            <w:rFonts w:cs="Arial"/>
            <w:sz w:val="20"/>
            <w:szCs w:val="20"/>
          </w:rPr>
          <w:delText>E</w:delText>
        </w:r>
        <w:r w:rsidR="008F54D7" w:rsidDel="00CF3223">
          <w:rPr>
            <w:rFonts w:cs="Arial"/>
            <w:sz w:val="20"/>
            <w:szCs w:val="20"/>
          </w:rPr>
          <w:delText>l sistema</w:delText>
        </w:r>
        <w:r w:rsidDel="00CF3223">
          <w:rPr>
            <w:rFonts w:cs="Arial"/>
            <w:sz w:val="20"/>
            <w:szCs w:val="20"/>
          </w:rPr>
          <w:delText xml:space="preserve"> obtiene las órdenes de trabajo para el suscriptor seleccionado:</w:delText>
        </w:r>
      </w:del>
    </w:p>
    <w:p w:rsidR="008F54D7" w:rsidRDefault="005B46C9" w:rsidP="00CF3223">
      <w:pPr>
        <w:pStyle w:val="Prrafodelista"/>
        <w:numPr>
          <w:ilvl w:val="1"/>
          <w:numId w:val="20"/>
        </w:numPr>
        <w:ind w:left="851" w:hanging="425"/>
        <w:rPr>
          <w:rFonts w:cs="Arial"/>
          <w:sz w:val="20"/>
          <w:szCs w:val="20"/>
        </w:rPr>
      </w:pPr>
      <w:r>
        <w:rPr>
          <w:rFonts w:cs="Arial"/>
          <w:sz w:val="20"/>
          <w:szCs w:val="20"/>
        </w:rPr>
        <w:t>El sistema</w:t>
      </w:r>
      <w:r w:rsidR="008F54D7">
        <w:rPr>
          <w:rFonts w:cs="Arial"/>
          <w:sz w:val="20"/>
          <w:szCs w:val="20"/>
        </w:rPr>
        <w:t xml:space="preserve"> registra en sesión la siguiente información:</w:t>
      </w:r>
    </w:p>
    <w:p w:rsidR="008F54D7" w:rsidRDefault="00CF3223" w:rsidP="00CF3223">
      <w:pPr>
        <w:pStyle w:val="Prrafodelista"/>
        <w:numPr>
          <w:ilvl w:val="2"/>
          <w:numId w:val="20"/>
        </w:numPr>
        <w:ind w:firstLine="131"/>
        <w:rPr>
          <w:rFonts w:cs="Arial"/>
          <w:sz w:val="20"/>
          <w:szCs w:val="20"/>
        </w:rPr>
      </w:pPr>
      <w:proofErr w:type="spellStart"/>
      <w:r w:rsidRPr="00F50B33">
        <w:rPr>
          <w:rFonts w:cs="Arial"/>
          <w:sz w:val="20"/>
          <w:szCs w:val="20"/>
          <w:highlight w:val="cyan"/>
        </w:rPr>
        <w:t>ClaveSuscriptor</w:t>
      </w:r>
      <w:proofErr w:type="spellEnd"/>
    </w:p>
    <w:p w:rsidR="005A192D" w:rsidRDefault="005A192D" w:rsidP="0027172F">
      <w:pPr>
        <w:pStyle w:val="Prrafodelista"/>
        <w:numPr>
          <w:ilvl w:val="1"/>
          <w:numId w:val="20"/>
        </w:numPr>
        <w:ind w:left="851" w:hanging="425"/>
        <w:rPr>
          <w:rFonts w:cs="Arial"/>
          <w:sz w:val="20"/>
          <w:szCs w:val="20"/>
        </w:rPr>
      </w:pPr>
      <w:r>
        <w:rPr>
          <w:rFonts w:cs="Arial"/>
          <w:sz w:val="20"/>
          <w:szCs w:val="20"/>
        </w:rPr>
        <w:t xml:space="preserve">El sistema continúa en el </w:t>
      </w:r>
      <w:hyperlink w:anchor="paso19" w:history="1">
        <w:r w:rsidRPr="0027172F">
          <w:rPr>
            <w:rStyle w:val="Hipervnculo"/>
            <w:rFonts w:cs="Arial"/>
            <w:b/>
            <w:sz w:val="20"/>
            <w:szCs w:val="20"/>
          </w:rPr>
          <w:t xml:space="preserve">paso </w:t>
        </w:r>
        <w:r w:rsidR="0027172F" w:rsidRPr="0027172F">
          <w:rPr>
            <w:rStyle w:val="Hipervnculo"/>
            <w:rFonts w:cs="Arial"/>
            <w:b/>
            <w:sz w:val="20"/>
            <w:szCs w:val="20"/>
          </w:rPr>
          <w:t>19</w:t>
        </w:r>
      </w:hyperlink>
      <w:r>
        <w:rPr>
          <w:rFonts w:cs="Arial"/>
          <w:sz w:val="20"/>
          <w:szCs w:val="20"/>
        </w:rPr>
        <w:t xml:space="preserve"> del flujo básico</w:t>
      </w:r>
    </w:p>
    <w:p w:rsidR="00FE5781" w:rsidRDefault="00FE5781" w:rsidP="00CF171F">
      <w:pPr>
        <w:pStyle w:val="Prrafodelista"/>
        <w:numPr>
          <w:ilvl w:val="0"/>
          <w:numId w:val="20"/>
        </w:numPr>
        <w:rPr>
          <w:rFonts w:cs="Arial"/>
          <w:sz w:val="20"/>
          <w:szCs w:val="20"/>
        </w:rPr>
      </w:pPr>
      <w:r>
        <w:rPr>
          <w:rFonts w:cs="Arial"/>
          <w:sz w:val="20"/>
          <w:szCs w:val="20"/>
        </w:rPr>
        <w:t xml:space="preserve">Si &lt;el actor selecciona la opción </w:t>
      </w:r>
      <w:r w:rsidRPr="00FE5781">
        <w:rPr>
          <w:rFonts w:cs="Arial"/>
          <w:b/>
          <w:sz w:val="20"/>
          <w:szCs w:val="20"/>
        </w:rPr>
        <w:t>Regresar</w:t>
      </w:r>
      <w:r>
        <w:rPr>
          <w:rFonts w:cs="Arial"/>
          <w:sz w:val="20"/>
          <w:szCs w:val="20"/>
        </w:rPr>
        <w:t>&gt;</w:t>
      </w:r>
    </w:p>
    <w:p w:rsidR="00FE5781" w:rsidRDefault="00FE5781" w:rsidP="00FE5781">
      <w:pPr>
        <w:pStyle w:val="Prrafodelista"/>
        <w:numPr>
          <w:ilvl w:val="1"/>
          <w:numId w:val="20"/>
        </w:numPr>
        <w:ind w:left="851" w:hanging="425"/>
        <w:rPr>
          <w:rFonts w:cs="Arial"/>
          <w:sz w:val="20"/>
          <w:szCs w:val="20"/>
        </w:rPr>
      </w:pPr>
      <w:r>
        <w:rPr>
          <w:rFonts w:cs="Arial"/>
          <w:sz w:val="20"/>
          <w:szCs w:val="20"/>
        </w:rPr>
        <w:t xml:space="preserve">El sistema valida de acuerdo con la validación </w:t>
      </w:r>
      <w:bookmarkStart w:id="54" w:name="VA05_r"/>
      <w:r w:rsidR="003A2A9E">
        <w:rPr>
          <w:rFonts w:cs="Arial"/>
          <w:b/>
          <w:sz w:val="20"/>
          <w:szCs w:val="20"/>
        </w:rPr>
        <w:fldChar w:fldCharType="begin"/>
      </w:r>
      <w:r w:rsidR="003A2A9E">
        <w:rPr>
          <w:rFonts w:cs="Arial"/>
          <w:b/>
          <w:sz w:val="20"/>
          <w:szCs w:val="20"/>
        </w:rPr>
        <w:instrText xml:space="preserve"> HYPERLINK  \l "_VA05_Validar_Orden" </w:instrText>
      </w:r>
      <w:r w:rsidR="003A2A9E">
        <w:rPr>
          <w:rFonts w:cs="Arial"/>
          <w:b/>
          <w:sz w:val="20"/>
          <w:szCs w:val="20"/>
        </w:rPr>
        <w:fldChar w:fldCharType="separate"/>
      </w:r>
      <w:r w:rsidRPr="003A2A9E">
        <w:rPr>
          <w:rStyle w:val="Hipervnculo"/>
          <w:rFonts w:cs="Arial"/>
          <w:b/>
          <w:sz w:val="20"/>
          <w:szCs w:val="20"/>
        </w:rPr>
        <w:t>VA0</w:t>
      </w:r>
      <w:r w:rsidR="003A2A9E" w:rsidRPr="003A2A9E">
        <w:rPr>
          <w:rStyle w:val="Hipervnculo"/>
          <w:rFonts w:cs="Arial"/>
          <w:b/>
          <w:sz w:val="20"/>
          <w:szCs w:val="20"/>
        </w:rPr>
        <w:t>5</w:t>
      </w:r>
      <w:r w:rsidRPr="003A2A9E">
        <w:rPr>
          <w:rStyle w:val="Hipervnculo"/>
          <w:rFonts w:cs="Arial"/>
          <w:b/>
          <w:sz w:val="20"/>
          <w:szCs w:val="20"/>
        </w:rPr>
        <w:t xml:space="preserve"> Validar Suscriptor Seleccionado</w:t>
      </w:r>
      <w:r w:rsidR="003A2A9E">
        <w:rPr>
          <w:rFonts w:cs="Arial"/>
          <w:b/>
          <w:sz w:val="20"/>
          <w:szCs w:val="20"/>
        </w:rPr>
        <w:fldChar w:fldCharType="end"/>
      </w:r>
      <w:bookmarkEnd w:id="54"/>
    </w:p>
    <w:p w:rsidR="00FE5781" w:rsidRDefault="00FE5781" w:rsidP="00FE5781">
      <w:pPr>
        <w:pStyle w:val="Prrafodelista"/>
        <w:numPr>
          <w:ilvl w:val="1"/>
          <w:numId w:val="20"/>
        </w:numPr>
        <w:ind w:left="851" w:hanging="425"/>
        <w:rPr>
          <w:rFonts w:cs="Arial"/>
          <w:sz w:val="20"/>
          <w:szCs w:val="20"/>
        </w:rPr>
      </w:pPr>
      <w:r>
        <w:rPr>
          <w:rFonts w:cs="Arial"/>
          <w:sz w:val="20"/>
          <w:szCs w:val="20"/>
        </w:rPr>
        <w:t xml:space="preserve">El sistema continúa con el </w:t>
      </w:r>
      <w:hyperlink w:anchor="paso15" w:history="1">
        <w:r w:rsidRPr="002301D9">
          <w:rPr>
            <w:rStyle w:val="Hipervnculo"/>
            <w:rFonts w:cs="Arial"/>
            <w:b/>
            <w:sz w:val="20"/>
            <w:szCs w:val="20"/>
          </w:rPr>
          <w:t xml:space="preserve">paso </w:t>
        </w:r>
        <w:r w:rsidR="002301D9" w:rsidRPr="002301D9">
          <w:rPr>
            <w:rStyle w:val="Hipervnculo"/>
            <w:rFonts w:cs="Arial"/>
            <w:b/>
            <w:sz w:val="20"/>
            <w:szCs w:val="20"/>
          </w:rPr>
          <w:t>15</w:t>
        </w:r>
      </w:hyperlink>
      <w:r>
        <w:rPr>
          <w:rFonts w:cs="Arial"/>
          <w:sz w:val="20"/>
          <w:szCs w:val="20"/>
        </w:rPr>
        <w:t xml:space="preserve"> del flujo básico </w:t>
      </w:r>
    </w:p>
    <w:p w:rsidR="00CF171F" w:rsidRDefault="00CF171F" w:rsidP="00CF171F">
      <w:pPr>
        <w:pStyle w:val="Prrafodelista"/>
        <w:numPr>
          <w:ilvl w:val="0"/>
          <w:numId w:val="20"/>
        </w:numPr>
        <w:rPr>
          <w:rFonts w:cs="Arial"/>
          <w:sz w:val="20"/>
          <w:szCs w:val="20"/>
        </w:rPr>
      </w:pPr>
      <w:r>
        <w:rPr>
          <w:rFonts w:cs="Arial"/>
          <w:sz w:val="20"/>
          <w:szCs w:val="20"/>
        </w:rPr>
        <w:t>El sistema continúa en el paso en donde fue invocado</w:t>
      </w:r>
    </w:p>
    <w:p w:rsidR="00D90F6C" w:rsidRPr="00CF171F" w:rsidRDefault="00D90F6C" w:rsidP="00481C4A">
      <w:pPr>
        <w:pStyle w:val="Textoindependiente"/>
        <w:rPr>
          <w:lang w:val="es-ES" w:eastAsia="en-US"/>
        </w:rPr>
      </w:pPr>
    </w:p>
    <w:p w:rsidR="0049112A" w:rsidRDefault="0049112A" w:rsidP="00CF0FBA">
      <w:pPr>
        <w:pStyle w:val="Ttulo3"/>
        <w:numPr>
          <w:ilvl w:val="2"/>
          <w:numId w:val="17"/>
        </w:numPr>
        <w:jc w:val="both"/>
      </w:pPr>
      <w:bookmarkStart w:id="55" w:name="_Toc319410128"/>
      <w:r>
        <w:lastRenderedPageBreak/>
        <w:t>Generales</w:t>
      </w:r>
      <w:bookmarkEnd w:id="55"/>
    </w:p>
    <w:p w:rsidR="00B778C8" w:rsidRDefault="00B778C8" w:rsidP="00B778C8">
      <w:pPr>
        <w:pStyle w:val="Ttulo4"/>
        <w:tabs>
          <w:tab w:val="left" w:pos="993"/>
          <w:tab w:val="left" w:pos="4536"/>
        </w:tabs>
        <w:jc w:val="left"/>
        <w:rPr>
          <w:i/>
        </w:rPr>
      </w:pPr>
    </w:p>
    <w:p w:rsidR="00B778C8" w:rsidRPr="00FE5FF2" w:rsidRDefault="00B778C8" w:rsidP="00B778C8">
      <w:pPr>
        <w:pStyle w:val="Ttulo4"/>
        <w:tabs>
          <w:tab w:val="left" w:pos="993"/>
          <w:tab w:val="left" w:pos="4536"/>
        </w:tabs>
        <w:jc w:val="left"/>
        <w:rPr>
          <w:rStyle w:val="Hipervnculo"/>
        </w:rPr>
      </w:pPr>
      <w:r w:rsidRPr="00B778C8">
        <w:t>5.2.2.1</w:t>
      </w:r>
      <w:r w:rsidRPr="00B778C8">
        <w:rPr>
          <w:rStyle w:val="Hipervnculo"/>
          <w:u w:val="none"/>
        </w:rPr>
        <w:tab/>
      </w:r>
      <w:r w:rsidRPr="00B778C8">
        <w:rPr>
          <w:rStyle w:val="Hipervnculo"/>
        </w:rPr>
        <w:fldChar w:fldCharType="begin"/>
      </w:r>
      <w:r w:rsidR="00B34BE1">
        <w:rPr>
          <w:rStyle w:val="Hipervnculo"/>
        </w:rPr>
        <w:instrText>HYPERLINK  \l "paso18"</w:instrText>
      </w:r>
      <w:r w:rsidRPr="00B778C8">
        <w:rPr>
          <w:rStyle w:val="Hipervnculo"/>
        </w:rPr>
        <w:fldChar w:fldCharType="separate"/>
      </w:r>
      <w:bookmarkStart w:id="56" w:name="AG01"/>
      <w:r w:rsidRPr="00FE5FF2">
        <w:rPr>
          <w:rStyle w:val="Hipervnculo"/>
        </w:rPr>
        <w:t xml:space="preserve">AG01 </w:t>
      </w:r>
      <w:r>
        <w:rPr>
          <w:rStyle w:val="Hipervnculo"/>
        </w:rPr>
        <w:t>Ayuda</w:t>
      </w:r>
      <w:bookmarkEnd w:id="56"/>
    </w:p>
    <w:p w:rsidR="00B778C8" w:rsidRDefault="00B778C8" w:rsidP="00B778C8">
      <w:pPr>
        <w:pStyle w:val="Prrafodelista"/>
        <w:ind w:left="432"/>
        <w:rPr>
          <w:rFonts w:cs="Arial"/>
          <w:sz w:val="20"/>
          <w:szCs w:val="20"/>
        </w:rPr>
      </w:pPr>
      <w:r w:rsidRPr="00B778C8">
        <w:rPr>
          <w:rStyle w:val="Hipervnculo"/>
        </w:rPr>
        <w:fldChar w:fldCharType="end"/>
      </w:r>
      <w:r w:rsidRPr="00B778C8">
        <w:rPr>
          <w:rFonts w:cs="Arial"/>
          <w:sz w:val="20"/>
          <w:szCs w:val="20"/>
        </w:rPr>
        <w:t xml:space="preserve"> </w:t>
      </w:r>
    </w:p>
    <w:p w:rsidR="00B778C8" w:rsidRDefault="00B778C8" w:rsidP="00B778C8">
      <w:pPr>
        <w:pStyle w:val="Prrafodelista"/>
        <w:numPr>
          <w:ilvl w:val="0"/>
          <w:numId w:val="20"/>
        </w:numPr>
        <w:rPr>
          <w:rFonts w:cs="Arial"/>
          <w:sz w:val="20"/>
          <w:szCs w:val="20"/>
        </w:rPr>
      </w:pPr>
      <w:r w:rsidRPr="00C93ECA">
        <w:rPr>
          <w:rFonts w:cs="Arial"/>
          <w:sz w:val="20"/>
          <w:szCs w:val="20"/>
        </w:rPr>
        <w:t xml:space="preserve">El caso de uso </w:t>
      </w:r>
      <w:r>
        <w:rPr>
          <w:rFonts w:cs="Arial"/>
          <w:sz w:val="20"/>
          <w:szCs w:val="20"/>
        </w:rPr>
        <w:t xml:space="preserve">extiende su funcionalidad con el caso de uso </w:t>
      </w:r>
      <w:hyperlink r:id="rId68" w:history="1">
        <w:r w:rsidRPr="00F5327C">
          <w:rPr>
            <w:rStyle w:val="Hipervnculo"/>
            <w:b/>
            <w:sz w:val="20"/>
            <w:szCs w:val="20"/>
          </w:rPr>
          <w:t>Consultar Ayuda en Línea – CUMEGMOV22</w:t>
        </w:r>
      </w:hyperlink>
    </w:p>
    <w:p w:rsidR="00B778C8" w:rsidRDefault="00B34BE1" w:rsidP="00B778C8">
      <w:pPr>
        <w:pStyle w:val="Prrafodelista"/>
        <w:numPr>
          <w:ilvl w:val="0"/>
          <w:numId w:val="20"/>
        </w:numPr>
        <w:rPr>
          <w:rFonts w:cs="Arial"/>
          <w:sz w:val="20"/>
          <w:szCs w:val="20"/>
        </w:rPr>
      </w:pPr>
      <w:r>
        <w:rPr>
          <w:rFonts w:cs="Arial"/>
          <w:sz w:val="20"/>
          <w:szCs w:val="20"/>
        </w:rPr>
        <w:t>El sistema continúa en el paso en donde fue invocado</w:t>
      </w:r>
    </w:p>
    <w:p w:rsidR="00B778C8" w:rsidRPr="00481C4A" w:rsidRDefault="00B778C8" w:rsidP="00481C4A">
      <w:pPr>
        <w:pStyle w:val="Textoindependiente"/>
        <w:rPr>
          <w:lang w:eastAsia="en-US"/>
        </w:rPr>
      </w:pPr>
    </w:p>
    <w:p w:rsidR="00CF0FBA" w:rsidRDefault="00CF0FBA" w:rsidP="00CF0FBA">
      <w:pPr>
        <w:pStyle w:val="Ttulo3"/>
        <w:numPr>
          <w:ilvl w:val="2"/>
          <w:numId w:val="17"/>
        </w:numPr>
        <w:jc w:val="both"/>
      </w:pPr>
      <w:bookmarkStart w:id="57" w:name="_Toc52616589"/>
      <w:bookmarkStart w:id="58" w:name="_Toc182735733"/>
      <w:r>
        <w:t xml:space="preserve">  </w:t>
      </w:r>
      <w:bookmarkStart w:id="59" w:name="_Toc319410129"/>
      <w:r w:rsidR="00481C4A" w:rsidRPr="00481C4A">
        <w:t>Extraordinarios</w:t>
      </w:r>
      <w:bookmarkEnd w:id="57"/>
      <w:bookmarkEnd w:id="58"/>
      <w:bookmarkEnd w:id="59"/>
      <w:r w:rsidR="00481C4A" w:rsidRPr="00481C4A">
        <w:tab/>
      </w:r>
    </w:p>
    <w:p w:rsidR="00CF0FBA" w:rsidRPr="00CF0FBA" w:rsidRDefault="00CF0FBA" w:rsidP="00CF0FBA"/>
    <w:p w:rsidR="00CF0FBA" w:rsidRPr="008745ED" w:rsidRDefault="00CF0FBA" w:rsidP="00CF0FBA">
      <w:pPr>
        <w:pStyle w:val="Ttulo4"/>
        <w:tabs>
          <w:tab w:val="left" w:pos="993"/>
          <w:tab w:val="left" w:pos="4536"/>
        </w:tabs>
        <w:jc w:val="both"/>
      </w:pPr>
      <w:bookmarkStart w:id="60" w:name="_5.2.3.1_AX01_Recarga"/>
      <w:bookmarkEnd w:id="60"/>
      <w:r w:rsidRPr="00CF0FBA">
        <w:rPr>
          <w:rStyle w:val="Hipervnculo"/>
          <w:color w:val="auto"/>
          <w:u w:val="none"/>
        </w:rPr>
        <w:t>5.2.3.1</w:t>
      </w:r>
      <w:r>
        <w:rPr>
          <w:rStyle w:val="Hipervnculo"/>
          <w:u w:val="none"/>
        </w:rPr>
        <w:tab/>
      </w:r>
      <w:hyperlink w:anchor="AX01_r" w:history="1">
        <w:r w:rsidRPr="00B34BE1">
          <w:rPr>
            <w:rStyle w:val="Hipervnculo"/>
          </w:rPr>
          <w:t>AX01 Recarga de Material</w:t>
        </w:r>
      </w:hyperlink>
    </w:p>
    <w:p w:rsidR="00CF0FBA" w:rsidRPr="00CF0FBA" w:rsidRDefault="00CF0FBA" w:rsidP="00CF0FBA"/>
    <w:p w:rsidR="00CF0FBA" w:rsidRPr="00585A68" w:rsidRDefault="00CF0FBA" w:rsidP="00CF0FBA">
      <w:pPr>
        <w:pStyle w:val="Prrafodelista"/>
        <w:numPr>
          <w:ilvl w:val="0"/>
          <w:numId w:val="15"/>
        </w:numPr>
        <w:jc w:val="both"/>
        <w:rPr>
          <w:b/>
          <w:sz w:val="20"/>
          <w:szCs w:val="20"/>
          <w:lang w:eastAsia="en-US"/>
        </w:rPr>
      </w:pPr>
      <w:r w:rsidRPr="00345540">
        <w:rPr>
          <w:sz w:val="20"/>
          <w:szCs w:val="20"/>
          <w:lang w:eastAsia="en-US"/>
        </w:rPr>
        <w:t xml:space="preserve">El sistema </w:t>
      </w:r>
      <w:r w:rsidRPr="00585A68">
        <w:rPr>
          <w:sz w:val="20"/>
          <w:szCs w:val="20"/>
          <w:lang w:eastAsia="en-US"/>
        </w:rPr>
        <w:t>presenta el mensa</w:t>
      </w:r>
      <w:r w:rsidR="00674D1C" w:rsidRPr="00585A68">
        <w:rPr>
          <w:sz w:val="20"/>
          <w:szCs w:val="20"/>
          <w:lang w:eastAsia="en-US"/>
        </w:rPr>
        <w:t xml:space="preserve">je </w:t>
      </w:r>
      <w:hyperlink r:id="rId69" w:anchor="MI0065" w:history="1">
        <w:r w:rsidR="00674D1C" w:rsidRPr="00585A68">
          <w:rPr>
            <w:rStyle w:val="Hipervnculo"/>
            <w:b/>
            <w:sz w:val="20"/>
            <w:szCs w:val="20"/>
            <w:lang w:eastAsia="en-US"/>
          </w:rPr>
          <w:t>M</w:t>
        </w:r>
        <w:r w:rsidR="007859F6" w:rsidRPr="00585A68">
          <w:rPr>
            <w:rStyle w:val="Hipervnculo"/>
            <w:b/>
            <w:sz w:val="20"/>
            <w:szCs w:val="20"/>
            <w:lang w:eastAsia="en-US"/>
          </w:rPr>
          <w:t>I</w:t>
        </w:r>
        <w:r w:rsidR="00674D1C" w:rsidRPr="00585A68">
          <w:rPr>
            <w:rStyle w:val="Hipervnculo"/>
            <w:b/>
            <w:sz w:val="20"/>
            <w:szCs w:val="20"/>
            <w:lang w:eastAsia="en-US"/>
          </w:rPr>
          <w:t>00</w:t>
        </w:r>
        <w:r w:rsidR="007859F6" w:rsidRPr="00585A68">
          <w:rPr>
            <w:rStyle w:val="Hipervnculo"/>
            <w:b/>
            <w:sz w:val="20"/>
            <w:szCs w:val="20"/>
            <w:lang w:eastAsia="en-US"/>
          </w:rPr>
          <w:t>65</w:t>
        </w:r>
        <w:r w:rsidR="00A015B7" w:rsidRPr="00585A68">
          <w:rPr>
            <w:rStyle w:val="Hipervnculo"/>
            <w:b/>
            <w:sz w:val="20"/>
            <w:szCs w:val="20"/>
            <w:lang w:eastAsia="en-US"/>
          </w:rPr>
          <w:t xml:space="preserve"> &lt;</w:t>
        </w:r>
        <w:r w:rsidR="007859F6" w:rsidRPr="00585A68">
          <w:rPr>
            <w:rStyle w:val="Hipervnculo"/>
            <w:b/>
            <w:sz w:val="20"/>
            <w:szCs w:val="20"/>
            <w:lang w:eastAsia="en-US"/>
          </w:rPr>
          <w:t xml:space="preserve">Insuficiencia </w:t>
        </w:r>
        <w:r w:rsidR="00A015B7" w:rsidRPr="00585A68">
          <w:rPr>
            <w:rStyle w:val="Hipervnculo"/>
            <w:b/>
            <w:sz w:val="20"/>
            <w:szCs w:val="20"/>
            <w:lang w:eastAsia="en-US"/>
          </w:rPr>
          <w:t>de Material&gt;</w:t>
        </w:r>
      </w:hyperlink>
    </w:p>
    <w:p w:rsidR="007859F6" w:rsidRPr="00585A68" w:rsidRDefault="007859F6" w:rsidP="007859F6">
      <w:pPr>
        <w:pStyle w:val="Prrafodelista"/>
        <w:numPr>
          <w:ilvl w:val="0"/>
          <w:numId w:val="15"/>
        </w:numPr>
        <w:jc w:val="both"/>
        <w:rPr>
          <w:b/>
          <w:sz w:val="20"/>
          <w:szCs w:val="20"/>
          <w:lang w:eastAsia="en-US"/>
        </w:rPr>
      </w:pPr>
      <w:r w:rsidRPr="00585A68">
        <w:rPr>
          <w:sz w:val="20"/>
          <w:szCs w:val="20"/>
          <w:lang w:eastAsia="en-US"/>
        </w:rPr>
        <w:t xml:space="preserve">Si &lt;el actor selecciona la opción </w:t>
      </w:r>
      <w:r w:rsidRPr="00585A68">
        <w:rPr>
          <w:b/>
          <w:sz w:val="20"/>
          <w:szCs w:val="20"/>
          <w:lang w:eastAsia="en-US"/>
        </w:rPr>
        <w:t>Continuar</w:t>
      </w:r>
      <w:r w:rsidRPr="00585A68">
        <w:rPr>
          <w:sz w:val="20"/>
          <w:szCs w:val="20"/>
          <w:lang w:eastAsia="en-US"/>
        </w:rPr>
        <w:t>&gt;</w:t>
      </w:r>
    </w:p>
    <w:p w:rsidR="00097A46" w:rsidRPr="00585A68" w:rsidRDefault="00097A46" w:rsidP="00097A46">
      <w:pPr>
        <w:pStyle w:val="Prrafodelista"/>
        <w:numPr>
          <w:ilvl w:val="1"/>
          <w:numId w:val="15"/>
        </w:numPr>
        <w:jc w:val="both"/>
        <w:rPr>
          <w:sz w:val="20"/>
          <w:szCs w:val="20"/>
        </w:rPr>
      </w:pPr>
      <w:bookmarkStart w:id="61" w:name="paso2_1FAX01"/>
      <w:bookmarkStart w:id="62" w:name="paso7"/>
      <w:bookmarkEnd w:id="61"/>
      <w:r w:rsidRPr="00585A68">
        <w:rPr>
          <w:sz w:val="20"/>
          <w:szCs w:val="20"/>
        </w:rPr>
        <w:t>Para cada material requerido y que se ha agotado, el sistema obtiene la siguiente información del catálogo de materiales:</w:t>
      </w:r>
    </w:p>
    <w:bookmarkEnd w:id="62"/>
    <w:p w:rsidR="00097A46" w:rsidRPr="00585A68" w:rsidRDefault="00097A46" w:rsidP="00097A46">
      <w:pPr>
        <w:pStyle w:val="Prrafodelista"/>
        <w:numPr>
          <w:ilvl w:val="2"/>
          <w:numId w:val="15"/>
        </w:numPr>
        <w:tabs>
          <w:tab w:val="left" w:pos="1560"/>
        </w:tabs>
        <w:ind w:hanging="153"/>
        <w:jc w:val="both"/>
        <w:rPr>
          <w:sz w:val="20"/>
          <w:szCs w:val="20"/>
        </w:rPr>
      </w:pPr>
      <w:r w:rsidRPr="00585A68">
        <w:rPr>
          <w:sz w:val="20"/>
          <w:szCs w:val="20"/>
        </w:rPr>
        <w:t>Material</w:t>
      </w:r>
    </w:p>
    <w:p w:rsidR="00097A46" w:rsidRPr="00585A68" w:rsidRDefault="00097A46" w:rsidP="00097A46">
      <w:pPr>
        <w:pStyle w:val="Prrafodelista"/>
        <w:numPr>
          <w:ilvl w:val="3"/>
          <w:numId w:val="15"/>
        </w:numPr>
        <w:tabs>
          <w:tab w:val="left" w:pos="851"/>
          <w:tab w:val="left" w:pos="1560"/>
          <w:tab w:val="left" w:pos="2268"/>
        </w:tabs>
        <w:ind w:firstLine="696"/>
        <w:rPr>
          <w:rFonts w:cs="Arial"/>
          <w:sz w:val="20"/>
          <w:szCs w:val="20"/>
        </w:rPr>
      </w:pPr>
      <w:proofErr w:type="spellStart"/>
      <w:r w:rsidRPr="00585A68">
        <w:rPr>
          <w:rFonts w:cs="Arial"/>
          <w:sz w:val="20"/>
          <w:szCs w:val="20"/>
        </w:rPr>
        <w:t>ClaveMaterial</w:t>
      </w:r>
      <w:proofErr w:type="spellEnd"/>
    </w:p>
    <w:p w:rsidR="00097A46" w:rsidRPr="00585A68" w:rsidRDefault="00097A46" w:rsidP="00097A46">
      <w:pPr>
        <w:pStyle w:val="Prrafodelista"/>
        <w:numPr>
          <w:ilvl w:val="3"/>
          <w:numId w:val="15"/>
        </w:numPr>
        <w:tabs>
          <w:tab w:val="left" w:pos="851"/>
          <w:tab w:val="left" w:pos="1560"/>
          <w:tab w:val="left" w:pos="2268"/>
        </w:tabs>
        <w:ind w:firstLine="696"/>
        <w:rPr>
          <w:rFonts w:cs="Arial"/>
          <w:sz w:val="20"/>
          <w:szCs w:val="20"/>
        </w:rPr>
      </w:pPr>
      <w:proofErr w:type="spellStart"/>
      <w:r w:rsidRPr="00585A68">
        <w:rPr>
          <w:rFonts w:cs="Arial"/>
          <w:sz w:val="20"/>
          <w:szCs w:val="20"/>
        </w:rPr>
        <w:t>Descripcion</w:t>
      </w:r>
      <w:proofErr w:type="spellEnd"/>
    </w:p>
    <w:p w:rsidR="00097A46" w:rsidRPr="00585A68" w:rsidRDefault="00097A46" w:rsidP="00097A46">
      <w:pPr>
        <w:pStyle w:val="Prrafodelista"/>
        <w:numPr>
          <w:ilvl w:val="3"/>
          <w:numId w:val="15"/>
        </w:numPr>
        <w:tabs>
          <w:tab w:val="left" w:pos="1560"/>
          <w:tab w:val="left" w:pos="2268"/>
        </w:tabs>
        <w:ind w:left="2268" w:hanging="708"/>
        <w:rPr>
          <w:rFonts w:cs="Arial"/>
          <w:sz w:val="20"/>
          <w:szCs w:val="20"/>
        </w:rPr>
      </w:pPr>
      <w:proofErr w:type="spellStart"/>
      <w:r w:rsidRPr="00585A68">
        <w:rPr>
          <w:rFonts w:cs="Arial"/>
          <w:sz w:val="20"/>
          <w:szCs w:val="20"/>
        </w:rPr>
        <w:t>Clasificacion</w:t>
      </w:r>
      <w:proofErr w:type="spellEnd"/>
      <w:r w:rsidRPr="00585A68">
        <w:rPr>
          <w:rFonts w:cs="Arial"/>
          <w:sz w:val="20"/>
          <w:szCs w:val="20"/>
        </w:rPr>
        <w:t xml:space="preserve"> de acuerdo con la regla de negocio </w:t>
      </w:r>
      <w:hyperlink r:id="rId70" w:anchor="RN64" w:history="1">
        <w:r w:rsidRPr="00585A68">
          <w:rPr>
            <w:rStyle w:val="Hipervnculo"/>
            <w:b/>
            <w:sz w:val="20"/>
            <w:szCs w:val="20"/>
          </w:rPr>
          <w:t>RN64 Valor Clasificación de materiales</w:t>
        </w:r>
      </w:hyperlink>
    </w:p>
    <w:p w:rsidR="00097A46" w:rsidRPr="00585A68" w:rsidRDefault="00097A46" w:rsidP="00097A46">
      <w:pPr>
        <w:pStyle w:val="Prrafodelista"/>
        <w:numPr>
          <w:ilvl w:val="3"/>
          <w:numId w:val="15"/>
        </w:numPr>
        <w:tabs>
          <w:tab w:val="left" w:pos="851"/>
          <w:tab w:val="left" w:pos="1560"/>
          <w:tab w:val="left" w:pos="2268"/>
        </w:tabs>
        <w:ind w:firstLine="696"/>
        <w:rPr>
          <w:rFonts w:cs="Arial"/>
          <w:sz w:val="20"/>
          <w:szCs w:val="20"/>
        </w:rPr>
      </w:pPr>
      <w:r w:rsidRPr="00585A68">
        <w:rPr>
          <w:rFonts w:cs="Arial"/>
          <w:sz w:val="20"/>
          <w:szCs w:val="20"/>
        </w:rPr>
        <w:t>Tipo</w:t>
      </w:r>
    </w:p>
    <w:p w:rsidR="00097A46" w:rsidRPr="00585A68" w:rsidRDefault="00097A46" w:rsidP="00097A46">
      <w:pPr>
        <w:pStyle w:val="Prrafodelista"/>
        <w:numPr>
          <w:ilvl w:val="3"/>
          <w:numId w:val="15"/>
        </w:numPr>
        <w:tabs>
          <w:tab w:val="left" w:pos="851"/>
          <w:tab w:val="left" w:pos="1560"/>
          <w:tab w:val="left" w:pos="2268"/>
        </w:tabs>
        <w:ind w:firstLine="696"/>
        <w:rPr>
          <w:rFonts w:cs="Arial"/>
          <w:sz w:val="20"/>
          <w:szCs w:val="20"/>
        </w:rPr>
      </w:pPr>
      <w:r w:rsidRPr="00585A68">
        <w:rPr>
          <w:rFonts w:cs="Arial"/>
          <w:sz w:val="20"/>
          <w:szCs w:val="20"/>
        </w:rPr>
        <w:t>Unidad</w:t>
      </w:r>
    </w:p>
    <w:p w:rsidR="00097A46" w:rsidRPr="00585A68" w:rsidRDefault="00097A46" w:rsidP="00097A46">
      <w:pPr>
        <w:pStyle w:val="Prrafodelista"/>
        <w:numPr>
          <w:ilvl w:val="3"/>
          <w:numId w:val="15"/>
        </w:numPr>
        <w:tabs>
          <w:tab w:val="left" w:pos="851"/>
          <w:tab w:val="left" w:pos="1560"/>
          <w:tab w:val="left" w:pos="2268"/>
        </w:tabs>
        <w:ind w:firstLine="696"/>
        <w:rPr>
          <w:rFonts w:cs="Arial"/>
          <w:sz w:val="20"/>
          <w:szCs w:val="20"/>
        </w:rPr>
      </w:pPr>
      <w:r w:rsidRPr="00585A68">
        <w:rPr>
          <w:rFonts w:cs="Arial"/>
          <w:sz w:val="20"/>
          <w:szCs w:val="20"/>
        </w:rPr>
        <w:t>Requerido</w:t>
      </w:r>
    </w:p>
    <w:p w:rsidR="00097A46" w:rsidRPr="00585A68" w:rsidRDefault="00097A46" w:rsidP="00097A46">
      <w:pPr>
        <w:pStyle w:val="Prrafodelista"/>
        <w:numPr>
          <w:ilvl w:val="1"/>
          <w:numId w:val="15"/>
        </w:numPr>
        <w:jc w:val="both"/>
        <w:rPr>
          <w:sz w:val="20"/>
          <w:szCs w:val="20"/>
        </w:rPr>
      </w:pPr>
      <w:r w:rsidRPr="00585A68">
        <w:rPr>
          <w:sz w:val="20"/>
          <w:szCs w:val="20"/>
        </w:rPr>
        <w:t xml:space="preserve">El sistema obtiene información de la clasificación de los materiales de acuerdo con la regla de negocio </w:t>
      </w:r>
      <w:hyperlink r:id="rId71" w:anchor="RN64" w:history="1">
        <w:r w:rsidRPr="00585A68">
          <w:rPr>
            <w:rStyle w:val="Hipervnculo"/>
            <w:b/>
            <w:sz w:val="20"/>
            <w:szCs w:val="20"/>
          </w:rPr>
          <w:t>RN64 Valor Clasificación de materiales</w:t>
        </w:r>
      </w:hyperlink>
    </w:p>
    <w:p w:rsidR="00097A46" w:rsidRPr="00585A68" w:rsidRDefault="00097A46" w:rsidP="00097A46">
      <w:pPr>
        <w:pStyle w:val="Prrafodelista"/>
        <w:numPr>
          <w:ilvl w:val="2"/>
          <w:numId w:val="15"/>
        </w:numPr>
        <w:tabs>
          <w:tab w:val="left" w:pos="1560"/>
        </w:tabs>
        <w:ind w:hanging="153"/>
        <w:jc w:val="both"/>
        <w:rPr>
          <w:rFonts w:cs="Arial"/>
          <w:sz w:val="20"/>
          <w:szCs w:val="20"/>
        </w:rPr>
      </w:pPr>
      <w:proofErr w:type="spellStart"/>
      <w:r w:rsidRPr="00585A68">
        <w:rPr>
          <w:rFonts w:cs="Arial"/>
          <w:sz w:val="20"/>
          <w:szCs w:val="20"/>
        </w:rPr>
        <w:t>ValorReferencia</w:t>
      </w:r>
      <w:proofErr w:type="spellEnd"/>
    </w:p>
    <w:p w:rsidR="00097A46" w:rsidRPr="00585A68" w:rsidRDefault="00097A46" w:rsidP="00097A46">
      <w:pPr>
        <w:pStyle w:val="Prrafodelista"/>
        <w:numPr>
          <w:ilvl w:val="3"/>
          <w:numId w:val="15"/>
        </w:numPr>
        <w:tabs>
          <w:tab w:val="left" w:pos="851"/>
          <w:tab w:val="left" w:pos="1560"/>
          <w:tab w:val="left" w:pos="2268"/>
        </w:tabs>
        <w:ind w:firstLine="696"/>
        <w:rPr>
          <w:rFonts w:cs="Arial"/>
          <w:sz w:val="20"/>
          <w:szCs w:val="20"/>
        </w:rPr>
      </w:pPr>
      <w:r w:rsidRPr="00585A68">
        <w:rPr>
          <w:rFonts w:cs="Arial"/>
          <w:sz w:val="20"/>
          <w:szCs w:val="20"/>
        </w:rPr>
        <w:t>Valor</w:t>
      </w:r>
    </w:p>
    <w:p w:rsidR="00097A46" w:rsidRPr="00585A68" w:rsidRDefault="00097A46" w:rsidP="00097A46">
      <w:pPr>
        <w:pStyle w:val="Prrafodelista"/>
        <w:numPr>
          <w:ilvl w:val="3"/>
          <w:numId w:val="15"/>
        </w:numPr>
        <w:tabs>
          <w:tab w:val="left" w:pos="851"/>
          <w:tab w:val="left" w:pos="1560"/>
          <w:tab w:val="left" w:pos="2268"/>
        </w:tabs>
        <w:ind w:firstLine="696"/>
        <w:rPr>
          <w:rFonts w:cs="Arial"/>
          <w:sz w:val="20"/>
          <w:szCs w:val="20"/>
        </w:rPr>
      </w:pPr>
      <w:r w:rsidRPr="00585A68">
        <w:rPr>
          <w:rFonts w:cs="Arial"/>
          <w:sz w:val="20"/>
          <w:szCs w:val="20"/>
        </w:rPr>
        <w:t xml:space="preserve">Clave </w:t>
      </w:r>
    </w:p>
    <w:p w:rsidR="00097A46" w:rsidRPr="00585A68" w:rsidRDefault="00097A46" w:rsidP="00097A46">
      <w:pPr>
        <w:pStyle w:val="Prrafodelista"/>
        <w:numPr>
          <w:ilvl w:val="3"/>
          <w:numId w:val="15"/>
        </w:numPr>
        <w:tabs>
          <w:tab w:val="left" w:pos="851"/>
          <w:tab w:val="left" w:pos="1560"/>
          <w:tab w:val="left" w:pos="2268"/>
        </w:tabs>
        <w:ind w:firstLine="696"/>
        <w:rPr>
          <w:rFonts w:cs="Arial"/>
          <w:sz w:val="20"/>
          <w:szCs w:val="20"/>
        </w:rPr>
      </w:pPr>
      <w:proofErr w:type="spellStart"/>
      <w:r w:rsidRPr="00585A68">
        <w:rPr>
          <w:rFonts w:cs="Arial"/>
          <w:sz w:val="20"/>
          <w:szCs w:val="20"/>
        </w:rPr>
        <w:t>Descripcion</w:t>
      </w:r>
      <w:proofErr w:type="spellEnd"/>
    </w:p>
    <w:p w:rsidR="00097A46" w:rsidRPr="00585A68" w:rsidRDefault="00097A46" w:rsidP="00097A46">
      <w:pPr>
        <w:pStyle w:val="Prrafodelista"/>
        <w:numPr>
          <w:ilvl w:val="3"/>
          <w:numId w:val="15"/>
        </w:numPr>
        <w:tabs>
          <w:tab w:val="left" w:pos="851"/>
          <w:tab w:val="left" w:pos="1560"/>
          <w:tab w:val="left" w:pos="2268"/>
        </w:tabs>
        <w:ind w:firstLine="696"/>
        <w:rPr>
          <w:rFonts w:cs="Arial"/>
          <w:sz w:val="20"/>
          <w:szCs w:val="20"/>
        </w:rPr>
      </w:pPr>
      <w:r w:rsidRPr="00585A68">
        <w:rPr>
          <w:rFonts w:cs="Arial"/>
          <w:sz w:val="20"/>
          <w:szCs w:val="20"/>
        </w:rPr>
        <w:t>Grupo</w:t>
      </w:r>
    </w:p>
    <w:p w:rsidR="00097A46" w:rsidRPr="00585A68" w:rsidRDefault="00097A46" w:rsidP="00097A46">
      <w:pPr>
        <w:pStyle w:val="Prrafodelista"/>
        <w:numPr>
          <w:ilvl w:val="3"/>
          <w:numId w:val="15"/>
        </w:numPr>
        <w:tabs>
          <w:tab w:val="left" w:pos="851"/>
          <w:tab w:val="left" w:pos="1560"/>
          <w:tab w:val="left" w:pos="2268"/>
        </w:tabs>
        <w:ind w:firstLine="696"/>
        <w:rPr>
          <w:rFonts w:cs="Arial"/>
          <w:sz w:val="20"/>
          <w:szCs w:val="20"/>
        </w:rPr>
      </w:pPr>
      <w:proofErr w:type="spellStart"/>
      <w:r w:rsidRPr="00585A68">
        <w:rPr>
          <w:rFonts w:cs="Arial"/>
          <w:sz w:val="20"/>
          <w:szCs w:val="20"/>
        </w:rPr>
        <w:t>ValorCliente</w:t>
      </w:r>
      <w:proofErr w:type="spellEnd"/>
    </w:p>
    <w:p w:rsidR="00097A46" w:rsidRPr="00585A68" w:rsidRDefault="00097A46" w:rsidP="00097A46">
      <w:pPr>
        <w:pStyle w:val="Prrafodelista"/>
        <w:numPr>
          <w:ilvl w:val="3"/>
          <w:numId w:val="15"/>
        </w:numPr>
        <w:tabs>
          <w:tab w:val="left" w:pos="851"/>
          <w:tab w:val="left" w:pos="1560"/>
          <w:tab w:val="left" w:pos="2268"/>
        </w:tabs>
        <w:ind w:firstLine="696"/>
        <w:rPr>
          <w:rFonts w:cs="Arial"/>
          <w:sz w:val="20"/>
          <w:szCs w:val="20"/>
        </w:rPr>
      </w:pPr>
      <w:r w:rsidRPr="00585A68">
        <w:rPr>
          <w:rFonts w:cs="Arial"/>
          <w:sz w:val="20"/>
          <w:szCs w:val="20"/>
        </w:rPr>
        <w:t>Estado</w:t>
      </w:r>
    </w:p>
    <w:p w:rsidR="007859F6" w:rsidRPr="00585A68" w:rsidRDefault="007859F6" w:rsidP="00047513">
      <w:pPr>
        <w:pStyle w:val="Prrafodelista"/>
        <w:numPr>
          <w:ilvl w:val="1"/>
          <w:numId w:val="15"/>
        </w:numPr>
        <w:jc w:val="both"/>
        <w:rPr>
          <w:rFonts w:cs="Arial"/>
          <w:sz w:val="20"/>
          <w:szCs w:val="20"/>
        </w:rPr>
      </w:pPr>
      <w:r w:rsidRPr="00585A68">
        <w:rPr>
          <w:sz w:val="20"/>
          <w:szCs w:val="20"/>
          <w:lang w:eastAsia="en-US"/>
        </w:rPr>
        <w:t xml:space="preserve">El sistema presenta la siguiente información </w:t>
      </w:r>
      <w:r w:rsidRPr="00585A68">
        <w:rPr>
          <w:rFonts w:cs="Arial"/>
          <w:sz w:val="20"/>
          <w:szCs w:val="20"/>
        </w:rPr>
        <w:t>en el encabezado de la pantalla:</w:t>
      </w:r>
    </w:p>
    <w:p w:rsidR="007859F6" w:rsidRPr="00585A68" w:rsidRDefault="007859F6" w:rsidP="00047513">
      <w:pPr>
        <w:pStyle w:val="Prrafodelista"/>
        <w:numPr>
          <w:ilvl w:val="2"/>
          <w:numId w:val="15"/>
        </w:numPr>
        <w:tabs>
          <w:tab w:val="left" w:pos="1560"/>
        </w:tabs>
        <w:ind w:hanging="153"/>
        <w:jc w:val="both"/>
        <w:rPr>
          <w:rFonts w:cs="Arial"/>
          <w:color w:val="800080"/>
          <w:sz w:val="18"/>
          <w:szCs w:val="18"/>
          <w:lang w:val="es-MX" w:eastAsia="es-MX"/>
        </w:rPr>
      </w:pPr>
      <w:r w:rsidRPr="00585A68">
        <w:rPr>
          <w:rFonts w:cs="Arial"/>
          <w:sz w:val="20"/>
          <w:szCs w:val="20"/>
        </w:rPr>
        <w:t>Fecha de acuerdo con la regla de negocio</w:t>
      </w:r>
      <w:r w:rsidRPr="00585A68">
        <w:rPr>
          <w:rFonts w:cs="Arial"/>
          <w:color w:val="800080"/>
          <w:sz w:val="20"/>
          <w:szCs w:val="20"/>
          <w:lang w:eastAsia="es-MX"/>
        </w:rPr>
        <w:t xml:space="preserve"> </w:t>
      </w:r>
      <w:hyperlink r:id="rId72" w:anchor="RN16" w:history="1">
        <w:r w:rsidRPr="00585A68">
          <w:rPr>
            <w:rStyle w:val="Hipervnculo"/>
            <w:rFonts w:cs="Arial"/>
            <w:b/>
            <w:bCs/>
            <w:sz w:val="20"/>
            <w:szCs w:val="20"/>
            <w:lang w:eastAsia="es-MX"/>
          </w:rPr>
          <w:t>RN16 Valor por Defecto Fecha Actual</w:t>
        </w:r>
      </w:hyperlink>
    </w:p>
    <w:p w:rsidR="007859F6" w:rsidRPr="00585A68" w:rsidRDefault="007859F6" w:rsidP="00047513">
      <w:pPr>
        <w:pStyle w:val="Prrafodelista"/>
        <w:numPr>
          <w:ilvl w:val="2"/>
          <w:numId w:val="15"/>
        </w:numPr>
        <w:tabs>
          <w:tab w:val="left" w:pos="1560"/>
        </w:tabs>
        <w:ind w:hanging="153"/>
        <w:jc w:val="both"/>
        <w:rPr>
          <w:rStyle w:val="Hipervnculo"/>
          <w:b/>
          <w:bCs/>
          <w:lang w:eastAsia="es-MX"/>
        </w:rPr>
      </w:pPr>
      <w:r w:rsidRPr="00585A68">
        <w:rPr>
          <w:rFonts w:cs="Arial"/>
          <w:sz w:val="20"/>
          <w:szCs w:val="20"/>
        </w:rPr>
        <w:t xml:space="preserve">Hora de acuerdo con la regla de negocio </w:t>
      </w:r>
      <w:hyperlink r:id="rId73" w:anchor="RN39" w:history="1">
        <w:r w:rsidRPr="00585A68">
          <w:rPr>
            <w:rStyle w:val="Hipervnculo"/>
            <w:rFonts w:cs="Arial"/>
            <w:b/>
            <w:bCs/>
            <w:sz w:val="20"/>
            <w:szCs w:val="20"/>
            <w:lang w:eastAsia="es-MX"/>
          </w:rPr>
          <w:t>RN39 Valor por Defecto Hora Actual</w:t>
        </w:r>
      </w:hyperlink>
    </w:p>
    <w:p w:rsidR="007859F6" w:rsidRPr="00585A68" w:rsidRDefault="007859F6" w:rsidP="00047513">
      <w:pPr>
        <w:pStyle w:val="Prrafodelista"/>
        <w:numPr>
          <w:ilvl w:val="2"/>
          <w:numId w:val="15"/>
        </w:numPr>
        <w:tabs>
          <w:tab w:val="left" w:pos="1560"/>
        </w:tabs>
        <w:ind w:hanging="153"/>
        <w:jc w:val="both"/>
        <w:rPr>
          <w:rFonts w:cs="Arial"/>
          <w:sz w:val="20"/>
          <w:szCs w:val="20"/>
        </w:rPr>
      </w:pPr>
      <w:r w:rsidRPr="00585A68">
        <w:rPr>
          <w:rFonts w:cs="Arial"/>
          <w:sz w:val="20"/>
          <w:szCs w:val="20"/>
        </w:rPr>
        <w:t xml:space="preserve">Porcentaje restante de batería </w:t>
      </w:r>
    </w:p>
    <w:p w:rsidR="00D767FC" w:rsidRPr="00585A68" w:rsidRDefault="00D767FC" w:rsidP="000048A9">
      <w:pPr>
        <w:pStyle w:val="Prrafodelista"/>
        <w:numPr>
          <w:ilvl w:val="1"/>
          <w:numId w:val="15"/>
        </w:numPr>
        <w:jc w:val="both"/>
        <w:rPr>
          <w:rFonts w:cs="Arial"/>
          <w:sz w:val="20"/>
          <w:szCs w:val="20"/>
        </w:rPr>
      </w:pPr>
      <w:r w:rsidRPr="00585A68">
        <w:rPr>
          <w:rFonts w:cs="Arial"/>
          <w:sz w:val="20"/>
          <w:szCs w:val="20"/>
        </w:rPr>
        <w:t>Si &lt;no hay suficiencia de equipos digitales&gt;</w:t>
      </w:r>
    </w:p>
    <w:p w:rsidR="00D767FC" w:rsidRPr="00585A68" w:rsidRDefault="00D767FC" w:rsidP="00D767FC">
      <w:pPr>
        <w:pStyle w:val="Prrafodelista"/>
        <w:numPr>
          <w:ilvl w:val="2"/>
          <w:numId w:val="15"/>
        </w:numPr>
        <w:tabs>
          <w:tab w:val="left" w:pos="1560"/>
        </w:tabs>
        <w:ind w:hanging="153"/>
        <w:jc w:val="both"/>
        <w:rPr>
          <w:rFonts w:cs="Arial"/>
          <w:sz w:val="20"/>
          <w:szCs w:val="20"/>
        </w:rPr>
      </w:pPr>
      <w:r w:rsidRPr="00585A68">
        <w:rPr>
          <w:rFonts w:cs="Arial"/>
          <w:sz w:val="20"/>
          <w:szCs w:val="20"/>
        </w:rPr>
        <w:t xml:space="preserve">El sistema presenta el mensaje </w:t>
      </w:r>
      <w:hyperlink r:id="rId74" w:anchor="MI0066" w:history="1">
        <w:r w:rsidRPr="00585A68">
          <w:rPr>
            <w:rStyle w:val="Hipervnculo"/>
            <w:rFonts w:cs="Arial"/>
            <w:b/>
            <w:sz w:val="20"/>
            <w:szCs w:val="20"/>
          </w:rPr>
          <w:t>MI00</w:t>
        </w:r>
        <w:r w:rsidR="00324B1F" w:rsidRPr="00585A68">
          <w:rPr>
            <w:rStyle w:val="Hipervnculo"/>
            <w:rFonts w:cs="Arial"/>
            <w:b/>
            <w:sz w:val="20"/>
            <w:szCs w:val="20"/>
          </w:rPr>
          <w:t>66</w:t>
        </w:r>
        <w:r w:rsidRPr="00585A68">
          <w:rPr>
            <w:rStyle w:val="Hipervnculo"/>
            <w:rFonts w:cs="Arial"/>
            <w:b/>
            <w:sz w:val="20"/>
            <w:szCs w:val="20"/>
          </w:rPr>
          <w:t xml:space="preserve"> Equipos Digitales Insuficientes</w:t>
        </w:r>
      </w:hyperlink>
    </w:p>
    <w:p w:rsidR="00D767FC" w:rsidRPr="00585A68" w:rsidRDefault="00D767FC" w:rsidP="000048A9">
      <w:pPr>
        <w:pStyle w:val="Prrafodelista"/>
        <w:numPr>
          <w:ilvl w:val="1"/>
          <w:numId w:val="15"/>
        </w:numPr>
        <w:jc w:val="both"/>
        <w:rPr>
          <w:rFonts w:cs="Arial"/>
          <w:sz w:val="20"/>
          <w:szCs w:val="20"/>
        </w:rPr>
      </w:pPr>
      <w:r w:rsidRPr="00585A68">
        <w:rPr>
          <w:rFonts w:cs="Arial"/>
          <w:sz w:val="20"/>
          <w:szCs w:val="20"/>
        </w:rPr>
        <w:t>El sistema presenta la siguiente información:</w:t>
      </w:r>
    </w:p>
    <w:p w:rsidR="00D767FC" w:rsidRPr="00585A68" w:rsidRDefault="00D767FC" w:rsidP="00D767FC">
      <w:pPr>
        <w:pStyle w:val="Prrafodelista"/>
        <w:numPr>
          <w:ilvl w:val="2"/>
          <w:numId w:val="15"/>
        </w:numPr>
        <w:tabs>
          <w:tab w:val="left" w:pos="1560"/>
        </w:tabs>
        <w:ind w:hanging="153"/>
        <w:jc w:val="both"/>
        <w:rPr>
          <w:rFonts w:cs="Arial"/>
          <w:sz w:val="20"/>
          <w:szCs w:val="20"/>
        </w:rPr>
      </w:pPr>
      <w:r w:rsidRPr="00585A68">
        <w:rPr>
          <w:rFonts w:cs="Arial"/>
          <w:sz w:val="20"/>
          <w:szCs w:val="20"/>
        </w:rPr>
        <w:t>Código</w:t>
      </w:r>
    </w:p>
    <w:p w:rsidR="00D767FC" w:rsidRPr="00585A68" w:rsidRDefault="00D767FC" w:rsidP="00D767FC">
      <w:pPr>
        <w:pStyle w:val="Prrafodelista"/>
        <w:numPr>
          <w:ilvl w:val="2"/>
          <w:numId w:val="15"/>
        </w:numPr>
        <w:tabs>
          <w:tab w:val="left" w:pos="1560"/>
        </w:tabs>
        <w:ind w:hanging="153"/>
        <w:jc w:val="both"/>
        <w:rPr>
          <w:rFonts w:cs="Arial"/>
          <w:sz w:val="20"/>
          <w:szCs w:val="20"/>
        </w:rPr>
      </w:pPr>
      <w:r w:rsidRPr="00585A68">
        <w:rPr>
          <w:rFonts w:cs="Arial"/>
          <w:sz w:val="20"/>
          <w:szCs w:val="20"/>
        </w:rPr>
        <w:t>Descripción</w:t>
      </w:r>
    </w:p>
    <w:p w:rsidR="00D767FC" w:rsidRPr="00585A68" w:rsidRDefault="00D767FC" w:rsidP="00D767FC">
      <w:pPr>
        <w:pStyle w:val="Prrafodelista"/>
        <w:numPr>
          <w:ilvl w:val="2"/>
          <w:numId w:val="15"/>
        </w:numPr>
        <w:tabs>
          <w:tab w:val="left" w:pos="1560"/>
        </w:tabs>
        <w:ind w:hanging="153"/>
        <w:jc w:val="both"/>
        <w:rPr>
          <w:rFonts w:cs="Arial"/>
          <w:sz w:val="20"/>
          <w:szCs w:val="20"/>
        </w:rPr>
      </w:pPr>
      <w:r w:rsidRPr="00585A68">
        <w:rPr>
          <w:rFonts w:cs="Arial"/>
          <w:sz w:val="20"/>
          <w:szCs w:val="20"/>
        </w:rPr>
        <w:t>Para cada material de acometida que se ha agotado, el sistema presenta:</w:t>
      </w:r>
    </w:p>
    <w:p w:rsidR="000048A9" w:rsidRPr="00585A68" w:rsidRDefault="00D767FC" w:rsidP="008E681C">
      <w:pPr>
        <w:pStyle w:val="Prrafodelista"/>
        <w:numPr>
          <w:ilvl w:val="3"/>
          <w:numId w:val="15"/>
        </w:numPr>
        <w:tabs>
          <w:tab w:val="left" w:pos="1560"/>
          <w:tab w:val="left" w:pos="2268"/>
        </w:tabs>
        <w:ind w:firstLine="696"/>
        <w:jc w:val="both"/>
        <w:rPr>
          <w:rFonts w:cs="Arial"/>
          <w:sz w:val="20"/>
          <w:szCs w:val="20"/>
        </w:rPr>
      </w:pPr>
      <w:proofErr w:type="spellStart"/>
      <w:r w:rsidRPr="00585A68">
        <w:rPr>
          <w:rFonts w:cs="Arial"/>
          <w:sz w:val="20"/>
          <w:szCs w:val="20"/>
        </w:rPr>
        <w:t>ClaveMaterial</w:t>
      </w:r>
      <w:proofErr w:type="spellEnd"/>
    </w:p>
    <w:p w:rsidR="000048A9" w:rsidRPr="00585A68" w:rsidRDefault="000048A9" w:rsidP="008E681C">
      <w:pPr>
        <w:pStyle w:val="Prrafodelista"/>
        <w:numPr>
          <w:ilvl w:val="3"/>
          <w:numId w:val="15"/>
        </w:numPr>
        <w:tabs>
          <w:tab w:val="left" w:pos="1560"/>
          <w:tab w:val="left" w:pos="2268"/>
        </w:tabs>
        <w:ind w:firstLine="696"/>
        <w:jc w:val="both"/>
        <w:rPr>
          <w:rFonts w:cs="Arial"/>
          <w:sz w:val="20"/>
          <w:szCs w:val="20"/>
        </w:rPr>
      </w:pPr>
      <w:r w:rsidRPr="00585A68">
        <w:rPr>
          <w:rFonts w:cs="Arial"/>
          <w:sz w:val="20"/>
          <w:szCs w:val="20"/>
        </w:rPr>
        <w:t>Descripción</w:t>
      </w:r>
    </w:p>
    <w:p w:rsidR="00444C42" w:rsidRPr="00585A68" w:rsidRDefault="00444C42" w:rsidP="00444C42">
      <w:pPr>
        <w:pStyle w:val="Prrafodelista"/>
        <w:numPr>
          <w:ilvl w:val="1"/>
          <w:numId w:val="15"/>
        </w:numPr>
        <w:tabs>
          <w:tab w:val="left" w:pos="1560"/>
        </w:tabs>
        <w:jc w:val="both"/>
        <w:rPr>
          <w:rFonts w:cs="Arial"/>
          <w:sz w:val="20"/>
          <w:szCs w:val="20"/>
        </w:rPr>
      </w:pPr>
      <w:r w:rsidRPr="00585A68">
        <w:rPr>
          <w:rFonts w:cs="Arial"/>
          <w:sz w:val="20"/>
          <w:szCs w:val="20"/>
        </w:rPr>
        <w:t xml:space="preserve">Si &lt;el actor selecciona la opción </w:t>
      </w:r>
      <w:r w:rsidRPr="00585A68">
        <w:rPr>
          <w:rFonts w:cs="Arial"/>
          <w:b/>
          <w:sz w:val="20"/>
          <w:szCs w:val="20"/>
        </w:rPr>
        <w:t>Regresar&gt;</w:t>
      </w:r>
    </w:p>
    <w:p w:rsidR="00444C42" w:rsidRPr="00585A68" w:rsidRDefault="00444C42" w:rsidP="008172FC">
      <w:pPr>
        <w:pStyle w:val="Prrafodelista"/>
        <w:numPr>
          <w:ilvl w:val="2"/>
          <w:numId w:val="15"/>
        </w:numPr>
        <w:tabs>
          <w:tab w:val="left" w:pos="1560"/>
        </w:tabs>
        <w:ind w:left="1560" w:hanging="567"/>
        <w:jc w:val="both"/>
        <w:rPr>
          <w:rFonts w:cs="Arial"/>
          <w:sz w:val="20"/>
          <w:szCs w:val="20"/>
        </w:rPr>
      </w:pPr>
      <w:r w:rsidRPr="00585A68">
        <w:rPr>
          <w:rFonts w:cs="Arial"/>
          <w:sz w:val="20"/>
          <w:szCs w:val="20"/>
        </w:rPr>
        <w:t xml:space="preserve">El sistema continua con el </w:t>
      </w:r>
      <w:hyperlink w:anchor="paso2_1FAX01" w:history="1">
        <w:r w:rsidRPr="00585A68">
          <w:rPr>
            <w:rStyle w:val="Hipervnculo"/>
            <w:rFonts w:cs="Arial"/>
            <w:b/>
            <w:sz w:val="20"/>
            <w:szCs w:val="20"/>
          </w:rPr>
          <w:t xml:space="preserve">paso </w:t>
        </w:r>
        <w:r w:rsidR="008172FC" w:rsidRPr="00585A68">
          <w:rPr>
            <w:rStyle w:val="Hipervnculo"/>
            <w:rFonts w:cs="Arial"/>
            <w:b/>
            <w:sz w:val="20"/>
            <w:szCs w:val="20"/>
          </w:rPr>
          <w:t>2.1</w:t>
        </w:r>
      </w:hyperlink>
      <w:r w:rsidRPr="00585A68">
        <w:rPr>
          <w:rFonts w:cs="Arial"/>
          <w:b/>
          <w:sz w:val="20"/>
          <w:szCs w:val="20"/>
        </w:rPr>
        <w:t xml:space="preserve"> </w:t>
      </w:r>
      <w:r w:rsidRPr="00585A68">
        <w:rPr>
          <w:rFonts w:cs="Arial"/>
          <w:sz w:val="20"/>
          <w:szCs w:val="20"/>
        </w:rPr>
        <w:t>de este mismo flujo alterno excepcional</w:t>
      </w:r>
      <w:r w:rsidRPr="00585A68">
        <w:rPr>
          <w:rFonts w:cs="Arial"/>
          <w:b/>
          <w:sz w:val="20"/>
          <w:szCs w:val="20"/>
        </w:rPr>
        <w:t xml:space="preserve"> </w:t>
      </w:r>
      <w:hyperlink w:anchor="_5.2.3.1_AX01_Recarga" w:history="1">
        <w:r w:rsidRPr="00585A68">
          <w:rPr>
            <w:rStyle w:val="Hipervnculo"/>
            <w:rFonts w:cs="Arial"/>
            <w:b/>
            <w:sz w:val="20"/>
            <w:szCs w:val="20"/>
          </w:rPr>
          <w:t xml:space="preserve">AX01 </w:t>
        </w:r>
        <w:r w:rsidR="008172FC" w:rsidRPr="00585A68">
          <w:rPr>
            <w:rStyle w:val="Hipervnculo"/>
            <w:rFonts w:cs="Arial"/>
            <w:b/>
            <w:sz w:val="20"/>
            <w:szCs w:val="20"/>
          </w:rPr>
          <w:t>Recarga de Material</w:t>
        </w:r>
      </w:hyperlink>
    </w:p>
    <w:p w:rsidR="000E52E0" w:rsidRPr="00585A68" w:rsidRDefault="000E52E0" w:rsidP="000E52E0">
      <w:pPr>
        <w:pStyle w:val="Prrafodelista"/>
        <w:numPr>
          <w:ilvl w:val="1"/>
          <w:numId w:val="15"/>
        </w:numPr>
        <w:tabs>
          <w:tab w:val="left" w:pos="1560"/>
        </w:tabs>
        <w:jc w:val="both"/>
        <w:rPr>
          <w:rFonts w:cs="Arial"/>
          <w:sz w:val="20"/>
          <w:szCs w:val="20"/>
        </w:rPr>
      </w:pPr>
      <w:r w:rsidRPr="00585A68">
        <w:rPr>
          <w:rFonts w:cs="Arial"/>
          <w:sz w:val="20"/>
          <w:szCs w:val="20"/>
        </w:rPr>
        <w:t xml:space="preserve">El actor selecciona la opción </w:t>
      </w:r>
      <w:r w:rsidRPr="00585A68">
        <w:rPr>
          <w:rFonts w:cs="Arial"/>
          <w:b/>
          <w:sz w:val="20"/>
          <w:szCs w:val="20"/>
        </w:rPr>
        <w:t>Continuar</w:t>
      </w:r>
    </w:p>
    <w:p w:rsidR="000E52E0" w:rsidRPr="00585A68" w:rsidRDefault="000E52E0" w:rsidP="00047513">
      <w:pPr>
        <w:pStyle w:val="Prrafodelista"/>
        <w:numPr>
          <w:ilvl w:val="2"/>
          <w:numId w:val="15"/>
        </w:numPr>
        <w:tabs>
          <w:tab w:val="left" w:pos="1560"/>
        </w:tabs>
        <w:ind w:hanging="153"/>
        <w:jc w:val="both"/>
        <w:rPr>
          <w:rFonts w:cs="Arial"/>
          <w:sz w:val="20"/>
          <w:szCs w:val="20"/>
        </w:rPr>
      </w:pPr>
      <w:r w:rsidRPr="00585A68">
        <w:rPr>
          <w:rFonts w:cs="Arial"/>
          <w:sz w:val="20"/>
          <w:szCs w:val="20"/>
        </w:rPr>
        <w:t xml:space="preserve">El sistema continúa en el </w:t>
      </w:r>
      <w:hyperlink w:anchor="paso21" w:history="1">
        <w:r w:rsidRPr="00585A68">
          <w:rPr>
            <w:rStyle w:val="Hipervnculo"/>
            <w:rFonts w:cs="Arial"/>
            <w:b/>
            <w:sz w:val="20"/>
            <w:szCs w:val="20"/>
          </w:rPr>
          <w:t xml:space="preserve">paso </w:t>
        </w:r>
        <w:r w:rsidR="00AC77A9" w:rsidRPr="00585A68">
          <w:rPr>
            <w:rStyle w:val="Hipervnculo"/>
            <w:rFonts w:cs="Arial"/>
            <w:b/>
            <w:sz w:val="20"/>
            <w:szCs w:val="20"/>
          </w:rPr>
          <w:t>21</w:t>
        </w:r>
      </w:hyperlink>
      <w:r w:rsidRPr="00585A68">
        <w:rPr>
          <w:rFonts w:cs="Arial"/>
          <w:sz w:val="20"/>
          <w:szCs w:val="20"/>
        </w:rPr>
        <w:t xml:space="preserve"> del flujo básico</w:t>
      </w:r>
    </w:p>
    <w:p w:rsidR="00CF0FBA" w:rsidRPr="00D73F18" w:rsidRDefault="007859F6" w:rsidP="007859F6">
      <w:pPr>
        <w:pStyle w:val="Prrafodelista"/>
        <w:numPr>
          <w:ilvl w:val="0"/>
          <w:numId w:val="15"/>
        </w:numPr>
        <w:jc w:val="both"/>
        <w:rPr>
          <w:b/>
          <w:sz w:val="20"/>
          <w:szCs w:val="20"/>
          <w:highlight w:val="magenta"/>
          <w:lang w:eastAsia="en-US"/>
        </w:rPr>
      </w:pPr>
      <w:del w:id="63" w:author="lpasindo" w:date="2012-03-12T14:00:00Z">
        <w:r w:rsidRPr="00D73F18" w:rsidDel="00324D3F">
          <w:rPr>
            <w:sz w:val="20"/>
            <w:szCs w:val="20"/>
            <w:highlight w:val="magenta"/>
            <w:lang w:eastAsia="en-US"/>
          </w:rPr>
          <w:delText>Si &lt;e</w:delText>
        </w:r>
        <w:r w:rsidR="00CF0FBA" w:rsidRPr="00D73F18" w:rsidDel="00324D3F">
          <w:rPr>
            <w:sz w:val="20"/>
            <w:szCs w:val="20"/>
            <w:highlight w:val="magenta"/>
            <w:lang w:eastAsia="en-US"/>
          </w:rPr>
          <w:delText xml:space="preserve">l actor selecciona la opción </w:delText>
        </w:r>
        <w:r w:rsidRPr="00D73F18" w:rsidDel="00324D3F">
          <w:rPr>
            <w:b/>
            <w:sz w:val="20"/>
            <w:szCs w:val="20"/>
            <w:highlight w:val="magenta"/>
            <w:lang w:eastAsia="en-US"/>
          </w:rPr>
          <w:delText>Recargar&gt;</w:delText>
        </w:r>
      </w:del>
    </w:p>
    <w:p w:rsidR="00F5327C" w:rsidRPr="00D73F18" w:rsidRDefault="00F5327C" w:rsidP="007859F6">
      <w:pPr>
        <w:pStyle w:val="Prrafodelista"/>
        <w:numPr>
          <w:ilvl w:val="1"/>
          <w:numId w:val="15"/>
        </w:numPr>
        <w:jc w:val="both"/>
        <w:rPr>
          <w:rStyle w:val="Hipervnculo"/>
          <w:color w:val="auto"/>
          <w:sz w:val="20"/>
          <w:szCs w:val="20"/>
          <w:highlight w:val="magenta"/>
          <w:u w:val="none"/>
          <w:lang w:eastAsia="en-US"/>
        </w:rPr>
      </w:pPr>
      <w:bookmarkStart w:id="64" w:name="paso2FAE01"/>
      <w:bookmarkEnd w:id="64"/>
      <w:del w:id="65" w:author="lpasindo" w:date="2012-03-12T14:00:00Z">
        <w:r w:rsidRPr="00D73F18" w:rsidDel="00324D3F">
          <w:rPr>
            <w:rStyle w:val="Hipervnculo"/>
            <w:color w:val="auto"/>
            <w:sz w:val="20"/>
            <w:szCs w:val="20"/>
            <w:highlight w:val="magenta"/>
            <w:u w:val="none"/>
            <w:lang w:eastAsia="en-US"/>
          </w:rPr>
          <w:delText>El sistema obtiene la siguiente información:</w:delText>
        </w:r>
      </w:del>
    </w:p>
    <w:p w:rsidR="00F5327C" w:rsidRPr="00D73F18" w:rsidRDefault="00F5327C" w:rsidP="007416DA">
      <w:pPr>
        <w:pStyle w:val="Prrafodelista"/>
        <w:numPr>
          <w:ilvl w:val="2"/>
          <w:numId w:val="15"/>
        </w:numPr>
        <w:tabs>
          <w:tab w:val="left" w:pos="1560"/>
        </w:tabs>
        <w:ind w:hanging="153"/>
        <w:jc w:val="both"/>
        <w:rPr>
          <w:sz w:val="20"/>
          <w:szCs w:val="20"/>
          <w:highlight w:val="magenta"/>
          <w:lang w:eastAsia="en-US"/>
        </w:rPr>
      </w:pPr>
      <w:del w:id="66" w:author="lpasindo" w:date="2012-03-12T14:00:00Z">
        <w:r w:rsidRPr="00D73F18" w:rsidDel="00324D3F">
          <w:rPr>
            <w:sz w:val="20"/>
            <w:szCs w:val="20"/>
            <w:highlight w:val="magenta"/>
            <w:lang w:eastAsia="en-US"/>
          </w:rPr>
          <w:delText>Inventario</w:delText>
        </w:r>
      </w:del>
    </w:p>
    <w:p w:rsidR="00F5327C" w:rsidRPr="00D73F18" w:rsidRDefault="00F5327C" w:rsidP="007416DA">
      <w:pPr>
        <w:pStyle w:val="Prrafodelista"/>
        <w:numPr>
          <w:ilvl w:val="3"/>
          <w:numId w:val="15"/>
        </w:numPr>
        <w:tabs>
          <w:tab w:val="left" w:pos="1560"/>
          <w:tab w:val="left" w:pos="2268"/>
          <w:tab w:val="left" w:pos="3119"/>
        </w:tabs>
        <w:ind w:firstLine="696"/>
        <w:jc w:val="both"/>
        <w:rPr>
          <w:sz w:val="20"/>
          <w:szCs w:val="20"/>
          <w:highlight w:val="magenta"/>
          <w:lang w:eastAsia="en-US"/>
        </w:rPr>
      </w:pPr>
      <w:del w:id="67" w:author="lpasindo" w:date="2012-03-12T14:01:00Z">
        <w:r w:rsidRPr="00D73F18" w:rsidDel="00324D3F">
          <w:rPr>
            <w:sz w:val="20"/>
            <w:szCs w:val="20"/>
            <w:highlight w:val="magenta"/>
            <w:lang w:eastAsia="en-US"/>
          </w:rPr>
          <w:delText>ClaveMaterial</w:delText>
        </w:r>
      </w:del>
    </w:p>
    <w:p w:rsidR="00F5327C" w:rsidRPr="00D73F18" w:rsidRDefault="00F5327C" w:rsidP="007416DA">
      <w:pPr>
        <w:pStyle w:val="Prrafodelista"/>
        <w:numPr>
          <w:ilvl w:val="3"/>
          <w:numId w:val="15"/>
        </w:numPr>
        <w:tabs>
          <w:tab w:val="left" w:pos="1560"/>
          <w:tab w:val="left" w:pos="2268"/>
          <w:tab w:val="left" w:pos="3119"/>
        </w:tabs>
        <w:ind w:firstLine="696"/>
        <w:jc w:val="both"/>
        <w:rPr>
          <w:sz w:val="20"/>
          <w:szCs w:val="20"/>
          <w:highlight w:val="magenta"/>
          <w:lang w:eastAsia="en-US"/>
        </w:rPr>
      </w:pPr>
      <w:del w:id="68" w:author="lpasindo" w:date="2012-03-12T14:01:00Z">
        <w:r w:rsidRPr="00D73F18" w:rsidDel="00324D3F">
          <w:rPr>
            <w:sz w:val="20"/>
            <w:szCs w:val="20"/>
            <w:highlight w:val="magenta"/>
            <w:lang w:eastAsia="en-US"/>
          </w:rPr>
          <w:delText>Cantidad</w:delText>
        </w:r>
      </w:del>
    </w:p>
    <w:p w:rsidR="00F74C62" w:rsidRPr="00585A68" w:rsidRDefault="00F74C62" w:rsidP="007416DA">
      <w:pPr>
        <w:pStyle w:val="Prrafodelista"/>
        <w:numPr>
          <w:ilvl w:val="2"/>
          <w:numId w:val="15"/>
        </w:numPr>
        <w:tabs>
          <w:tab w:val="left" w:pos="1560"/>
        </w:tabs>
        <w:ind w:hanging="153"/>
        <w:jc w:val="both"/>
        <w:rPr>
          <w:sz w:val="20"/>
          <w:szCs w:val="20"/>
          <w:lang w:eastAsia="en-US"/>
        </w:rPr>
      </w:pPr>
      <w:del w:id="69" w:author="lpasindo" w:date="2012-03-12T14:01:00Z">
        <w:r w:rsidRPr="00D73F18" w:rsidDel="00324D3F">
          <w:rPr>
            <w:sz w:val="20"/>
            <w:szCs w:val="20"/>
            <w:highlight w:val="magenta"/>
            <w:lang w:eastAsia="en-US"/>
          </w:rPr>
          <w:delText>Recarga</w:delText>
        </w:r>
      </w:del>
    </w:p>
    <w:p w:rsidR="00F74C62" w:rsidRPr="00D73F18" w:rsidRDefault="00F74C62" w:rsidP="007416DA">
      <w:pPr>
        <w:pStyle w:val="Prrafodelista"/>
        <w:numPr>
          <w:ilvl w:val="3"/>
          <w:numId w:val="15"/>
        </w:numPr>
        <w:tabs>
          <w:tab w:val="left" w:pos="1560"/>
          <w:tab w:val="left" w:pos="2268"/>
          <w:tab w:val="left" w:pos="3119"/>
        </w:tabs>
        <w:ind w:firstLine="696"/>
        <w:jc w:val="both"/>
        <w:rPr>
          <w:sz w:val="20"/>
          <w:szCs w:val="20"/>
          <w:highlight w:val="magenta"/>
          <w:lang w:eastAsia="en-US"/>
        </w:rPr>
      </w:pPr>
      <w:del w:id="70" w:author="lpasindo" w:date="2012-03-12T14:01:00Z">
        <w:r w:rsidRPr="00D73F18" w:rsidDel="00324D3F">
          <w:rPr>
            <w:sz w:val="20"/>
            <w:szCs w:val="20"/>
            <w:highlight w:val="magenta"/>
            <w:lang w:eastAsia="en-US"/>
          </w:rPr>
          <w:lastRenderedPageBreak/>
          <w:delText>ClaveMaterial</w:delText>
        </w:r>
      </w:del>
    </w:p>
    <w:p w:rsidR="00F74C62" w:rsidRPr="00D73F18" w:rsidRDefault="00F74C62" w:rsidP="007416DA">
      <w:pPr>
        <w:pStyle w:val="Prrafodelista"/>
        <w:numPr>
          <w:ilvl w:val="3"/>
          <w:numId w:val="15"/>
        </w:numPr>
        <w:tabs>
          <w:tab w:val="left" w:pos="1560"/>
          <w:tab w:val="left" w:pos="2268"/>
          <w:tab w:val="left" w:pos="3119"/>
        </w:tabs>
        <w:ind w:firstLine="696"/>
        <w:jc w:val="both"/>
        <w:rPr>
          <w:sz w:val="20"/>
          <w:szCs w:val="20"/>
          <w:highlight w:val="magenta"/>
          <w:lang w:eastAsia="en-US"/>
        </w:rPr>
      </w:pPr>
      <w:del w:id="71" w:author="lpasindo" w:date="2012-03-12T14:01:00Z">
        <w:r w:rsidRPr="00D73F18" w:rsidDel="00324D3F">
          <w:rPr>
            <w:sz w:val="20"/>
            <w:szCs w:val="20"/>
            <w:highlight w:val="magenta"/>
            <w:lang w:eastAsia="en-US"/>
          </w:rPr>
          <w:delText>Cantidad</w:delText>
        </w:r>
      </w:del>
    </w:p>
    <w:p w:rsidR="00F74C62" w:rsidRPr="00D73F18" w:rsidRDefault="00F74C62" w:rsidP="00F5327C">
      <w:pPr>
        <w:pStyle w:val="Prrafodelista"/>
        <w:numPr>
          <w:ilvl w:val="1"/>
          <w:numId w:val="15"/>
        </w:numPr>
        <w:jc w:val="both"/>
        <w:rPr>
          <w:rStyle w:val="Hipervnculo"/>
          <w:color w:val="auto"/>
          <w:sz w:val="20"/>
          <w:szCs w:val="20"/>
          <w:highlight w:val="magenta"/>
          <w:u w:val="none"/>
          <w:lang w:eastAsia="en-US"/>
        </w:rPr>
      </w:pPr>
      <w:del w:id="72" w:author="lpasindo" w:date="2012-03-12T14:01:00Z">
        <w:r w:rsidRPr="00D73F18" w:rsidDel="00324D3F">
          <w:rPr>
            <w:rStyle w:val="Hipervnculo"/>
            <w:color w:val="auto"/>
            <w:sz w:val="20"/>
            <w:szCs w:val="20"/>
            <w:highlight w:val="magenta"/>
            <w:u w:val="none"/>
            <w:lang w:eastAsia="en-US"/>
          </w:rPr>
          <w:delText>El sistema compara la información de</w:delText>
        </w:r>
        <w:r w:rsidR="00A0043C" w:rsidRPr="00D73F18" w:rsidDel="00324D3F">
          <w:rPr>
            <w:rStyle w:val="Hipervnculo"/>
            <w:color w:val="auto"/>
            <w:sz w:val="20"/>
            <w:szCs w:val="20"/>
            <w:highlight w:val="magenta"/>
            <w:u w:val="none"/>
            <w:lang w:eastAsia="en-US"/>
          </w:rPr>
          <w:delText>l inventario contra  la recarga:</w:delText>
        </w:r>
      </w:del>
    </w:p>
    <w:p w:rsidR="004D095E" w:rsidRPr="00D73F18" w:rsidRDefault="004D095E" w:rsidP="007416DA">
      <w:pPr>
        <w:pStyle w:val="Prrafodelista"/>
        <w:numPr>
          <w:ilvl w:val="2"/>
          <w:numId w:val="15"/>
        </w:numPr>
        <w:tabs>
          <w:tab w:val="left" w:pos="1560"/>
        </w:tabs>
        <w:ind w:hanging="153"/>
        <w:jc w:val="both"/>
        <w:rPr>
          <w:rStyle w:val="Hipervnculo"/>
          <w:color w:val="auto"/>
          <w:sz w:val="20"/>
          <w:szCs w:val="20"/>
          <w:highlight w:val="magenta"/>
          <w:u w:val="none"/>
          <w:lang w:eastAsia="en-US"/>
        </w:rPr>
      </w:pPr>
      <w:del w:id="73" w:author="lpasindo" w:date="2012-03-12T14:01:00Z">
        <w:r w:rsidRPr="00D73F18" w:rsidDel="00324D3F">
          <w:rPr>
            <w:rStyle w:val="Hipervnculo"/>
            <w:color w:val="auto"/>
            <w:sz w:val="20"/>
            <w:szCs w:val="20"/>
            <w:highlight w:val="magenta"/>
            <w:u w:val="none"/>
            <w:lang w:eastAsia="en-US"/>
          </w:rPr>
          <w:delText>Si &lt;hay diferencias en la información&gt;</w:delText>
        </w:r>
      </w:del>
    </w:p>
    <w:p w:rsidR="00F33284" w:rsidRPr="00D73F18" w:rsidRDefault="00F33284" w:rsidP="007416DA">
      <w:pPr>
        <w:pStyle w:val="Prrafodelista"/>
        <w:numPr>
          <w:ilvl w:val="3"/>
          <w:numId w:val="15"/>
        </w:numPr>
        <w:tabs>
          <w:tab w:val="left" w:pos="1560"/>
          <w:tab w:val="left" w:pos="2268"/>
          <w:tab w:val="left" w:pos="3119"/>
        </w:tabs>
        <w:ind w:firstLine="696"/>
        <w:jc w:val="both"/>
        <w:rPr>
          <w:rStyle w:val="Hipervnculo"/>
          <w:color w:val="auto"/>
          <w:sz w:val="20"/>
          <w:szCs w:val="20"/>
          <w:highlight w:val="magenta"/>
          <w:u w:val="none"/>
          <w:lang w:eastAsia="en-US"/>
        </w:rPr>
      </w:pPr>
      <w:del w:id="74" w:author="lpasindo" w:date="2012-03-12T14:01:00Z">
        <w:r w:rsidRPr="00D73F18" w:rsidDel="00324D3F">
          <w:rPr>
            <w:rStyle w:val="Hipervnculo"/>
            <w:color w:val="auto"/>
            <w:sz w:val="20"/>
            <w:szCs w:val="20"/>
            <w:highlight w:val="magenta"/>
            <w:u w:val="none"/>
            <w:lang w:eastAsia="en-US"/>
          </w:rPr>
          <w:delText>El sistema elimina la siguiente información:</w:delText>
        </w:r>
      </w:del>
    </w:p>
    <w:p w:rsidR="00F33284" w:rsidRPr="00D73F18" w:rsidRDefault="00F33284" w:rsidP="007416DA">
      <w:pPr>
        <w:pStyle w:val="Prrafodelista"/>
        <w:numPr>
          <w:ilvl w:val="4"/>
          <w:numId w:val="15"/>
        </w:numPr>
        <w:tabs>
          <w:tab w:val="left" w:pos="1560"/>
          <w:tab w:val="left" w:pos="2268"/>
          <w:tab w:val="left" w:pos="3119"/>
        </w:tabs>
        <w:ind w:firstLine="1260"/>
        <w:jc w:val="both"/>
        <w:rPr>
          <w:sz w:val="20"/>
          <w:szCs w:val="20"/>
          <w:highlight w:val="magenta"/>
        </w:rPr>
      </w:pPr>
      <w:del w:id="75" w:author="lpasindo" w:date="2012-03-12T14:01:00Z">
        <w:r w:rsidRPr="00D73F18" w:rsidDel="00324D3F">
          <w:rPr>
            <w:sz w:val="20"/>
            <w:szCs w:val="20"/>
            <w:highlight w:val="magenta"/>
          </w:rPr>
          <w:delText>Recarga</w:delText>
        </w:r>
      </w:del>
    </w:p>
    <w:p w:rsidR="00F33284" w:rsidRPr="00D73F18" w:rsidRDefault="00F33284" w:rsidP="007416DA">
      <w:pPr>
        <w:pStyle w:val="Prrafodelista"/>
        <w:numPr>
          <w:ilvl w:val="5"/>
          <w:numId w:val="15"/>
        </w:numPr>
        <w:tabs>
          <w:tab w:val="left" w:pos="2268"/>
          <w:tab w:val="left" w:pos="3119"/>
        </w:tabs>
        <w:ind w:firstLine="1967"/>
        <w:jc w:val="both"/>
        <w:rPr>
          <w:sz w:val="20"/>
          <w:szCs w:val="20"/>
          <w:highlight w:val="magenta"/>
          <w:lang w:eastAsia="en-US"/>
        </w:rPr>
      </w:pPr>
      <w:del w:id="76" w:author="lpasindo" w:date="2012-03-12T14:01:00Z">
        <w:r w:rsidRPr="00D73F18" w:rsidDel="00324D3F">
          <w:rPr>
            <w:sz w:val="20"/>
            <w:szCs w:val="20"/>
            <w:highlight w:val="magenta"/>
            <w:lang w:eastAsia="en-US"/>
          </w:rPr>
          <w:delText>ClaveMaterial</w:delText>
        </w:r>
      </w:del>
    </w:p>
    <w:p w:rsidR="00F33284" w:rsidRPr="00D73F18" w:rsidRDefault="00F33284" w:rsidP="007416DA">
      <w:pPr>
        <w:pStyle w:val="Prrafodelista"/>
        <w:numPr>
          <w:ilvl w:val="5"/>
          <w:numId w:val="15"/>
        </w:numPr>
        <w:tabs>
          <w:tab w:val="left" w:pos="2268"/>
          <w:tab w:val="left" w:pos="3119"/>
        </w:tabs>
        <w:ind w:firstLine="1967"/>
        <w:jc w:val="both"/>
        <w:rPr>
          <w:sz w:val="20"/>
          <w:szCs w:val="20"/>
          <w:highlight w:val="magenta"/>
          <w:lang w:eastAsia="en-US"/>
        </w:rPr>
      </w:pPr>
      <w:del w:id="77" w:author="lpasindo" w:date="2012-03-12T14:01:00Z">
        <w:r w:rsidRPr="00D73F18" w:rsidDel="00324D3F">
          <w:rPr>
            <w:sz w:val="20"/>
            <w:szCs w:val="20"/>
            <w:highlight w:val="magenta"/>
            <w:lang w:eastAsia="en-US"/>
          </w:rPr>
          <w:delText>Cantidad</w:delText>
        </w:r>
      </w:del>
    </w:p>
    <w:p w:rsidR="00F33284" w:rsidRPr="00D73F18" w:rsidRDefault="00F33284" w:rsidP="007416DA">
      <w:pPr>
        <w:pStyle w:val="Prrafodelista"/>
        <w:numPr>
          <w:ilvl w:val="3"/>
          <w:numId w:val="15"/>
        </w:numPr>
        <w:tabs>
          <w:tab w:val="left" w:pos="1560"/>
          <w:tab w:val="left" w:pos="2268"/>
          <w:tab w:val="left" w:pos="3119"/>
        </w:tabs>
        <w:ind w:firstLine="696"/>
        <w:jc w:val="both"/>
        <w:rPr>
          <w:rStyle w:val="Hipervnculo"/>
          <w:color w:val="auto"/>
          <w:sz w:val="20"/>
          <w:szCs w:val="20"/>
          <w:highlight w:val="magenta"/>
          <w:u w:val="none"/>
          <w:lang w:eastAsia="en-US"/>
        </w:rPr>
      </w:pPr>
      <w:del w:id="78" w:author="lpasindo" w:date="2012-03-12T14:01:00Z">
        <w:r w:rsidRPr="00D73F18" w:rsidDel="00324D3F">
          <w:rPr>
            <w:rStyle w:val="Hipervnculo"/>
            <w:color w:val="auto"/>
            <w:sz w:val="20"/>
            <w:szCs w:val="20"/>
            <w:highlight w:val="magenta"/>
            <w:u w:val="none"/>
            <w:lang w:eastAsia="en-US"/>
          </w:rPr>
          <w:delText>Para cada registro del Inventario</w:delText>
        </w:r>
      </w:del>
    </w:p>
    <w:p w:rsidR="004D095E" w:rsidRPr="00D73F18" w:rsidRDefault="00F33284" w:rsidP="007416DA">
      <w:pPr>
        <w:pStyle w:val="Prrafodelista"/>
        <w:numPr>
          <w:ilvl w:val="4"/>
          <w:numId w:val="15"/>
        </w:numPr>
        <w:tabs>
          <w:tab w:val="left" w:pos="1560"/>
          <w:tab w:val="left" w:pos="2268"/>
          <w:tab w:val="left" w:pos="3119"/>
        </w:tabs>
        <w:ind w:firstLine="1260"/>
        <w:jc w:val="both"/>
        <w:rPr>
          <w:rStyle w:val="Hipervnculo"/>
          <w:color w:val="auto"/>
          <w:sz w:val="20"/>
          <w:szCs w:val="20"/>
          <w:highlight w:val="magenta"/>
          <w:u w:val="none"/>
          <w:lang w:eastAsia="en-US"/>
        </w:rPr>
      </w:pPr>
      <w:del w:id="79" w:author="lpasindo" w:date="2012-03-12T14:01:00Z">
        <w:r w:rsidRPr="00D73F18" w:rsidDel="00324D3F">
          <w:rPr>
            <w:rStyle w:val="Hipervnculo"/>
            <w:color w:val="auto"/>
            <w:sz w:val="20"/>
            <w:szCs w:val="20"/>
            <w:highlight w:val="magenta"/>
            <w:u w:val="none"/>
            <w:lang w:eastAsia="en-US"/>
          </w:rPr>
          <w:delText>E</w:delText>
        </w:r>
        <w:r w:rsidR="004D095E" w:rsidRPr="00D73F18" w:rsidDel="00324D3F">
          <w:rPr>
            <w:rStyle w:val="Hipervnculo"/>
            <w:color w:val="auto"/>
            <w:sz w:val="20"/>
            <w:szCs w:val="20"/>
            <w:highlight w:val="magenta"/>
            <w:u w:val="none"/>
            <w:lang w:eastAsia="en-US"/>
          </w:rPr>
          <w:delText xml:space="preserve">l sistema </w:delText>
        </w:r>
        <w:r w:rsidRPr="00D73F18" w:rsidDel="00324D3F">
          <w:rPr>
            <w:rStyle w:val="Hipervnculo"/>
            <w:color w:val="auto"/>
            <w:sz w:val="20"/>
            <w:szCs w:val="20"/>
            <w:highlight w:val="magenta"/>
            <w:u w:val="none"/>
            <w:lang w:eastAsia="en-US"/>
          </w:rPr>
          <w:delText>registra</w:delText>
        </w:r>
        <w:r w:rsidR="004D095E" w:rsidRPr="00D73F18" w:rsidDel="00324D3F">
          <w:rPr>
            <w:rStyle w:val="Hipervnculo"/>
            <w:color w:val="auto"/>
            <w:sz w:val="20"/>
            <w:szCs w:val="20"/>
            <w:highlight w:val="magenta"/>
            <w:u w:val="none"/>
            <w:lang w:eastAsia="en-US"/>
          </w:rPr>
          <w:delText xml:space="preserve"> la siguiente información:</w:delText>
        </w:r>
      </w:del>
    </w:p>
    <w:p w:rsidR="004D095E" w:rsidRPr="00D73F18" w:rsidRDefault="004D095E" w:rsidP="007416DA">
      <w:pPr>
        <w:pStyle w:val="Prrafodelista"/>
        <w:numPr>
          <w:ilvl w:val="5"/>
          <w:numId w:val="15"/>
        </w:numPr>
        <w:tabs>
          <w:tab w:val="left" w:pos="1560"/>
          <w:tab w:val="left" w:pos="2268"/>
          <w:tab w:val="left" w:pos="3119"/>
        </w:tabs>
        <w:ind w:firstLine="1967"/>
        <w:jc w:val="both"/>
        <w:rPr>
          <w:sz w:val="20"/>
          <w:szCs w:val="20"/>
          <w:highlight w:val="magenta"/>
        </w:rPr>
      </w:pPr>
      <w:del w:id="80" w:author="lpasindo" w:date="2012-03-12T14:01:00Z">
        <w:r w:rsidRPr="00D73F18" w:rsidDel="00324D3F">
          <w:rPr>
            <w:sz w:val="20"/>
            <w:szCs w:val="20"/>
            <w:highlight w:val="magenta"/>
          </w:rPr>
          <w:delText>Recarga</w:delText>
        </w:r>
      </w:del>
    </w:p>
    <w:p w:rsidR="004D095E" w:rsidRPr="00D73F18" w:rsidRDefault="004D095E" w:rsidP="007416DA">
      <w:pPr>
        <w:pStyle w:val="Prrafodelista"/>
        <w:numPr>
          <w:ilvl w:val="6"/>
          <w:numId w:val="15"/>
        </w:numPr>
        <w:tabs>
          <w:tab w:val="left" w:pos="2268"/>
          <w:tab w:val="left" w:pos="3119"/>
          <w:tab w:val="left" w:pos="5529"/>
        </w:tabs>
        <w:ind w:firstLine="2957"/>
        <w:jc w:val="both"/>
        <w:rPr>
          <w:sz w:val="20"/>
          <w:szCs w:val="20"/>
          <w:highlight w:val="magenta"/>
          <w:lang w:eastAsia="en-US"/>
        </w:rPr>
      </w:pPr>
      <w:del w:id="81" w:author="lpasindo" w:date="2012-03-12T14:01:00Z">
        <w:r w:rsidRPr="00D73F18" w:rsidDel="00324D3F">
          <w:rPr>
            <w:sz w:val="20"/>
            <w:szCs w:val="20"/>
            <w:highlight w:val="magenta"/>
            <w:lang w:eastAsia="en-US"/>
          </w:rPr>
          <w:delText>ClaveMaterial</w:delText>
        </w:r>
      </w:del>
    </w:p>
    <w:p w:rsidR="004D095E" w:rsidRPr="00D73F18" w:rsidRDefault="004D095E" w:rsidP="007416DA">
      <w:pPr>
        <w:pStyle w:val="Prrafodelista"/>
        <w:numPr>
          <w:ilvl w:val="6"/>
          <w:numId w:val="15"/>
        </w:numPr>
        <w:tabs>
          <w:tab w:val="left" w:pos="2268"/>
          <w:tab w:val="left" w:pos="3119"/>
          <w:tab w:val="left" w:pos="5529"/>
        </w:tabs>
        <w:ind w:firstLine="2957"/>
        <w:jc w:val="both"/>
        <w:rPr>
          <w:sz w:val="20"/>
          <w:szCs w:val="20"/>
          <w:highlight w:val="magenta"/>
          <w:lang w:eastAsia="en-US"/>
        </w:rPr>
      </w:pPr>
      <w:del w:id="82" w:author="lpasindo" w:date="2012-03-12T14:01:00Z">
        <w:r w:rsidRPr="00D73F18" w:rsidDel="00324D3F">
          <w:rPr>
            <w:sz w:val="20"/>
            <w:szCs w:val="20"/>
            <w:highlight w:val="magenta"/>
            <w:lang w:eastAsia="en-US"/>
          </w:rPr>
          <w:delText>Cantidad</w:delText>
        </w:r>
      </w:del>
    </w:p>
    <w:p w:rsidR="005423BD" w:rsidRPr="00D73F18" w:rsidRDefault="00E31BC1" w:rsidP="00FA2606">
      <w:pPr>
        <w:pStyle w:val="Prrafodelista"/>
        <w:numPr>
          <w:ilvl w:val="2"/>
          <w:numId w:val="15"/>
        </w:numPr>
        <w:tabs>
          <w:tab w:val="left" w:pos="1560"/>
        </w:tabs>
        <w:ind w:left="1560" w:hanging="567"/>
        <w:jc w:val="both"/>
        <w:rPr>
          <w:sz w:val="20"/>
          <w:szCs w:val="20"/>
          <w:highlight w:val="magenta"/>
          <w:lang w:eastAsia="en-US"/>
        </w:rPr>
      </w:pPr>
      <w:bookmarkStart w:id="83" w:name="paso2_4_1_3FAX01"/>
      <w:bookmarkEnd w:id="83"/>
      <w:del w:id="84" w:author="lpasindo" w:date="2012-03-12T14:02:00Z">
        <w:r w:rsidRPr="00D73F18" w:rsidDel="00324D3F">
          <w:rPr>
            <w:rStyle w:val="Hipervnculo"/>
            <w:color w:val="auto"/>
            <w:sz w:val="20"/>
            <w:szCs w:val="20"/>
            <w:highlight w:val="magenta"/>
            <w:u w:val="none"/>
          </w:rPr>
          <w:delText xml:space="preserve">El sistema presenta el mensaje </w:delText>
        </w:r>
        <w:r w:rsidR="00585A68" w:rsidRPr="00D73F18" w:rsidDel="00324D3F">
          <w:rPr>
            <w:highlight w:val="magenta"/>
          </w:rPr>
          <w:fldChar w:fldCharType="begin"/>
        </w:r>
        <w:r w:rsidR="00585A68" w:rsidRPr="00D73F18" w:rsidDel="00324D3F">
          <w:rPr>
            <w:highlight w:val="magenta"/>
          </w:rPr>
          <w:delInstrText xml:space="preserve"> HYPERLINK "file:///C:\\AMESOL\\Analisis\\Megacable\\EspecificacionRequerimientos\\General\\MEG_Glosario_de_Mensajes.docx" \l "MT0001" </w:delInstrText>
        </w:r>
        <w:r w:rsidR="00585A68" w:rsidRPr="00D73F18" w:rsidDel="00324D3F">
          <w:rPr>
            <w:highlight w:val="magenta"/>
          </w:rPr>
          <w:fldChar w:fldCharType="separate"/>
        </w:r>
        <w:r w:rsidRPr="00D73F18" w:rsidDel="00324D3F">
          <w:rPr>
            <w:rStyle w:val="Hipervnculo"/>
            <w:b/>
            <w:sz w:val="20"/>
            <w:szCs w:val="20"/>
            <w:highlight w:val="magenta"/>
          </w:rPr>
          <w:delText>MT0001 &lt;Estableciendo Conexión&gt;</w:delText>
        </w:r>
        <w:r w:rsidR="00585A68" w:rsidRPr="00D73F18" w:rsidDel="00324D3F">
          <w:rPr>
            <w:rStyle w:val="Hipervnculo"/>
            <w:b/>
            <w:sz w:val="20"/>
            <w:szCs w:val="20"/>
            <w:highlight w:val="magenta"/>
          </w:rPr>
          <w:fldChar w:fldCharType="end"/>
        </w:r>
        <w:r w:rsidRPr="00D73F18" w:rsidDel="00324D3F">
          <w:rPr>
            <w:rStyle w:val="Hipervnculo"/>
            <w:b/>
            <w:sz w:val="20"/>
            <w:szCs w:val="20"/>
            <w:highlight w:val="magenta"/>
          </w:rPr>
          <w:delText xml:space="preserve"> </w:delText>
        </w:r>
        <w:r w:rsidRPr="00D73F18" w:rsidDel="00324D3F">
          <w:rPr>
            <w:rStyle w:val="Hipervnculo"/>
            <w:color w:val="auto"/>
            <w:sz w:val="20"/>
            <w:szCs w:val="20"/>
            <w:highlight w:val="magenta"/>
            <w:u w:val="none"/>
          </w:rPr>
          <w:delText xml:space="preserve">de acuerdo con la validación </w:delText>
        </w:r>
        <w:r w:rsidR="00585A68" w:rsidRPr="00D73F18" w:rsidDel="00324D3F">
          <w:rPr>
            <w:highlight w:val="magenta"/>
          </w:rPr>
          <w:fldChar w:fldCharType="begin"/>
        </w:r>
        <w:r w:rsidR="00585A68" w:rsidRPr="00D73F18" w:rsidDel="00324D3F">
          <w:rPr>
            <w:highlight w:val="magenta"/>
          </w:rPr>
          <w:delInstrText xml:space="preserve"> HYPERLINK \l "_VA03_Validar_Conexión_1" </w:delInstrText>
        </w:r>
        <w:r w:rsidR="00585A68" w:rsidRPr="00D73F18" w:rsidDel="00324D3F">
          <w:rPr>
            <w:highlight w:val="magenta"/>
          </w:rPr>
          <w:fldChar w:fldCharType="separate"/>
        </w:r>
        <w:bookmarkStart w:id="85" w:name="VA03_r"/>
        <w:r w:rsidRPr="00D73F18" w:rsidDel="00324D3F">
          <w:rPr>
            <w:rStyle w:val="Hipervnculo"/>
            <w:b/>
            <w:sz w:val="20"/>
            <w:szCs w:val="20"/>
            <w:highlight w:val="magenta"/>
          </w:rPr>
          <w:delText>VA02 Validar Conexión Con Servidor Recarga</w:delText>
        </w:r>
        <w:bookmarkEnd w:id="85"/>
        <w:r w:rsidRPr="00D73F18" w:rsidDel="00324D3F">
          <w:rPr>
            <w:rStyle w:val="Hipervnculo"/>
            <w:b/>
            <w:sz w:val="20"/>
            <w:szCs w:val="20"/>
            <w:highlight w:val="magenta"/>
          </w:rPr>
          <w:delText xml:space="preserve"> </w:delText>
        </w:r>
        <w:r w:rsidR="00585A68" w:rsidRPr="00D73F18" w:rsidDel="00324D3F">
          <w:rPr>
            <w:rStyle w:val="Hipervnculo"/>
            <w:b/>
            <w:sz w:val="20"/>
            <w:szCs w:val="20"/>
            <w:highlight w:val="magenta"/>
          </w:rPr>
          <w:fldChar w:fldCharType="end"/>
        </w:r>
      </w:del>
    </w:p>
    <w:p w:rsidR="003F242C" w:rsidRPr="00D73F18" w:rsidRDefault="003F242C" w:rsidP="00A20353">
      <w:pPr>
        <w:pStyle w:val="Prrafodelista"/>
        <w:numPr>
          <w:ilvl w:val="3"/>
          <w:numId w:val="15"/>
        </w:numPr>
        <w:tabs>
          <w:tab w:val="left" w:pos="1560"/>
          <w:tab w:val="left" w:pos="2268"/>
          <w:tab w:val="left" w:pos="3119"/>
        </w:tabs>
        <w:ind w:firstLine="696"/>
        <w:jc w:val="both"/>
        <w:rPr>
          <w:sz w:val="20"/>
          <w:szCs w:val="20"/>
          <w:highlight w:val="magenta"/>
          <w:lang w:eastAsia="en-US"/>
        </w:rPr>
      </w:pPr>
      <w:bookmarkStart w:id="86" w:name="paso3FAX01_"/>
      <w:bookmarkStart w:id="87" w:name="paso3FAX01"/>
      <w:bookmarkEnd w:id="86"/>
      <w:bookmarkEnd w:id="87"/>
      <w:del w:id="88" w:author="lpasindo" w:date="2012-03-12T14:02:00Z">
        <w:r w:rsidRPr="00D73F18" w:rsidDel="00324D3F">
          <w:rPr>
            <w:sz w:val="20"/>
            <w:szCs w:val="20"/>
            <w:highlight w:val="magenta"/>
            <w:lang w:eastAsia="en-US"/>
          </w:rPr>
          <w:delText xml:space="preserve">El sistema presenta el mensaje </w:delText>
        </w:r>
        <w:r w:rsidR="00585A68" w:rsidRPr="00D73F18" w:rsidDel="00324D3F">
          <w:rPr>
            <w:highlight w:val="magenta"/>
          </w:rPr>
          <w:fldChar w:fldCharType="begin"/>
        </w:r>
        <w:r w:rsidR="00585A68" w:rsidRPr="00D73F18" w:rsidDel="00324D3F">
          <w:rPr>
            <w:highlight w:val="magenta"/>
          </w:rPr>
          <w:delInstrText xml:space="preserve"> HYPERLINK "file:///C:\\AMESOL\\Analisis\\Megacable\\EspecificacionRequerimientos\\General\\MEG_Glosario_de_Mensajes.docx" \l "MT0004" </w:delInstrText>
        </w:r>
        <w:r w:rsidR="00585A68" w:rsidRPr="00D73F18" w:rsidDel="00324D3F">
          <w:rPr>
            <w:highlight w:val="magenta"/>
          </w:rPr>
          <w:fldChar w:fldCharType="separate"/>
        </w:r>
        <w:r w:rsidRPr="00D73F18" w:rsidDel="00324D3F">
          <w:rPr>
            <w:rStyle w:val="Hipervnculo"/>
            <w:b/>
            <w:sz w:val="20"/>
            <w:szCs w:val="20"/>
            <w:highlight w:val="magenta"/>
          </w:rPr>
          <w:delText>MT0004 &lt;Enviando Información&gt;</w:delText>
        </w:r>
        <w:r w:rsidR="00585A68" w:rsidRPr="00D73F18" w:rsidDel="00324D3F">
          <w:rPr>
            <w:rStyle w:val="Hipervnculo"/>
            <w:b/>
            <w:sz w:val="20"/>
            <w:szCs w:val="20"/>
            <w:highlight w:val="magenta"/>
          </w:rPr>
          <w:fldChar w:fldCharType="end"/>
        </w:r>
      </w:del>
    </w:p>
    <w:p w:rsidR="00CF0FBA" w:rsidRPr="00D73F18" w:rsidRDefault="000866DC" w:rsidP="00A20353">
      <w:pPr>
        <w:pStyle w:val="Prrafodelista"/>
        <w:numPr>
          <w:ilvl w:val="3"/>
          <w:numId w:val="15"/>
        </w:numPr>
        <w:tabs>
          <w:tab w:val="left" w:pos="1560"/>
          <w:tab w:val="left" w:pos="2268"/>
          <w:tab w:val="left" w:pos="3119"/>
        </w:tabs>
        <w:ind w:left="2268" w:hanging="708"/>
        <w:jc w:val="both"/>
        <w:rPr>
          <w:sz w:val="20"/>
          <w:szCs w:val="20"/>
          <w:highlight w:val="magenta"/>
          <w:lang w:eastAsia="en-US"/>
        </w:rPr>
      </w:pPr>
      <w:del w:id="89" w:author="lpasindo" w:date="2012-03-12T14:02:00Z">
        <w:r w:rsidRPr="00D73F18" w:rsidDel="00324D3F">
          <w:rPr>
            <w:sz w:val="20"/>
            <w:szCs w:val="20"/>
            <w:highlight w:val="magenta"/>
            <w:lang w:eastAsia="en-US"/>
          </w:rPr>
          <w:delText xml:space="preserve">El sistema obtiene y actualiza la información de acuerdo </w:delText>
        </w:r>
        <w:r w:rsidR="00C71CB9" w:rsidRPr="00D73F18" w:rsidDel="00324D3F">
          <w:rPr>
            <w:sz w:val="20"/>
            <w:szCs w:val="20"/>
            <w:highlight w:val="magenta"/>
            <w:lang w:eastAsia="en-US"/>
          </w:rPr>
          <w:delText>con</w:delText>
        </w:r>
        <w:r w:rsidRPr="00D73F18" w:rsidDel="00324D3F">
          <w:rPr>
            <w:sz w:val="20"/>
            <w:szCs w:val="20"/>
            <w:highlight w:val="magenta"/>
            <w:lang w:eastAsia="en-US"/>
          </w:rPr>
          <w:delText xml:space="preserve"> la regla de negocio </w:delText>
        </w:r>
        <w:r w:rsidR="00585A68" w:rsidRPr="00D73F18" w:rsidDel="00324D3F">
          <w:rPr>
            <w:highlight w:val="magenta"/>
          </w:rPr>
          <w:fldChar w:fldCharType="begin"/>
        </w:r>
        <w:r w:rsidR="00585A68" w:rsidRPr="00D73F18" w:rsidDel="00324D3F">
          <w:rPr>
            <w:highlight w:val="magenta"/>
          </w:rPr>
          <w:delInstrText xml:space="preserve"> HYPERLINK "file:///C:\\AMESOL\\Analisis\\Megacable\\EspecificacionRequerimientos\\General\\MEG_Reglas_de_Negocio.docx" \l "RN70" </w:delInstrText>
        </w:r>
        <w:r w:rsidR="00585A68" w:rsidRPr="00D73F18" w:rsidDel="00324D3F">
          <w:rPr>
            <w:highlight w:val="magenta"/>
          </w:rPr>
          <w:fldChar w:fldCharType="separate"/>
        </w:r>
        <w:r w:rsidRPr="00D73F18" w:rsidDel="00324D3F">
          <w:rPr>
            <w:rStyle w:val="Hipervnculo"/>
            <w:b/>
            <w:sz w:val="20"/>
            <w:szCs w:val="20"/>
            <w:highlight w:val="magenta"/>
            <w:lang w:eastAsia="en-US"/>
          </w:rPr>
          <w:delText xml:space="preserve">RN70 </w:delText>
        </w:r>
        <w:r w:rsidR="00A20353" w:rsidRPr="00D73F18" w:rsidDel="00324D3F">
          <w:rPr>
            <w:rStyle w:val="Hipervnculo"/>
            <w:b/>
            <w:sz w:val="20"/>
            <w:szCs w:val="20"/>
            <w:highlight w:val="magenta"/>
            <w:lang w:eastAsia="en-US"/>
          </w:rPr>
          <w:delText xml:space="preserve"> </w:delText>
        </w:r>
        <w:r w:rsidRPr="00D73F18" w:rsidDel="00324D3F">
          <w:rPr>
            <w:rStyle w:val="Hipervnculo"/>
            <w:b/>
            <w:sz w:val="20"/>
            <w:szCs w:val="20"/>
            <w:highlight w:val="magenta"/>
            <w:lang w:eastAsia="en-US"/>
          </w:rPr>
          <w:delText xml:space="preserve">Sincronización de </w:delText>
        </w:r>
        <w:r w:rsidR="00F5327C" w:rsidRPr="00D73F18" w:rsidDel="00324D3F">
          <w:rPr>
            <w:rStyle w:val="Hipervnculo"/>
            <w:b/>
            <w:sz w:val="20"/>
            <w:szCs w:val="20"/>
            <w:highlight w:val="magenta"/>
            <w:lang w:eastAsia="en-US"/>
          </w:rPr>
          <w:delText>l</w:delText>
        </w:r>
        <w:r w:rsidR="003F242C" w:rsidRPr="00D73F18" w:rsidDel="00324D3F">
          <w:rPr>
            <w:rStyle w:val="Hipervnculo"/>
            <w:b/>
            <w:sz w:val="20"/>
            <w:szCs w:val="20"/>
            <w:highlight w:val="magenta"/>
            <w:lang w:eastAsia="en-US"/>
          </w:rPr>
          <w:delText>a Recarga en el Servidor</w:delText>
        </w:r>
        <w:r w:rsidR="00585A68" w:rsidRPr="00D73F18" w:rsidDel="00324D3F">
          <w:rPr>
            <w:rStyle w:val="Hipervnculo"/>
            <w:b/>
            <w:sz w:val="20"/>
            <w:szCs w:val="20"/>
            <w:highlight w:val="magenta"/>
            <w:lang w:eastAsia="en-US"/>
          </w:rPr>
          <w:fldChar w:fldCharType="end"/>
        </w:r>
        <w:r w:rsidRPr="00D73F18" w:rsidDel="00324D3F">
          <w:rPr>
            <w:sz w:val="20"/>
            <w:szCs w:val="20"/>
            <w:highlight w:val="magenta"/>
            <w:lang w:eastAsia="en-US"/>
          </w:rPr>
          <w:delText>:</w:delText>
        </w:r>
      </w:del>
    </w:p>
    <w:p w:rsidR="00CF0FBA" w:rsidRPr="00D73F18" w:rsidRDefault="00F5327C" w:rsidP="00E31BC1">
      <w:pPr>
        <w:pStyle w:val="Prrafodelista"/>
        <w:numPr>
          <w:ilvl w:val="4"/>
          <w:numId w:val="15"/>
        </w:numPr>
        <w:tabs>
          <w:tab w:val="left" w:pos="1560"/>
          <w:tab w:val="left" w:pos="2268"/>
          <w:tab w:val="left" w:pos="3119"/>
        </w:tabs>
        <w:ind w:firstLine="1260"/>
        <w:jc w:val="both"/>
        <w:rPr>
          <w:sz w:val="20"/>
          <w:szCs w:val="20"/>
          <w:highlight w:val="magenta"/>
          <w:lang w:eastAsia="en-US"/>
        </w:rPr>
      </w:pPr>
      <w:del w:id="90" w:author="lpasindo" w:date="2012-03-12T14:02:00Z">
        <w:r w:rsidRPr="00D73F18" w:rsidDel="00324D3F">
          <w:rPr>
            <w:sz w:val="20"/>
            <w:szCs w:val="20"/>
            <w:highlight w:val="magenta"/>
            <w:lang w:eastAsia="en-US"/>
          </w:rPr>
          <w:delText>Recarga</w:delText>
        </w:r>
      </w:del>
    </w:p>
    <w:p w:rsidR="00DA7DF7" w:rsidRPr="00D73F18" w:rsidRDefault="00372E45" w:rsidP="00E31BC1">
      <w:pPr>
        <w:pStyle w:val="Prrafodelista"/>
        <w:numPr>
          <w:ilvl w:val="5"/>
          <w:numId w:val="15"/>
        </w:numPr>
        <w:tabs>
          <w:tab w:val="left" w:pos="2268"/>
          <w:tab w:val="left" w:pos="3119"/>
        </w:tabs>
        <w:ind w:firstLine="1967"/>
        <w:jc w:val="both"/>
        <w:rPr>
          <w:sz w:val="20"/>
          <w:szCs w:val="20"/>
          <w:highlight w:val="magenta"/>
          <w:lang w:eastAsia="en-US"/>
        </w:rPr>
      </w:pPr>
      <w:del w:id="91" w:author="lpasindo" w:date="2012-03-12T14:02:00Z">
        <w:r w:rsidRPr="00D73F18" w:rsidDel="00324D3F">
          <w:rPr>
            <w:sz w:val="20"/>
            <w:szCs w:val="20"/>
            <w:highlight w:val="magenta"/>
            <w:lang w:eastAsia="en-US"/>
          </w:rPr>
          <w:delText>ClaveMaterial</w:delText>
        </w:r>
      </w:del>
    </w:p>
    <w:p w:rsidR="00372E45" w:rsidRPr="00D73F18" w:rsidRDefault="00372E45" w:rsidP="00104036">
      <w:pPr>
        <w:pStyle w:val="Prrafodelista"/>
        <w:numPr>
          <w:ilvl w:val="5"/>
          <w:numId w:val="15"/>
        </w:numPr>
        <w:tabs>
          <w:tab w:val="left" w:pos="2268"/>
          <w:tab w:val="left" w:pos="3119"/>
        </w:tabs>
        <w:ind w:left="4253" w:hanging="1134"/>
        <w:jc w:val="both"/>
        <w:rPr>
          <w:sz w:val="20"/>
          <w:szCs w:val="20"/>
          <w:highlight w:val="magenta"/>
          <w:lang w:eastAsia="en-US"/>
        </w:rPr>
      </w:pPr>
      <w:del w:id="92" w:author="lpasindo" w:date="2012-03-12T14:02:00Z">
        <w:r w:rsidRPr="00D73F18" w:rsidDel="00324D3F">
          <w:rPr>
            <w:sz w:val="20"/>
            <w:szCs w:val="20"/>
            <w:highlight w:val="magenta"/>
            <w:lang w:eastAsia="en-US"/>
          </w:rPr>
          <w:delText xml:space="preserve">ClaveCuadrilla de acuerdo con la regla de negocio </w:delText>
        </w:r>
        <w:r w:rsidR="00585A68" w:rsidRPr="00D73F18" w:rsidDel="00324D3F">
          <w:rPr>
            <w:highlight w:val="magenta"/>
          </w:rPr>
          <w:fldChar w:fldCharType="begin"/>
        </w:r>
        <w:r w:rsidR="00585A68" w:rsidRPr="00D73F18" w:rsidDel="00324D3F">
          <w:rPr>
            <w:highlight w:val="magenta"/>
          </w:rPr>
          <w:delInstrText xml:space="preserve"> HYPERLINK "file:///C:\\AMESOL\\Analisis\\Megacable\\EspecificacionRequerimientos\\General\\MEG_Reglas_de_Negocio.docx" \l "RN74" </w:delInstrText>
        </w:r>
        <w:r w:rsidR="00585A68" w:rsidRPr="00D73F18" w:rsidDel="00324D3F">
          <w:rPr>
            <w:highlight w:val="magenta"/>
          </w:rPr>
          <w:fldChar w:fldCharType="separate"/>
        </w:r>
        <w:r w:rsidRPr="00D73F18" w:rsidDel="00324D3F">
          <w:rPr>
            <w:rStyle w:val="Hipervnculo"/>
            <w:b/>
            <w:sz w:val="20"/>
            <w:szCs w:val="20"/>
            <w:highlight w:val="magenta"/>
            <w:lang w:eastAsia="en-US"/>
          </w:rPr>
          <w:delText xml:space="preserve">RN74 </w:delText>
        </w:r>
        <w:r w:rsidR="00104036" w:rsidRPr="00D73F18" w:rsidDel="00324D3F">
          <w:rPr>
            <w:rStyle w:val="Hipervnculo"/>
            <w:b/>
            <w:sz w:val="20"/>
            <w:szCs w:val="20"/>
            <w:highlight w:val="magenta"/>
            <w:lang w:eastAsia="en-US"/>
          </w:rPr>
          <w:delText xml:space="preserve"> </w:delText>
        </w:r>
        <w:r w:rsidRPr="00D73F18" w:rsidDel="00324D3F">
          <w:rPr>
            <w:rStyle w:val="Hipervnculo"/>
            <w:b/>
            <w:sz w:val="20"/>
            <w:szCs w:val="20"/>
            <w:highlight w:val="magenta"/>
            <w:lang w:eastAsia="en-US"/>
          </w:rPr>
          <w:delText>Identificación de la Cuadrilla en el Servidor</w:delText>
        </w:r>
        <w:r w:rsidR="00585A68" w:rsidRPr="00D73F18" w:rsidDel="00324D3F">
          <w:rPr>
            <w:rStyle w:val="Hipervnculo"/>
            <w:b/>
            <w:sz w:val="20"/>
            <w:szCs w:val="20"/>
            <w:highlight w:val="magenta"/>
            <w:lang w:eastAsia="en-US"/>
          </w:rPr>
          <w:fldChar w:fldCharType="end"/>
        </w:r>
      </w:del>
    </w:p>
    <w:p w:rsidR="00372E45" w:rsidRPr="00D73F18" w:rsidRDefault="00372E45" w:rsidP="00E31BC1">
      <w:pPr>
        <w:pStyle w:val="Prrafodelista"/>
        <w:numPr>
          <w:ilvl w:val="5"/>
          <w:numId w:val="15"/>
        </w:numPr>
        <w:tabs>
          <w:tab w:val="left" w:pos="2268"/>
          <w:tab w:val="left" w:pos="3119"/>
        </w:tabs>
        <w:ind w:firstLine="1967"/>
        <w:jc w:val="both"/>
        <w:rPr>
          <w:sz w:val="20"/>
          <w:szCs w:val="20"/>
          <w:highlight w:val="magenta"/>
          <w:lang w:eastAsia="en-US"/>
        </w:rPr>
      </w:pPr>
      <w:del w:id="93" w:author="lpasindo" w:date="2012-03-12T14:02:00Z">
        <w:r w:rsidRPr="00D73F18" w:rsidDel="00324D3F">
          <w:rPr>
            <w:sz w:val="20"/>
            <w:szCs w:val="20"/>
            <w:highlight w:val="magenta"/>
            <w:lang w:eastAsia="en-US"/>
          </w:rPr>
          <w:delText>Cantidad</w:delText>
        </w:r>
      </w:del>
    </w:p>
    <w:p w:rsidR="00035779" w:rsidRPr="00D73F18" w:rsidRDefault="00035779" w:rsidP="00E31BC1">
      <w:pPr>
        <w:pStyle w:val="Prrafodelista"/>
        <w:numPr>
          <w:ilvl w:val="3"/>
          <w:numId w:val="15"/>
        </w:numPr>
        <w:tabs>
          <w:tab w:val="left" w:pos="1560"/>
          <w:tab w:val="left" w:pos="2268"/>
        </w:tabs>
        <w:ind w:left="2268" w:hanging="708"/>
        <w:jc w:val="both"/>
        <w:rPr>
          <w:rFonts w:cs="Arial"/>
          <w:sz w:val="20"/>
          <w:szCs w:val="20"/>
          <w:highlight w:val="magenta"/>
        </w:rPr>
      </w:pPr>
      <w:bookmarkStart w:id="94" w:name="paso3_3FAX01"/>
      <w:bookmarkEnd w:id="94"/>
      <w:del w:id="95" w:author="lpasindo" w:date="2012-03-12T14:02:00Z">
        <w:r w:rsidRPr="00D73F18" w:rsidDel="00324D3F">
          <w:rPr>
            <w:rFonts w:cs="Arial"/>
            <w:sz w:val="20"/>
            <w:szCs w:val="20"/>
            <w:highlight w:val="magenta"/>
          </w:rPr>
          <w:delText xml:space="preserve">El caso de uso incluye la funcionalidad del caso de uso </w:delText>
        </w:r>
        <w:r w:rsidR="00585A68" w:rsidRPr="00D73F18" w:rsidDel="00324D3F">
          <w:rPr>
            <w:highlight w:val="magenta"/>
          </w:rPr>
          <w:fldChar w:fldCharType="begin"/>
        </w:r>
        <w:r w:rsidR="00585A68" w:rsidRPr="00D73F18" w:rsidDel="00324D3F">
          <w:rPr>
            <w:highlight w:val="magenta"/>
          </w:rPr>
          <w:delInstrText xml:space="preserve"> HYPERLINK "file:///C:\\AMESOL\\Analisis\\Megacable\\EspecificacionRequerimientos\\ECU_SIN\\CUMEGSIN03_ServidorDeComunicaciones.docx" </w:delInstrText>
        </w:r>
        <w:r w:rsidR="00585A68" w:rsidRPr="00D73F18" w:rsidDel="00324D3F">
          <w:rPr>
            <w:highlight w:val="magenta"/>
          </w:rPr>
          <w:fldChar w:fldCharType="separate"/>
        </w:r>
        <w:r w:rsidRPr="00D73F18" w:rsidDel="00324D3F">
          <w:rPr>
            <w:rStyle w:val="Hipervnculo"/>
            <w:b/>
            <w:sz w:val="20"/>
            <w:szCs w:val="20"/>
            <w:highlight w:val="magenta"/>
          </w:rPr>
          <w:delText>Servidor de Comunicaciones – CUMEGSIN03</w:delText>
        </w:r>
        <w:r w:rsidR="00585A68" w:rsidRPr="00D73F18" w:rsidDel="00324D3F">
          <w:rPr>
            <w:rStyle w:val="Hipervnculo"/>
            <w:b/>
            <w:sz w:val="20"/>
            <w:szCs w:val="20"/>
            <w:highlight w:val="magenta"/>
          </w:rPr>
          <w:fldChar w:fldCharType="end"/>
        </w:r>
        <w:r w:rsidRPr="00D73F18" w:rsidDel="00324D3F">
          <w:rPr>
            <w:rFonts w:cs="Arial"/>
            <w:sz w:val="20"/>
            <w:szCs w:val="20"/>
            <w:highlight w:val="magenta"/>
          </w:rPr>
          <w:delText xml:space="preserve"> y le envía como parámetro la siguiente información:</w:delText>
        </w:r>
      </w:del>
    </w:p>
    <w:p w:rsidR="00035779" w:rsidRPr="00D73F18" w:rsidRDefault="00035779" w:rsidP="00E31BC1">
      <w:pPr>
        <w:pStyle w:val="Prrafodelista"/>
        <w:numPr>
          <w:ilvl w:val="4"/>
          <w:numId w:val="15"/>
        </w:numPr>
        <w:tabs>
          <w:tab w:val="left" w:pos="1560"/>
          <w:tab w:val="left" w:pos="2268"/>
          <w:tab w:val="left" w:pos="3119"/>
        </w:tabs>
        <w:ind w:firstLine="1260"/>
        <w:jc w:val="both"/>
        <w:rPr>
          <w:rFonts w:cs="Arial"/>
          <w:sz w:val="20"/>
          <w:szCs w:val="20"/>
          <w:highlight w:val="magenta"/>
        </w:rPr>
      </w:pPr>
      <w:del w:id="96" w:author="lpasindo" w:date="2012-03-12T14:02:00Z">
        <w:r w:rsidRPr="00D73F18" w:rsidDel="00324D3F">
          <w:rPr>
            <w:rFonts w:cs="Arial"/>
            <w:sz w:val="20"/>
            <w:szCs w:val="20"/>
            <w:highlight w:val="magenta"/>
          </w:rPr>
          <w:delText>GenerarRecarga</w:delText>
        </w:r>
      </w:del>
    </w:p>
    <w:p w:rsidR="00773BCE" w:rsidRPr="00D73F18" w:rsidRDefault="00773BCE" w:rsidP="00E31BC1">
      <w:pPr>
        <w:pStyle w:val="Prrafodelista"/>
        <w:numPr>
          <w:ilvl w:val="5"/>
          <w:numId w:val="15"/>
        </w:numPr>
        <w:tabs>
          <w:tab w:val="left" w:pos="2268"/>
          <w:tab w:val="left" w:pos="3119"/>
        </w:tabs>
        <w:ind w:firstLine="1967"/>
        <w:jc w:val="both"/>
        <w:rPr>
          <w:sz w:val="20"/>
          <w:szCs w:val="20"/>
          <w:highlight w:val="magenta"/>
          <w:lang w:eastAsia="en-US"/>
        </w:rPr>
      </w:pPr>
      <w:del w:id="97" w:author="lpasindo" w:date="2012-03-12T14:02:00Z">
        <w:r w:rsidRPr="00D73F18" w:rsidDel="00324D3F">
          <w:rPr>
            <w:sz w:val="20"/>
            <w:szCs w:val="20"/>
            <w:highlight w:val="magenta"/>
            <w:lang w:eastAsia="en-US"/>
          </w:rPr>
          <w:delText>ClaveCuadrilla</w:delText>
        </w:r>
      </w:del>
    </w:p>
    <w:p w:rsidR="00945D2A" w:rsidRPr="00D73F18" w:rsidRDefault="00945D2A" w:rsidP="00E31BC1">
      <w:pPr>
        <w:pStyle w:val="Prrafodelista"/>
        <w:numPr>
          <w:ilvl w:val="5"/>
          <w:numId w:val="15"/>
        </w:numPr>
        <w:tabs>
          <w:tab w:val="left" w:pos="2268"/>
          <w:tab w:val="left" w:pos="3119"/>
        </w:tabs>
        <w:ind w:firstLine="1967"/>
        <w:jc w:val="both"/>
        <w:rPr>
          <w:sz w:val="20"/>
          <w:szCs w:val="20"/>
          <w:highlight w:val="magenta"/>
          <w:lang w:eastAsia="en-US"/>
        </w:rPr>
      </w:pPr>
      <w:del w:id="98" w:author="lpasindo" w:date="2012-03-12T14:02:00Z">
        <w:r w:rsidRPr="00D73F18" w:rsidDel="00324D3F">
          <w:rPr>
            <w:sz w:val="20"/>
            <w:szCs w:val="20"/>
            <w:highlight w:val="magenta"/>
            <w:lang w:eastAsia="en-US"/>
          </w:rPr>
          <w:delText>FechaAgenda</w:delText>
        </w:r>
      </w:del>
    </w:p>
    <w:p w:rsidR="00035779" w:rsidRPr="00D73F18" w:rsidRDefault="00035779" w:rsidP="00E31BC1">
      <w:pPr>
        <w:pStyle w:val="Prrafodelista"/>
        <w:numPr>
          <w:ilvl w:val="4"/>
          <w:numId w:val="15"/>
        </w:numPr>
        <w:tabs>
          <w:tab w:val="left" w:pos="1560"/>
          <w:tab w:val="left" w:pos="2268"/>
          <w:tab w:val="left" w:pos="3119"/>
        </w:tabs>
        <w:ind w:firstLine="1260"/>
        <w:jc w:val="both"/>
        <w:rPr>
          <w:rFonts w:cs="Arial"/>
          <w:sz w:val="20"/>
          <w:szCs w:val="20"/>
          <w:highlight w:val="magenta"/>
        </w:rPr>
      </w:pPr>
      <w:del w:id="99" w:author="lpasindo" w:date="2012-03-12T14:03:00Z">
        <w:r w:rsidRPr="00D73F18" w:rsidDel="00324D3F">
          <w:rPr>
            <w:rFonts w:cs="Arial"/>
            <w:sz w:val="20"/>
            <w:szCs w:val="20"/>
            <w:highlight w:val="magenta"/>
          </w:rPr>
          <w:delText>El sistema obtiene la siguiente información:</w:delText>
        </w:r>
      </w:del>
    </w:p>
    <w:p w:rsidR="00035779" w:rsidRPr="00D73F18" w:rsidRDefault="00035779" w:rsidP="00E31BC1">
      <w:pPr>
        <w:pStyle w:val="Prrafodelista"/>
        <w:numPr>
          <w:ilvl w:val="5"/>
          <w:numId w:val="15"/>
        </w:numPr>
        <w:tabs>
          <w:tab w:val="left" w:pos="1560"/>
        </w:tabs>
        <w:ind w:firstLine="1967"/>
        <w:jc w:val="both"/>
        <w:rPr>
          <w:rFonts w:cs="Arial"/>
          <w:sz w:val="20"/>
          <w:szCs w:val="20"/>
          <w:highlight w:val="magenta"/>
        </w:rPr>
      </w:pPr>
      <w:del w:id="100" w:author="lpasindo" w:date="2012-03-12T14:03:00Z">
        <w:r w:rsidRPr="00D73F18" w:rsidDel="00324D3F">
          <w:rPr>
            <w:rFonts w:cs="Arial"/>
            <w:sz w:val="20"/>
            <w:szCs w:val="20"/>
            <w:highlight w:val="magenta"/>
          </w:rPr>
          <w:delText>GenerarRecarga</w:delText>
        </w:r>
      </w:del>
    </w:p>
    <w:p w:rsidR="00B256D7" w:rsidRPr="00D73F18" w:rsidRDefault="00B256D7" w:rsidP="00E31BC1">
      <w:pPr>
        <w:pStyle w:val="Prrafodelista"/>
        <w:numPr>
          <w:ilvl w:val="6"/>
          <w:numId w:val="15"/>
        </w:numPr>
        <w:tabs>
          <w:tab w:val="left" w:pos="2268"/>
        </w:tabs>
        <w:ind w:firstLine="2957"/>
        <w:jc w:val="both"/>
        <w:rPr>
          <w:sz w:val="20"/>
          <w:szCs w:val="20"/>
          <w:highlight w:val="magenta"/>
          <w:lang w:eastAsia="en-US"/>
        </w:rPr>
      </w:pPr>
      <w:del w:id="101" w:author="lpasindo" w:date="2012-03-12T14:03:00Z">
        <w:r w:rsidRPr="00D73F18" w:rsidDel="00324D3F">
          <w:rPr>
            <w:sz w:val="20"/>
            <w:szCs w:val="20"/>
            <w:highlight w:val="magenta"/>
            <w:lang w:eastAsia="en-US"/>
          </w:rPr>
          <w:delText>Generada (Falso/Verdadero)</w:delText>
        </w:r>
      </w:del>
    </w:p>
    <w:p w:rsidR="00035779" w:rsidRPr="00D73F18" w:rsidRDefault="00035779" w:rsidP="00E31BC1">
      <w:pPr>
        <w:pStyle w:val="Prrafodelista"/>
        <w:numPr>
          <w:ilvl w:val="6"/>
          <w:numId w:val="15"/>
        </w:numPr>
        <w:tabs>
          <w:tab w:val="left" w:pos="2268"/>
        </w:tabs>
        <w:ind w:firstLine="2957"/>
        <w:jc w:val="both"/>
        <w:rPr>
          <w:sz w:val="20"/>
          <w:szCs w:val="20"/>
          <w:highlight w:val="magenta"/>
          <w:lang w:eastAsia="en-US"/>
        </w:rPr>
      </w:pPr>
      <w:del w:id="102" w:author="lpasindo" w:date="2012-03-12T14:03:00Z">
        <w:r w:rsidRPr="00D73F18" w:rsidDel="00324D3F">
          <w:rPr>
            <w:sz w:val="20"/>
            <w:szCs w:val="20"/>
            <w:highlight w:val="magenta"/>
            <w:lang w:eastAsia="en-US"/>
          </w:rPr>
          <w:delText>ServicioNoDisponible</w:delText>
        </w:r>
      </w:del>
    </w:p>
    <w:p w:rsidR="001D3578" w:rsidRPr="00D73F18" w:rsidRDefault="001D3578" w:rsidP="00E31BC1">
      <w:pPr>
        <w:pStyle w:val="Prrafodelista"/>
        <w:numPr>
          <w:ilvl w:val="3"/>
          <w:numId w:val="15"/>
        </w:numPr>
        <w:tabs>
          <w:tab w:val="left" w:pos="1560"/>
          <w:tab w:val="left" w:pos="2268"/>
        </w:tabs>
        <w:ind w:left="2268" w:hanging="708"/>
        <w:jc w:val="both"/>
        <w:rPr>
          <w:rFonts w:cs="Arial"/>
          <w:sz w:val="20"/>
          <w:szCs w:val="20"/>
          <w:highlight w:val="magenta"/>
        </w:rPr>
      </w:pPr>
      <w:del w:id="103" w:author="lpasindo" w:date="2012-03-12T14:03:00Z">
        <w:r w:rsidRPr="00D73F18" w:rsidDel="00324D3F">
          <w:rPr>
            <w:rFonts w:cs="Arial"/>
            <w:sz w:val="20"/>
            <w:szCs w:val="20"/>
            <w:highlight w:val="magenta"/>
          </w:rPr>
          <w:delText>Si &lt;el servicio no se encuentra disponible&gt;</w:delText>
        </w:r>
        <w:r w:rsidR="00B256D7" w:rsidRPr="00D73F18" w:rsidDel="00324D3F">
          <w:rPr>
            <w:rFonts w:cs="Arial"/>
            <w:sz w:val="20"/>
            <w:szCs w:val="20"/>
            <w:highlight w:val="magenta"/>
          </w:rPr>
          <w:delText xml:space="preserve"> </w:delText>
        </w:r>
      </w:del>
    </w:p>
    <w:p w:rsidR="001D3578" w:rsidRPr="00D73F18" w:rsidRDefault="001D3578" w:rsidP="00E31BC1">
      <w:pPr>
        <w:pStyle w:val="Prrafodelista"/>
        <w:numPr>
          <w:ilvl w:val="4"/>
          <w:numId w:val="15"/>
        </w:numPr>
        <w:tabs>
          <w:tab w:val="left" w:pos="1560"/>
          <w:tab w:val="left" w:pos="2268"/>
          <w:tab w:val="left" w:pos="3119"/>
        </w:tabs>
        <w:ind w:firstLine="1260"/>
        <w:jc w:val="both"/>
        <w:rPr>
          <w:rStyle w:val="Hipervnculo"/>
          <w:rFonts w:cs="Arial"/>
          <w:color w:val="auto"/>
          <w:sz w:val="20"/>
          <w:szCs w:val="20"/>
          <w:highlight w:val="magenta"/>
          <w:u w:val="none"/>
        </w:rPr>
      </w:pPr>
      <w:del w:id="104" w:author="lpasindo" w:date="2012-03-12T14:03:00Z">
        <w:r w:rsidRPr="00D73F18" w:rsidDel="00324D3F">
          <w:rPr>
            <w:rStyle w:val="Hipervnculo"/>
            <w:rFonts w:cs="Arial"/>
            <w:color w:val="auto"/>
            <w:sz w:val="20"/>
            <w:szCs w:val="20"/>
            <w:highlight w:val="magenta"/>
            <w:u w:val="none"/>
          </w:rPr>
          <w:delText xml:space="preserve">El sistema presenta el mensaje </w:delText>
        </w:r>
        <w:r w:rsidR="00585A68" w:rsidRPr="00D73F18" w:rsidDel="00324D3F">
          <w:rPr>
            <w:highlight w:val="magenta"/>
          </w:rPr>
          <w:fldChar w:fldCharType="begin"/>
        </w:r>
        <w:r w:rsidR="00585A68" w:rsidRPr="00D73F18" w:rsidDel="00324D3F">
          <w:rPr>
            <w:highlight w:val="magenta"/>
          </w:rPr>
          <w:delInstrText xml:space="preserve"> HYPERLINK "file:///C:\\AMESOL\\Analisis\\Megacable\\EspecificacionRequerimientos\\General\\MEG_Glosario_de_Mensajes.docx" \l "ME0017" </w:delInstrText>
        </w:r>
        <w:r w:rsidR="00585A68" w:rsidRPr="00D73F18" w:rsidDel="00324D3F">
          <w:rPr>
            <w:highlight w:val="magenta"/>
          </w:rPr>
          <w:fldChar w:fldCharType="separate"/>
        </w:r>
        <w:r w:rsidRPr="00D73F18" w:rsidDel="00324D3F">
          <w:rPr>
            <w:rStyle w:val="Hipervnculo"/>
            <w:rFonts w:cs="Arial"/>
            <w:b/>
            <w:sz w:val="20"/>
            <w:szCs w:val="20"/>
            <w:highlight w:val="magenta"/>
          </w:rPr>
          <w:delText>ME0017 &lt;Servicio No Disponible&gt;</w:delText>
        </w:r>
        <w:r w:rsidR="00585A68" w:rsidRPr="00D73F18" w:rsidDel="00324D3F">
          <w:rPr>
            <w:rStyle w:val="Hipervnculo"/>
            <w:rFonts w:cs="Arial"/>
            <w:b/>
            <w:sz w:val="20"/>
            <w:szCs w:val="20"/>
            <w:highlight w:val="magenta"/>
          </w:rPr>
          <w:fldChar w:fldCharType="end"/>
        </w:r>
      </w:del>
    </w:p>
    <w:p w:rsidR="002A416E" w:rsidRPr="00D73F18" w:rsidRDefault="00497D10" w:rsidP="00C22BD4">
      <w:pPr>
        <w:pStyle w:val="Prrafodelista"/>
        <w:numPr>
          <w:ilvl w:val="3"/>
          <w:numId w:val="15"/>
        </w:numPr>
        <w:tabs>
          <w:tab w:val="left" w:pos="1560"/>
          <w:tab w:val="left" w:pos="2268"/>
        </w:tabs>
        <w:ind w:left="2268" w:hanging="708"/>
        <w:jc w:val="both"/>
        <w:rPr>
          <w:rFonts w:cs="Arial"/>
          <w:sz w:val="20"/>
          <w:szCs w:val="20"/>
          <w:highlight w:val="magenta"/>
        </w:rPr>
      </w:pPr>
      <w:del w:id="105" w:author="lpasindo" w:date="2012-03-12T14:03:00Z">
        <w:r w:rsidRPr="00D73F18" w:rsidDel="00324D3F">
          <w:rPr>
            <w:rFonts w:cs="Arial"/>
            <w:sz w:val="20"/>
            <w:szCs w:val="20"/>
            <w:highlight w:val="magenta"/>
          </w:rPr>
          <w:delText xml:space="preserve">Si </w:delText>
        </w:r>
        <w:r w:rsidR="00B256D7" w:rsidRPr="00D73F18" w:rsidDel="00324D3F">
          <w:rPr>
            <w:rFonts w:cs="Arial"/>
            <w:sz w:val="20"/>
            <w:szCs w:val="20"/>
            <w:highlight w:val="magenta"/>
          </w:rPr>
          <w:delText xml:space="preserve">&lt;no se generó la recarga </w:delText>
        </w:r>
        <w:r w:rsidRPr="00D73F18" w:rsidDel="00324D3F">
          <w:rPr>
            <w:rFonts w:cs="Arial"/>
            <w:sz w:val="20"/>
            <w:szCs w:val="20"/>
            <w:highlight w:val="magenta"/>
          </w:rPr>
          <w:delText>(</w:delText>
        </w:r>
        <w:r w:rsidR="00B256D7" w:rsidRPr="00D73F18" w:rsidDel="00324D3F">
          <w:rPr>
            <w:rFonts w:cs="Arial"/>
            <w:b/>
            <w:sz w:val="20"/>
            <w:szCs w:val="20"/>
            <w:highlight w:val="magenta"/>
          </w:rPr>
          <w:delText>Generada = Falso</w:delText>
        </w:r>
        <w:r w:rsidRPr="00D73F18" w:rsidDel="00324D3F">
          <w:rPr>
            <w:rFonts w:cs="Arial"/>
            <w:sz w:val="20"/>
            <w:szCs w:val="20"/>
            <w:highlight w:val="magenta"/>
          </w:rPr>
          <w:delText>)</w:delText>
        </w:r>
        <w:r w:rsidR="00B256D7" w:rsidRPr="00D73F18" w:rsidDel="00324D3F">
          <w:rPr>
            <w:rFonts w:cs="Arial"/>
            <w:sz w:val="20"/>
            <w:szCs w:val="20"/>
            <w:highlight w:val="magenta"/>
          </w:rPr>
          <w:delText>&gt;</w:delText>
        </w:r>
        <w:r w:rsidR="002A416E" w:rsidRPr="00D73F18" w:rsidDel="00324D3F">
          <w:rPr>
            <w:rFonts w:cs="Arial"/>
            <w:sz w:val="20"/>
            <w:szCs w:val="20"/>
            <w:highlight w:val="magenta"/>
          </w:rPr>
          <w:delText xml:space="preserve"> o &lt;el servicio no se encuentra disponible&gt;</w:delText>
        </w:r>
      </w:del>
    </w:p>
    <w:p w:rsidR="001F0519" w:rsidRPr="00D73F18" w:rsidRDefault="002A416E" w:rsidP="00C22BD4">
      <w:pPr>
        <w:pStyle w:val="Prrafodelista"/>
        <w:numPr>
          <w:ilvl w:val="4"/>
          <w:numId w:val="15"/>
        </w:numPr>
        <w:tabs>
          <w:tab w:val="left" w:pos="1560"/>
          <w:tab w:val="left" w:pos="2268"/>
          <w:tab w:val="left" w:pos="3119"/>
        </w:tabs>
        <w:ind w:firstLine="1260"/>
        <w:jc w:val="both"/>
        <w:rPr>
          <w:rStyle w:val="Hipervnculo"/>
          <w:rFonts w:cs="Arial"/>
          <w:color w:val="auto"/>
          <w:sz w:val="20"/>
          <w:szCs w:val="20"/>
          <w:highlight w:val="magenta"/>
          <w:u w:val="none"/>
        </w:rPr>
      </w:pPr>
      <w:del w:id="106" w:author="lpasindo" w:date="2012-03-12T14:03:00Z">
        <w:r w:rsidRPr="00D73F18" w:rsidDel="00324D3F">
          <w:rPr>
            <w:rFonts w:cs="Arial"/>
            <w:sz w:val="20"/>
            <w:szCs w:val="20"/>
            <w:highlight w:val="magenta"/>
          </w:rPr>
          <w:delText>E</w:delText>
        </w:r>
        <w:r w:rsidR="001F0519" w:rsidRPr="00D73F18" w:rsidDel="00324D3F">
          <w:rPr>
            <w:sz w:val="20"/>
            <w:szCs w:val="20"/>
            <w:highlight w:val="magenta"/>
            <w:lang w:eastAsia="en-US"/>
          </w:rPr>
          <w:delText xml:space="preserve">l </w:delText>
        </w:r>
        <w:r w:rsidR="00C53796" w:rsidRPr="00D73F18" w:rsidDel="00324D3F">
          <w:rPr>
            <w:sz w:val="20"/>
            <w:szCs w:val="20"/>
            <w:highlight w:val="magenta"/>
            <w:lang w:eastAsia="en-US"/>
          </w:rPr>
          <w:delText xml:space="preserve">sistema continúa con el </w:delText>
        </w:r>
        <w:r w:rsidR="001F0519" w:rsidRPr="00D73F18" w:rsidDel="00324D3F">
          <w:rPr>
            <w:sz w:val="20"/>
            <w:szCs w:val="20"/>
            <w:highlight w:val="magenta"/>
            <w:lang w:eastAsia="en-US"/>
          </w:rPr>
          <w:delText xml:space="preserve"> </w:delText>
        </w:r>
        <w:r w:rsidR="00585A68" w:rsidRPr="00D73F18" w:rsidDel="00324D3F">
          <w:rPr>
            <w:highlight w:val="magenta"/>
          </w:rPr>
          <w:fldChar w:fldCharType="begin"/>
        </w:r>
        <w:r w:rsidR="00585A68" w:rsidRPr="00D73F18" w:rsidDel="00324D3F">
          <w:rPr>
            <w:highlight w:val="magenta"/>
          </w:rPr>
          <w:delInstrText xml:space="preserve"> HYPERLINK \l "paso3_3FAX01" </w:delInstrText>
        </w:r>
        <w:r w:rsidR="00585A68" w:rsidRPr="00D73F18" w:rsidDel="00324D3F">
          <w:rPr>
            <w:highlight w:val="magenta"/>
          </w:rPr>
          <w:fldChar w:fldCharType="separate"/>
        </w:r>
        <w:r w:rsidR="001F0519" w:rsidRPr="00D73F18" w:rsidDel="00324D3F">
          <w:rPr>
            <w:rStyle w:val="Hipervnculo"/>
            <w:b/>
            <w:sz w:val="20"/>
            <w:szCs w:val="20"/>
            <w:highlight w:val="magenta"/>
            <w:lang w:eastAsia="en-US"/>
          </w:rPr>
          <w:delText>pa</w:delText>
        </w:r>
        <w:r w:rsidR="00C53796" w:rsidRPr="00D73F18" w:rsidDel="00324D3F">
          <w:rPr>
            <w:rStyle w:val="Hipervnculo"/>
            <w:b/>
            <w:sz w:val="20"/>
            <w:szCs w:val="20"/>
            <w:highlight w:val="magenta"/>
            <w:lang w:eastAsia="en-US"/>
          </w:rPr>
          <w:delText xml:space="preserve">so </w:delText>
        </w:r>
        <w:r w:rsidR="007416DA" w:rsidRPr="00D73F18" w:rsidDel="00324D3F">
          <w:rPr>
            <w:rStyle w:val="Hipervnculo"/>
            <w:b/>
            <w:sz w:val="20"/>
            <w:szCs w:val="20"/>
            <w:highlight w:val="magenta"/>
            <w:lang w:eastAsia="en-US"/>
          </w:rPr>
          <w:delText>3</w:delText>
        </w:r>
        <w:r w:rsidR="00C22BD4" w:rsidRPr="00D73F18" w:rsidDel="00324D3F">
          <w:rPr>
            <w:rStyle w:val="Hipervnculo"/>
            <w:b/>
            <w:sz w:val="20"/>
            <w:szCs w:val="20"/>
            <w:highlight w:val="magenta"/>
            <w:lang w:eastAsia="en-US"/>
          </w:rPr>
          <w:delText>.</w:delText>
        </w:r>
        <w:r w:rsidR="002301D9" w:rsidRPr="00D73F18" w:rsidDel="00324D3F">
          <w:rPr>
            <w:rStyle w:val="Hipervnculo"/>
            <w:b/>
            <w:sz w:val="20"/>
            <w:szCs w:val="20"/>
            <w:highlight w:val="magenta"/>
            <w:lang w:eastAsia="en-US"/>
          </w:rPr>
          <w:delText>2</w:delText>
        </w:r>
        <w:r w:rsidR="00C22BD4" w:rsidRPr="00D73F18" w:rsidDel="00324D3F">
          <w:rPr>
            <w:rStyle w:val="Hipervnculo"/>
            <w:b/>
            <w:sz w:val="20"/>
            <w:szCs w:val="20"/>
            <w:highlight w:val="magenta"/>
            <w:lang w:eastAsia="en-US"/>
          </w:rPr>
          <w:delText>.</w:delText>
        </w:r>
        <w:r w:rsidR="002301D9" w:rsidRPr="00D73F18" w:rsidDel="00324D3F">
          <w:rPr>
            <w:rStyle w:val="Hipervnculo"/>
            <w:b/>
            <w:sz w:val="20"/>
            <w:szCs w:val="20"/>
            <w:highlight w:val="magenta"/>
            <w:lang w:eastAsia="en-US"/>
          </w:rPr>
          <w:delText>2</w:delText>
        </w:r>
        <w:r w:rsidR="00C22BD4" w:rsidRPr="00D73F18" w:rsidDel="00324D3F">
          <w:rPr>
            <w:rStyle w:val="Hipervnculo"/>
            <w:b/>
            <w:sz w:val="20"/>
            <w:szCs w:val="20"/>
            <w:highlight w:val="magenta"/>
            <w:lang w:eastAsia="en-US"/>
          </w:rPr>
          <w:delText>.</w:delText>
        </w:r>
        <w:r w:rsidR="00F53552" w:rsidRPr="00D73F18" w:rsidDel="00324D3F">
          <w:rPr>
            <w:rStyle w:val="Hipervnculo"/>
            <w:b/>
            <w:sz w:val="20"/>
            <w:szCs w:val="20"/>
            <w:highlight w:val="magenta"/>
            <w:lang w:eastAsia="en-US"/>
          </w:rPr>
          <w:delText>3</w:delText>
        </w:r>
        <w:r w:rsidR="00585A68" w:rsidRPr="00D73F18" w:rsidDel="00324D3F">
          <w:rPr>
            <w:rStyle w:val="Hipervnculo"/>
            <w:b/>
            <w:sz w:val="20"/>
            <w:szCs w:val="20"/>
            <w:highlight w:val="magenta"/>
            <w:lang w:eastAsia="en-US"/>
          </w:rPr>
          <w:fldChar w:fldCharType="end"/>
        </w:r>
        <w:r w:rsidR="00C53796" w:rsidRPr="00D73F18" w:rsidDel="00324D3F">
          <w:rPr>
            <w:b/>
            <w:sz w:val="20"/>
            <w:szCs w:val="20"/>
            <w:highlight w:val="magenta"/>
            <w:lang w:eastAsia="en-US"/>
          </w:rPr>
          <w:delText xml:space="preserve"> </w:delText>
        </w:r>
        <w:r w:rsidR="00C53796" w:rsidRPr="00D73F18" w:rsidDel="00324D3F">
          <w:rPr>
            <w:sz w:val="20"/>
            <w:szCs w:val="20"/>
            <w:highlight w:val="magenta"/>
            <w:lang w:eastAsia="en-US"/>
          </w:rPr>
          <w:delText>de este flujo alterno</w:delText>
        </w:r>
      </w:del>
    </w:p>
    <w:p w:rsidR="003F242C" w:rsidRPr="00D73F18" w:rsidRDefault="003F242C" w:rsidP="00FA2606">
      <w:pPr>
        <w:pStyle w:val="Prrafodelista"/>
        <w:numPr>
          <w:ilvl w:val="1"/>
          <w:numId w:val="15"/>
        </w:numPr>
        <w:jc w:val="both"/>
        <w:rPr>
          <w:rFonts w:cs="Arial"/>
          <w:sz w:val="20"/>
          <w:szCs w:val="20"/>
          <w:highlight w:val="magenta"/>
        </w:rPr>
      </w:pPr>
      <w:del w:id="107" w:author="lpasindo" w:date="2012-03-12T14:03:00Z">
        <w:r w:rsidRPr="00D73F18" w:rsidDel="00324D3F">
          <w:rPr>
            <w:rFonts w:cs="Arial"/>
            <w:sz w:val="20"/>
            <w:szCs w:val="20"/>
            <w:highlight w:val="magenta"/>
          </w:rPr>
          <w:delText>El sistema presenta la siguiente información en el encabezado de la pantalla:</w:delText>
        </w:r>
      </w:del>
    </w:p>
    <w:p w:rsidR="003F242C" w:rsidRPr="00D73F18" w:rsidRDefault="003F242C" w:rsidP="00FA2606">
      <w:pPr>
        <w:pStyle w:val="Prrafodelista"/>
        <w:numPr>
          <w:ilvl w:val="2"/>
          <w:numId w:val="15"/>
        </w:numPr>
        <w:tabs>
          <w:tab w:val="left" w:pos="1560"/>
        </w:tabs>
        <w:ind w:hanging="153"/>
        <w:jc w:val="both"/>
        <w:rPr>
          <w:rFonts w:cs="Arial"/>
          <w:color w:val="800080"/>
          <w:sz w:val="18"/>
          <w:szCs w:val="18"/>
          <w:highlight w:val="magenta"/>
          <w:lang w:val="es-MX" w:eastAsia="es-MX"/>
        </w:rPr>
      </w:pPr>
      <w:del w:id="108" w:author="lpasindo" w:date="2012-03-12T14:03:00Z">
        <w:r w:rsidRPr="00D73F18" w:rsidDel="00324D3F">
          <w:rPr>
            <w:rFonts w:cs="Arial"/>
            <w:sz w:val="20"/>
            <w:szCs w:val="20"/>
            <w:highlight w:val="magenta"/>
          </w:rPr>
          <w:delText>Fecha de acuerdo con la regla de negocio</w:delText>
        </w:r>
        <w:r w:rsidRPr="00D73F18" w:rsidDel="00324D3F">
          <w:rPr>
            <w:rFonts w:cs="Arial"/>
            <w:color w:val="800080"/>
            <w:sz w:val="20"/>
            <w:szCs w:val="20"/>
            <w:highlight w:val="magenta"/>
            <w:lang w:eastAsia="es-MX"/>
          </w:rPr>
          <w:delText xml:space="preserve"> </w:delText>
        </w:r>
        <w:r w:rsidR="00585A68" w:rsidRPr="00D73F18" w:rsidDel="00324D3F">
          <w:rPr>
            <w:highlight w:val="magenta"/>
          </w:rPr>
          <w:fldChar w:fldCharType="begin"/>
        </w:r>
        <w:r w:rsidR="00585A68" w:rsidRPr="00D73F18" w:rsidDel="00324D3F">
          <w:rPr>
            <w:highlight w:val="magenta"/>
          </w:rPr>
          <w:delInstrText xml:space="preserve"> HYPERLINK "file:///C:\\AMESOL\\Analisis\\Megacable\\EspecificacionRequerimientos\\General\\MEG_Reglas_de_Negocio.docx" \l "RN16" </w:delInstrText>
        </w:r>
        <w:r w:rsidR="00585A68" w:rsidRPr="00D73F18" w:rsidDel="00324D3F">
          <w:rPr>
            <w:highlight w:val="magenta"/>
          </w:rPr>
          <w:fldChar w:fldCharType="separate"/>
        </w:r>
        <w:r w:rsidRPr="00D73F18" w:rsidDel="00324D3F">
          <w:rPr>
            <w:rStyle w:val="Hipervnculo"/>
            <w:rFonts w:cs="Arial"/>
            <w:b/>
            <w:bCs/>
            <w:sz w:val="20"/>
            <w:szCs w:val="20"/>
            <w:highlight w:val="magenta"/>
            <w:lang w:eastAsia="es-MX"/>
          </w:rPr>
          <w:delText>RN16 Valor por Defecto Fecha Actual</w:delText>
        </w:r>
        <w:r w:rsidR="00585A68" w:rsidRPr="00D73F18" w:rsidDel="00324D3F">
          <w:rPr>
            <w:rStyle w:val="Hipervnculo"/>
            <w:rFonts w:cs="Arial"/>
            <w:b/>
            <w:bCs/>
            <w:sz w:val="20"/>
            <w:szCs w:val="20"/>
            <w:highlight w:val="magenta"/>
            <w:lang w:eastAsia="es-MX"/>
          </w:rPr>
          <w:fldChar w:fldCharType="end"/>
        </w:r>
      </w:del>
    </w:p>
    <w:p w:rsidR="003F242C" w:rsidRPr="00D73F18" w:rsidRDefault="003F242C" w:rsidP="00FA2606">
      <w:pPr>
        <w:pStyle w:val="Prrafodelista"/>
        <w:numPr>
          <w:ilvl w:val="2"/>
          <w:numId w:val="15"/>
        </w:numPr>
        <w:tabs>
          <w:tab w:val="left" w:pos="1560"/>
        </w:tabs>
        <w:ind w:hanging="153"/>
        <w:jc w:val="both"/>
        <w:rPr>
          <w:rStyle w:val="Hipervnculo"/>
          <w:b/>
          <w:bCs/>
          <w:highlight w:val="magenta"/>
          <w:lang w:eastAsia="es-MX"/>
        </w:rPr>
      </w:pPr>
      <w:del w:id="109" w:author="lpasindo" w:date="2012-03-12T14:03:00Z">
        <w:r w:rsidRPr="00D73F18" w:rsidDel="00324D3F">
          <w:rPr>
            <w:rFonts w:cs="Arial"/>
            <w:sz w:val="20"/>
            <w:szCs w:val="20"/>
            <w:highlight w:val="magenta"/>
          </w:rPr>
          <w:delText xml:space="preserve">Hora de acuerdo con la regla de negocio </w:delText>
        </w:r>
        <w:r w:rsidR="00585A68" w:rsidRPr="00D73F18" w:rsidDel="00324D3F">
          <w:rPr>
            <w:highlight w:val="magenta"/>
          </w:rPr>
          <w:fldChar w:fldCharType="begin"/>
        </w:r>
        <w:r w:rsidR="00585A68" w:rsidRPr="00D73F18" w:rsidDel="00324D3F">
          <w:rPr>
            <w:highlight w:val="magenta"/>
          </w:rPr>
          <w:delInstrText xml:space="preserve"> HYPERLINK "file:///C:\\AMESOL\\Analisis\\Megacable\\EspecificacionRequerimientos\\General\\MEG_Reglas_de_Negocio.docx" \l "RN39" </w:delInstrText>
        </w:r>
        <w:r w:rsidR="00585A68" w:rsidRPr="00D73F18" w:rsidDel="00324D3F">
          <w:rPr>
            <w:highlight w:val="magenta"/>
          </w:rPr>
          <w:fldChar w:fldCharType="separate"/>
        </w:r>
        <w:r w:rsidRPr="00D73F18" w:rsidDel="00324D3F">
          <w:rPr>
            <w:rStyle w:val="Hipervnculo"/>
            <w:rFonts w:cs="Arial"/>
            <w:b/>
            <w:bCs/>
            <w:sz w:val="20"/>
            <w:szCs w:val="20"/>
            <w:highlight w:val="magenta"/>
            <w:lang w:eastAsia="es-MX"/>
          </w:rPr>
          <w:delText>RN39 Valor por Defecto Hora Actual</w:delText>
        </w:r>
        <w:r w:rsidR="00585A68" w:rsidRPr="00D73F18" w:rsidDel="00324D3F">
          <w:rPr>
            <w:rStyle w:val="Hipervnculo"/>
            <w:rFonts w:cs="Arial"/>
            <w:b/>
            <w:bCs/>
            <w:sz w:val="20"/>
            <w:szCs w:val="20"/>
            <w:highlight w:val="magenta"/>
            <w:lang w:eastAsia="es-MX"/>
          </w:rPr>
          <w:fldChar w:fldCharType="end"/>
        </w:r>
      </w:del>
    </w:p>
    <w:p w:rsidR="003F242C" w:rsidRPr="00D73F18" w:rsidRDefault="003F242C" w:rsidP="00FA2606">
      <w:pPr>
        <w:pStyle w:val="Prrafodelista"/>
        <w:numPr>
          <w:ilvl w:val="2"/>
          <w:numId w:val="15"/>
        </w:numPr>
        <w:tabs>
          <w:tab w:val="left" w:pos="1560"/>
        </w:tabs>
        <w:ind w:hanging="153"/>
        <w:jc w:val="both"/>
        <w:rPr>
          <w:rFonts w:cs="Arial"/>
          <w:sz w:val="20"/>
          <w:szCs w:val="20"/>
          <w:highlight w:val="magenta"/>
        </w:rPr>
      </w:pPr>
      <w:del w:id="110" w:author="lpasindo" w:date="2012-03-12T14:03:00Z">
        <w:r w:rsidRPr="00D73F18" w:rsidDel="00324D3F">
          <w:rPr>
            <w:rFonts w:cs="Arial"/>
            <w:sz w:val="20"/>
            <w:szCs w:val="20"/>
            <w:highlight w:val="magenta"/>
          </w:rPr>
          <w:delText xml:space="preserve">Porcentaje restante de batería </w:delText>
        </w:r>
      </w:del>
    </w:p>
    <w:p w:rsidR="003F242C" w:rsidRPr="00D73F18" w:rsidRDefault="003F242C" w:rsidP="00FA2606">
      <w:pPr>
        <w:pStyle w:val="Prrafodelista"/>
        <w:numPr>
          <w:ilvl w:val="1"/>
          <w:numId w:val="15"/>
        </w:numPr>
        <w:jc w:val="both"/>
        <w:rPr>
          <w:sz w:val="20"/>
          <w:szCs w:val="20"/>
          <w:highlight w:val="magenta"/>
          <w:lang w:eastAsia="en-US"/>
        </w:rPr>
      </w:pPr>
      <w:bookmarkStart w:id="111" w:name="paso4FAX01"/>
      <w:bookmarkEnd w:id="111"/>
      <w:del w:id="112" w:author="lpasindo" w:date="2012-03-12T14:03:00Z">
        <w:r w:rsidRPr="00D73F18" w:rsidDel="00324D3F">
          <w:rPr>
            <w:sz w:val="20"/>
            <w:szCs w:val="20"/>
            <w:highlight w:val="magenta"/>
            <w:lang w:eastAsia="en-US"/>
          </w:rPr>
          <w:delText>El sistema presenta y solicita la siguiente información:</w:delText>
        </w:r>
      </w:del>
    </w:p>
    <w:p w:rsidR="003F242C" w:rsidRPr="00D73F18" w:rsidRDefault="003F242C" w:rsidP="00FA2606">
      <w:pPr>
        <w:pStyle w:val="Prrafodelista"/>
        <w:numPr>
          <w:ilvl w:val="2"/>
          <w:numId w:val="15"/>
        </w:numPr>
        <w:tabs>
          <w:tab w:val="left" w:pos="1560"/>
        </w:tabs>
        <w:ind w:hanging="153"/>
        <w:jc w:val="both"/>
        <w:rPr>
          <w:rFonts w:cs="Arial"/>
          <w:sz w:val="20"/>
          <w:szCs w:val="20"/>
          <w:highlight w:val="magenta"/>
        </w:rPr>
      </w:pPr>
      <w:bookmarkStart w:id="113" w:name="paso4_1"/>
      <w:bookmarkEnd w:id="113"/>
      <w:del w:id="114" w:author="lpasindo" w:date="2012-03-12T14:03:00Z">
        <w:r w:rsidRPr="00D73F18" w:rsidDel="00324D3F">
          <w:rPr>
            <w:rFonts w:cs="Arial"/>
            <w:sz w:val="20"/>
            <w:szCs w:val="20"/>
            <w:highlight w:val="magenta"/>
          </w:rPr>
          <w:delText>Código de barras de llegada de la base (*)</w:delText>
        </w:r>
      </w:del>
    </w:p>
    <w:p w:rsidR="003F242C" w:rsidRPr="00D73F18" w:rsidRDefault="003F242C" w:rsidP="00FA2606">
      <w:pPr>
        <w:pStyle w:val="Prrafodelista"/>
        <w:numPr>
          <w:ilvl w:val="1"/>
          <w:numId w:val="15"/>
        </w:numPr>
        <w:jc w:val="both"/>
        <w:rPr>
          <w:sz w:val="20"/>
          <w:szCs w:val="20"/>
          <w:highlight w:val="magenta"/>
          <w:lang w:eastAsia="en-US"/>
        </w:rPr>
      </w:pPr>
      <w:bookmarkStart w:id="115" w:name="paso6_1FAX01"/>
      <w:bookmarkStart w:id="116" w:name="paso6_2FAX01"/>
      <w:bookmarkStart w:id="117" w:name="paso5"/>
      <w:bookmarkStart w:id="118" w:name="paso5FAX01"/>
      <w:bookmarkEnd w:id="115"/>
      <w:bookmarkEnd w:id="116"/>
      <w:bookmarkEnd w:id="117"/>
      <w:bookmarkEnd w:id="118"/>
      <w:del w:id="119" w:author="lpasindo" w:date="2012-03-12T14:03:00Z">
        <w:r w:rsidRPr="00D73F18" w:rsidDel="00324D3F">
          <w:rPr>
            <w:rStyle w:val="Hipervnculo"/>
            <w:color w:val="auto"/>
            <w:sz w:val="20"/>
            <w:szCs w:val="20"/>
            <w:highlight w:val="magenta"/>
            <w:u w:val="none"/>
          </w:rPr>
          <w:delText xml:space="preserve">El sistema presenta el mensaje </w:delText>
        </w:r>
        <w:r w:rsidR="00585A68" w:rsidRPr="00D73F18" w:rsidDel="00324D3F">
          <w:rPr>
            <w:highlight w:val="magenta"/>
          </w:rPr>
          <w:fldChar w:fldCharType="begin"/>
        </w:r>
        <w:r w:rsidR="00585A68" w:rsidRPr="00D73F18" w:rsidDel="00324D3F">
          <w:rPr>
            <w:highlight w:val="magenta"/>
          </w:rPr>
          <w:delInstrText xml:space="preserve"> HYPERLINK "file:///C:\\AMESOL\\Analisis\\Megacable\\EspecificacionRequerimientos\\General\\MEG_Glosario_de_Mensajes.docx" \l "MT0001" </w:delInstrText>
        </w:r>
        <w:r w:rsidR="00585A68" w:rsidRPr="00D73F18" w:rsidDel="00324D3F">
          <w:rPr>
            <w:highlight w:val="magenta"/>
          </w:rPr>
          <w:fldChar w:fldCharType="separate"/>
        </w:r>
        <w:r w:rsidRPr="00D73F18" w:rsidDel="00324D3F">
          <w:rPr>
            <w:rStyle w:val="Hipervnculo"/>
            <w:b/>
            <w:sz w:val="20"/>
            <w:szCs w:val="20"/>
            <w:highlight w:val="magenta"/>
          </w:rPr>
          <w:delText>MT0001 &lt;Estableciendo Conexión&gt;</w:delText>
        </w:r>
        <w:r w:rsidR="00585A68" w:rsidRPr="00D73F18" w:rsidDel="00324D3F">
          <w:rPr>
            <w:rStyle w:val="Hipervnculo"/>
            <w:b/>
            <w:sz w:val="20"/>
            <w:szCs w:val="20"/>
            <w:highlight w:val="magenta"/>
          </w:rPr>
          <w:fldChar w:fldCharType="end"/>
        </w:r>
        <w:r w:rsidRPr="00D73F18" w:rsidDel="00324D3F">
          <w:rPr>
            <w:rStyle w:val="Hipervnculo"/>
            <w:b/>
            <w:sz w:val="20"/>
            <w:szCs w:val="20"/>
            <w:highlight w:val="magenta"/>
          </w:rPr>
          <w:delText xml:space="preserve"> </w:delText>
        </w:r>
        <w:r w:rsidRPr="00D73F18" w:rsidDel="00324D3F">
          <w:rPr>
            <w:rStyle w:val="Hipervnculo"/>
            <w:color w:val="auto"/>
            <w:sz w:val="20"/>
            <w:szCs w:val="20"/>
            <w:highlight w:val="magenta"/>
            <w:u w:val="none"/>
          </w:rPr>
          <w:delText xml:space="preserve">de acuerdo con la validación </w:delText>
        </w:r>
        <w:r w:rsidR="00585A68" w:rsidRPr="00D73F18" w:rsidDel="00324D3F">
          <w:rPr>
            <w:highlight w:val="magenta"/>
          </w:rPr>
          <w:fldChar w:fldCharType="begin"/>
        </w:r>
        <w:r w:rsidR="00585A68" w:rsidRPr="00D73F18" w:rsidDel="00324D3F">
          <w:rPr>
            <w:highlight w:val="magenta"/>
          </w:rPr>
          <w:delInstrText xml:space="preserve"> HYPERLINK \l "_VA04_Validar_Conexión_1" </w:delInstrText>
        </w:r>
        <w:r w:rsidR="00585A68" w:rsidRPr="00D73F18" w:rsidDel="00324D3F">
          <w:rPr>
            <w:highlight w:val="magenta"/>
          </w:rPr>
          <w:fldChar w:fldCharType="separate"/>
        </w:r>
        <w:r w:rsidRPr="00D73F18" w:rsidDel="00324D3F">
          <w:rPr>
            <w:rStyle w:val="Hipervnculo"/>
            <w:b/>
            <w:sz w:val="20"/>
            <w:szCs w:val="20"/>
            <w:highlight w:val="magenta"/>
          </w:rPr>
          <w:delText>VA0</w:delText>
        </w:r>
        <w:r w:rsidR="000D413A" w:rsidRPr="00D73F18" w:rsidDel="00324D3F">
          <w:rPr>
            <w:rStyle w:val="Hipervnculo"/>
            <w:b/>
            <w:sz w:val="20"/>
            <w:szCs w:val="20"/>
            <w:highlight w:val="magenta"/>
          </w:rPr>
          <w:delText>3</w:delText>
        </w:r>
        <w:r w:rsidRPr="00D73F18" w:rsidDel="00324D3F">
          <w:rPr>
            <w:rStyle w:val="Hipervnculo"/>
            <w:b/>
            <w:sz w:val="20"/>
            <w:szCs w:val="20"/>
            <w:highlight w:val="magenta"/>
          </w:rPr>
          <w:delText xml:space="preserve"> Validar Conexión Con Servidor </w:delText>
        </w:r>
        <w:r w:rsidR="00BB6CC9" w:rsidRPr="00D73F18" w:rsidDel="00324D3F">
          <w:rPr>
            <w:rStyle w:val="Hipervnculo"/>
            <w:b/>
            <w:sz w:val="20"/>
            <w:szCs w:val="20"/>
            <w:highlight w:val="magenta"/>
          </w:rPr>
          <w:delText>Requisición</w:delText>
        </w:r>
        <w:r w:rsidRPr="00D73F18" w:rsidDel="00324D3F">
          <w:rPr>
            <w:rStyle w:val="Hipervnculo"/>
            <w:b/>
            <w:sz w:val="20"/>
            <w:szCs w:val="20"/>
            <w:highlight w:val="magenta"/>
          </w:rPr>
          <w:delText xml:space="preserve"> </w:delText>
        </w:r>
        <w:r w:rsidR="00585A68" w:rsidRPr="00D73F18" w:rsidDel="00324D3F">
          <w:rPr>
            <w:rStyle w:val="Hipervnculo"/>
            <w:b/>
            <w:sz w:val="20"/>
            <w:szCs w:val="20"/>
            <w:highlight w:val="magenta"/>
          </w:rPr>
          <w:fldChar w:fldCharType="end"/>
        </w:r>
      </w:del>
    </w:p>
    <w:p w:rsidR="003F56E5" w:rsidRPr="00D73F18" w:rsidRDefault="003F56E5" w:rsidP="003F242C">
      <w:pPr>
        <w:pStyle w:val="Prrafodelista"/>
        <w:numPr>
          <w:ilvl w:val="1"/>
          <w:numId w:val="15"/>
        </w:numPr>
        <w:rPr>
          <w:sz w:val="20"/>
          <w:szCs w:val="20"/>
          <w:highlight w:val="magenta"/>
          <w:lang w:eastAsia="en-US"/>
        </w:rPr>
      </w:pPr>
      <w:bookmarkStart w:id="120" w:name="paso5_1"/>
      <w:bookmarkStart w:id="121" w:name="paso5_1FAX01"/>
      <w:bookmarkEnd w:id="120"/>
      <w:bookmarkEnd w:id="121"/>
      <w:del w:id="122" w:author="lpasindo" w:date="2012-03-12T14:03:00Z">
        <w:r w:rsidRPr="00D73F18" w:rsidDel="00324D3F">
          <w:rPr>
            <w:sz w:val="20"/>
            <w:szCs w:val="20"/>
            <w:highlight w:val="magenta"/>
            <w:lang w:eastAsia="en-US"/>
          </w:rPr>
          <w:delText xml:space="preserve">Si &lt;no existe información de </w:delText>
        </w:r>
        <w:r w:rsidR="00BB6CC9" w:rsidRPr="00D73F18" w:rsidDel="00324D3F">
          <w:rPr>
            <w:sz w:val="20"/>
            <w:szCs w:val="20"/>
            <w:highlight w:val="magenta"/>
            <w:lang w:eastAsia="en-US"/>
          </w:rPr>
          <w:delText xml:space="preserve">la requisición de tipo </w:delText>
        </w:r>
        <w:r w:rsidRPr="00D73F18" w:rsidDel="00324D3F">
          <w:rPr>
            <w:sz w:val="20"/>
            <w:szCs w:val="20"/>
            <w:highlight w:val="magenta"/>
            <w:lang w:eastAsia="en-US"/>
          </w:rPr>
          <w:delText>recarga</w:delText>
        </w:r>
        <w:r w:rsidR="00542283" w:rsidRPr="00D73F18" w:rsidDel="00324D3F">
          <w:rPr>
            <w:sz w:val="20"/>
            <w:szCs w:val="20"/>
            <w:highlight w:val="magenta"/>
            <w:lang w:eastAsia="en-US"/>
          </w:rPr>
          <w:delText xml:space="preserve"> en el servidor</w:delText>
        </w:r>
        <w:r w:rsidRPr="00D73F18" w:rsidDel="00324D3F">
          <w:rPr>
            <w:sz w:val="20"/>
            <w:szCs w:val="20"/>
            <w:highlight w:val="magenta"/>
            <w:lang w:eastAsia="en-US"/>
          </w:rPr>
          <w:delText xml:space="preserve">&gt;, el sistema presenta el mensaje </w:delText>
        </w:r>
        <w:r w:rsidR="00585A68" w:rsidRPr="00D73F18" w:rsidDel="00324D3F">
          <w:rPr>
            <w:highlight w:val="magenta"/>
          </w:rPr>
          <w:fldChar w:fldCharType="begin"/>
        </w:r>
        <w:r w:rsidR="00585A68" w:rsidRPr="00D73F18" w:rsidDel="00324D3F">
          <w:rPr>
            <w:highlight w:val="magenta"/>
          </w:rPr>
          <w:delInstrText xml:space="preserve"> HYPERLINK "file:///C:\\AMESOL\\Analisis\\Megacable\\EspecificacionRequerimientos\\General\\MEG_Glosario_de_Mensajes.docx" \l "MI0020" </w:delInstrText>
        </w:r>
        <w:r w:rsidR="00585A68" w:rsidRPr="00D73F18" w:rsidDel="00324D3F">
          <w:rPr>
            <w:highlight w:val="magenta"/>
          </w:rPr>
          <w:fldChar w:fldCharType="separate"/>
        </w:r>
        <w:r w:rsidR="00263FEC" w:rsidRPr="00D73F18" w:rsidDel="00324D3F">
          <w:rPr>
            <w:rStyle w:val="Hipervnculo"/>
            <w:b/>
            <w:sz w:val="20"/>
            <w:szCs w:val="20"/>
            <w:highlight w:val="magenta"/>
            <w:lang w:eastAsia="en-US"/>
          </w:rPr>
          <w:delText>MI002</w:delText>
        </w:r>
        <w:r w:rsidR="00542283" w:rsidRPr="00D73F18" w:rsidDel="00324D3F">
          <w:rPr>
            <w:rStyle w:val="Hipervnculo"/>
            <w:b/>
            <w:sz w:val="20"/>
            <w:szCs w:val="20"/>
            <w:highlight w:val="magenta"/>
            <w:lang w:eastAsia="en-US"/>
          </w:rPr>
          <w:delText>0</w:delText>
        </w:r>
        <w:r w:rsidR="00263FEC" w:rsidRPr="00D73F18" w:rsidDel="00324D3F">
          <w:rPr>
            <w:rStyle w:val="Hipervnculo"/>
            <w:b/>
            <w:sz w:val="20"/>
            <w:szCs w:val="20"/>
            <w:highlight w:val="magenta"/>
            <w:lang w:eastAsia="en-US"/>
          </w:rPr>
          <w:delText xml:space="preserve"> </w:delText>
        </w:r>
        <w:r w:rsidR="008E4A7B" w:rsidRPr="00D73F18" w:rsidDel="00324D3F">
          <w:rPr>
            <w:rStyle w:val="Hipervnculo"/>
            <w:b/>
            <w:sz w:val="20"/>
            <w:szCs w:val="20"/>
            <w:highlight w:val="magenta"/>
            <w:lang w:eastAsia="en-US"/>
          </w:rPr>
          <w:delText xml:space="preserve">Información </w:delText>
        </w:r>
        <w:r w:rsidR="00263FEC" w:rsidRPr="00D73F18" w:rsidDel="00324D3F">
          <w:rPr>
            <w:rStyle w:val="Hipervnculo"/>
            <w:b/>
            <w:sz w:val="20"/>
            <w:szCs w:val="20"/>
            <w:highlight w:val="magenta"/>
            <w:lang w:eastAsia="en-US"/>
          </w:rPr>
          <w:delText xml:space="preserve">No </w:delText>
        </w:r>
        <w:r w:rsidR="008E4A7B" w:rsidRPr="00D73F18" w:rsidDel="00324D3F">
          <w:rPr>
            <w:rStyle w:val="Hipervnculo"/>
            <w:b/>
            <w:sz w:val="20"/>
            <w:szCs w:val="20"/>
            <w:highlight w:val="magenta"/>
            <w:lang w:eastAsia="en-US"/>
          </w:rPr>
          <w:delText>Disponible</w:delText>
        </w:r>
        <w:r w:rsidR="00585A68" w:rsidRPr="00D73F18" w:rsidDel="00324D3F">
          <w:rPr>
            <w:rStyle w:val="Hipervnculo"/>
            <w:b/>
            <w:sz w:val="20"/>
            <w:szCs w:val="20"/>
            <w:highlight w:val="magenta"/>
            <w:lang w:eastAsia="en-US"/>
          </w:rPr>
          <w:fldChar w:fldCharType="end"/>
        </w:r>
      </w:del>
    </w:p>
    <w:p w:rsidR="00542283" w:rsidRPr="00D73F18" w:rsidRDefault="00542283" w:rsidP="00542283">
      <w:pPr>
        <w:pStyle w:val="Prrafodelista"/>
        <w:numPr>
          <w:ilvl w:val="2"/>
          <w:numId w:val="15"/>
        </w:numPr>
        <w:tabs>
          <w:tab w:val="left" w:pos="1560"/>
        </w:tabs>
        <w:ind w:hanging="153"/>
        <w:rPr>
          <w:sz w:val="20"/>
          <w:szCs w:val="20"/>
          <w:highlight w:val="magenta"/>
          <w:lang w:eastAsia="en-US"/>
        </w:rPr>
      </w:pPr>
      <w:del w:id="123" w:author="lpasindo" w:date="2012-03-12T14:04:00Z">
        <w:r w:rsidRPr="00D73F18" w:rsidDel="00324D3F">
          <w:rPr>
            <w:sz w:val="20"/>
            <w:szCs w:val="20"/>
            <w:highlight w:val="magenta"/>
            <w:lang w:eastAsia="en-US"/>
          </w:rPr>
          <w:delText xml:space="preserve">El actor selecciona la opción </w:delText>
        </w:r>
        <w:r w:rsidRPr="00D73F18" w:rsidDel="00324D3F">
          <w:rPr>
            <w:b/>
            <w:sz w:val="20"/>
            <w:szCs w:val="20"/>
            <w:highlight w:val="magenta"/>
            <w:lang w:eastAsia="en-US"/>
          </w:rPr>
          <w:delText>Aceptar</w:delText>
        </w:r>
      </w:del>
    </w:p>
    <w:p w:rsidR="00542283" w:rsidRPr="00D73F18" w:rsidRDefault="00542283" w:rsidP="00542283">
      <w:pPr>
        <w:pStyle w:val="Prrafodelista"/>
        <w:numPr>
          <w:ilvl w:val="2"/>
          <w:numId w:val="15"/>
        </w:numPr>
        <w:tabs>
          <w:tab w:val="left" w:pos="1560"/>
        </w:tabs>
        <w:ind w:hanging="153"/>
        <w:rPr>
          <w:sz w:val="20"/>
          <w:szCs w:val="20"/>
          <w:highlight w:val="magenta"/>
          <w:lang w:eastAsia="en-US"/>
        </w:rPr>
      </w:pPr>
      <w:del w:id="124" w:author="lpasindo" w:date="2012-03-12T14:04:00Z">
        <w:r w:rsidRPr="00D73F18" w:rsidDel="00324D3F">
          <w:rPr>
            <w:sz w:val="20"/>
            <w:szCs w:val="20"/>
            <w:highlight w:val="magenta"/>
            <w:lang w:eastAsia="en-US"/>
          </w:rPr>
          <w:delText xml:space="preserve">El sistema continúa con el </w:delText>
        </w:r>
        <w:r w:rsidR="00585A68" w:rsidRPr="00D73F18" w:rsidDel="00324D3F">
          <w:rPr>
            <w:highlight w:val="magenta"/>
          </w:rPr>
          <w:fldChar w:fldCharType="begin"/>
        </w:r>
        <w:r w:rsidR="00585A68" w:rsidRPr="00D73F18" w:rsidDel="00324D3F">
          <w:rPr>
            <w:highlight w:val="magenta"/>
          </w:rPr>
          <w:delInstrText xml:space="preserve"> HYPERLINK \l "paso5FAX01" </w:delInstrText>
        </w:r>
        <w:r w:rsidR="00585A68" w:rsidRPr="00D73F18" w:rsidDel="00324D3F">
          <w:rPr>
            <w:highlight w:val="magenta"/>
          </w:rPr>
          <w:fldChar w:fldCharType="separate"/>
        </w:r>
        <w:r w:rsidRPr="00D73F18" w:rsidDel="00324D3F">
          <w:rPr>
            <w:rStyle w:val="Hipervnculo"/>
            <w:b/>
            <w:sz w:val="20"/>
            <w:szCs w:val="20"/>
            <w:highlight w:val="magenta"/>
            <w:lang w:eastAsia="en-US"/>
          </w:rPr>
          <w:delText xml:space="preserve">paso </w:delText>
        </w:r>
        <w:r w:rsidR="002301D9" w:rsidRPr="00D73F18" w:rsidDel="00324D3F">
          <w:rPr>
            <w:rStyle w:val="Hipervnculo"/>
            <w:b/>
            <w:sz w:val="20"/>
            <w:szCs w:val="20"/>
            <w:highlight w:val="magenta"/>
            <w:lang w:eastAsia="en-US"/>
          </w:rPr>
          <w:delText>3.5</w:delText>
        </w:r>
        <w:r w:rsidR="00585A68" w:rsidRPr="00D73F18" w:rsidDel="00324D3F">
          <w:rPr>
            <w:rStyle w:val="Hipervnculo"/>
            <w:b/>
            <w:sz w:val="20"/>
            <w:szCs w:val="20"/>
            <w:highlight w:val="magenta"/>
            <w:lang w:eastAsia="en-US"/>
          </w:rPr>
          <w:fldChar w:fldCharType="end"/>
        </w:r>
        <w:r w:rsidRPr="00D73F18" w:rsidDel="00324D3F">
          <w:rPr>
            <w:sz w:val="20"/>
            <w:szCs w:val="20"/>
            <w:highlight w:val="magenta"/>
            <w:lang w:eastAsia="en-US"/>
          </w:rPr>
          <w:delText xml:space="preserve"> de este flujo alterno opcional </w:delText>
        </w:r>
      </w:del>
    </w:p>
    <w:p w:rsidR="003F242C" w:rsidRPr="00D73F18" w:rsidRDefault="00542283" w:rsidP="00BB6CC9">
      <w:pPr>
        <w:pStyle w:val="Prrafodelista"/>
        <w:numPr>
          <w:ilvl w:val="1"/>
          <w:numId w:val="15"/>
        </w:numPr>
        <w:rPr>
          <w:rStyle w:val="Hipervnculo"/>
          <w:color w:val="auto"/>
          <w:sz w:val="20"/>
          <w:szCs w:val="20"/>
          <w:highlight w:val="magenta"/>
          <w:u w:val="none"/>
          <w:lang w:eastAsia="en-US"/>
        </w:rPr>
      </w:pPr>
      <w:del w:id="125" w:author="lpasindo" w:date="2012-03-12T14:04:00Z">
        <w:r w:rsidRPr="00D73F18" w:rsidDel="00324D3F">
          <w:rPr>
            <w:sz w:val="20"/>
            <w:szCs w:val="20"/>
            <w:highlight w:val="magenta"/>
            <w:lang w:eastAsia="en-US"/>
          </w:rPr>
          <w:delText xml:space="preserve">Si &lt;existe información de la </w:delText>
        </w:r>
        <w:r w:rsidR="00BB6CC9" w:rsidRPr="00D73F18" w:rsidDel="00324D3F">
          <w:rPr>
            <w:sz w:val="20"/>
            <w:szCs w:val="20"/>
            <w:highlight w:val="magenta"/>
            <w:lang w:eastAsia="en-US"/>
          </w:rPr>
          <w:delText xml:space="preserve">requisición de tipo </w:delText>
        </w:r>
        <w:r w:rsidRPr="00D73F18" w:rsidDel="00324D3F">
          <w:rPr>
            <w:sz w:val="20"/>
            <w:szCs w:val="20"/>
            <w:highlight w:val="magenta"/>
            <w:lang w:eastAsia="en-US"/>
          </w:rPr>
          <w:delText>recarga en el servidor&gt;, e</w:delText>
        </w:r>
        <w:r w:rsidR="003F242C" w:rsidRPr="00D73F18" w:rsidDel="00324D3F">
          <w:rPr>
            <w:sz w:val="20"/>
            <w:szCs w:val="20"/>
            <w:highlight w:val="magenta"/>
            <w:lang w:eastAsia="en-US"/>
          </w:rPr>
          <w:delText xml:space="preserve">l sistema presenta el mensaje </w:delText>
        </w:r>
        <w:r w:rsidR="00585A68" w:rsidRPr="00D73F18" w:rsidDel="00324D3F">
          <w:rPr>
            <w:highlight w:val="magenta"/>
          </w:rPr>
          <w:fldChar w:fldCharType="begin"/>
        </w:r>
        <w:r w:rsidR="00585A68" w:rsidRPr="00D73F18" w:rsidDel="00324D3F">
          <w:rPr>
            <w:highlight w:val="magenta"/>
          </w:rPr>
          <w:delInstrText xml:space="preserve"> HYPERLINK "file:///C:\\AMESOL\\Analisis\\Megacable\\EspecificacionRequerimientos\\General\\MEG_Glosario_de_Mensajes.docx" \l "MT0004" </w:delInstrText>
        </w:r>
        <w:r w:rsidR="00585A68" w:rsidRPr="00D73F18" w:rsidDel="00324D3F">
          <w:rPr>
            <w:highlight w:val="magenta"/>
          </w:rPr>
          <w:fldChar w:fldCharType="separate"/>
        </w:r>
        <w:r w:rsidR="003F242C" w:rsidRPr="00D73F18" w:rsidDel="00324D3F">
          <w:rPr>
            <w:rStyle w:val="Hipervnculo"/>
            <w:b/>
            <w:sz w:val="20"/>
            <w:szCs w:val="20"/>
            <w:highlight w:val="magenta"/>
          </w:rPr>
          <w:delText>MT0003 &lt;Descargando Información&gt;</w:delText>
        </w:r>
        <w:r w:rsidR="00585A68" w:rsidRPr="00D73F18" w:rsidDel="00324D3F">
          <w:rPr>
            <w:rStyle w:val="Hipervnculo"/>
            <w:b/>
            <w:sz w:val="20"/>
            <w:szCs w:val="20"/>
            <w:highlight w:val="magenta"/>
          </w:rPr>
          <w:fldChar w:fldCharType="end"/>
        </w:r>
      </w:del>
    </w:p>
    <w:p w:rsidR="00CF0FBA" w:rsidRPr="00D73F18" w:rsidRDefault="00611009" w:rsidP="003F242C">
      <w:pPr>
        <w:pStyle w:val="Prrafodelista"/>
        <w:numPr>
          <w:ilvl w:val="1"/>
          <w:numId w:val="15"/>
        </w:numPr>
        <w:jc w:val="both"/>
        <w:rPr>
          <w:sz w:val="20"/>
          <w:szCs w:val="20"/>
          <w:highlight w:val="magenta"/>
          <w:lang w:eastAsia="en-US"/>
        </w:rPr>
      </w:pPr>
      <w:del w:id="126" w:author="lpasindo" w:date="2012-03-12T14:04:00Z">
        <w:r w:rsidRPr="00D73F18" w:rsidDel="00324D3F">
          <w:rPr>
            <w:sz w:val="20"/>
            <w:szCs w:val="20"/>
            <w:highlight w:val="magenta"/>
            <w:lang w:eastAsia="en-US"/>
          </w:rPr>
          <w:delText>E</w:delText>
        </w:r>
        <w:r w:rsidR="00B72250" w:rsidRPr="00D73F18" w:rsidDel="00324D3F">
          <w:rPr>
            <w:sz w:val="20"/>
            <w:szCs w:val="20"/>
            <w:highlight w:val="magenta"/>
            <w:lang w:eastAsia="en-US"/>
          </w:rPr>
          <w:delText>l sistema registra la siguiente información de acuerdo a la</w:delText>
        </w:r>
        <w:r w:rsidR="00D3208B" w:rsidRPr="00D73F18" w:rsidDel="00324D3F">
          <w:rPr>
            <w:sz w:val="20"/>
            <w:szCs w:val="20"/>
            <w:highlight w:val="magenta"/>
            <w:lang w:eastAsia="en-US"/>
          </w:rPr>
          <w:delText xml:space="preserve"> regla de negocio</w:delText>
        </w:r>
        <w:r w:rsidR="00B72250" w:rsidRPr="00D73F18" w:rsidDel="00324D3F">
          <w:rPr>
            <w:sz w:val="20"/>
            <w:szCs w:val="20"/>
            <w:highlight w:val="magenta"/>
            <w:lang w:eastAsia="en-US"/>
          </w:rPr>
          <w:delText xml:space="preserve"> </w:delText>
        </w:r>
        <w:r w:rsidR="00585A68" w:rsidRPr="00D73F18" w:rsidDel="00324D3F">
          <w:rPr>
            <w:highlight w:val="magenta"/>
          </w:rPr>
          <w:fldChar w:fldCharType="begin"/>
        </w:r>
        <w:r w:rsidR="00585A68" w:rsidRPr="00D73F18" w:rsidDel="00324D3F">
          <w:rPr>
            <w:highlight w:val="magenta"/>
          </w:rPr>
          <w:delInstrText xml:space="preserve"> HYPERLINK "file:///C:\\AMESOL\\Analisis\\Megacable\\EspecificacionRequerimientos\\General\\MEG_Reglas_de_Negocio.docx" \l "RN71" </w:delInstrText>
        </w:r>
        <w:r w:rsidR="00585A68" w:rsidRPr="00D73F18" w:rsidDel="00324D3F">
          <w:rPr>
            <w:highlight w:val="magenta"/>
          </w:rPr>
          <w:fldChar w:fldCharType="separate"/>
        </w:r>
        <w:r w:rsidR="00B72250" w:rsidRPr="00D73F18" w:rsidDel="00324D3F">
          <w:rPr>
            <w:rStyle w:val="Hipervnculo"/>
            <w:b/>
            <w:sz w:val="20"/>
            <w:szCs w:val="20"/>
            <w:highlight w:val="magenta"/>
            <w:lang w:eastAsia="en-US"/>
          </w:rPr>
          <w:delText xml:space="preserve">RN71 Sincronización de </w:delText>
        </w:r>
        <w:r w:rsidR="00BB6CC9" w:rsidRPr="00D73F18" w:rsidDel="00324D3F">
          <w:rPr>
            <w:rStyle w:val="Hipervnculo"/>
            <w:b/>
            <w:sz w:val="20"/>
            <w:szCs w:val="20"/>
            <w:highlight w:val="magenta"/>
            <w:lang w:eastAsia="en-US"/>
          </w:rPr>
          <w:delText xml:space="preserve">una </w:delText>
        </w:r>
        <w:r w:rsidR="00B72250" w:rsidRPr="00D73F18" w:rsidDel="00324D3F">
          <w:rPr>
            <w:rStyle w:val="Hipervnculo"/>
            <w:b/>
            <w:sz w:val="20"/>
            <w:szCs w:val="20"/>
            <w:highlight w:val="magenta"/>
            <w:lang w:eastAsia="en-US"/>
          </w:rPr>
          <w:delText>Re</w:delText>
        </w:r>
        <w:r w:rsidR="00BB6CC9" w:rsidRPr="00D73F18" w:rsidDel="00324D3F">
          <w:rPr>
            <w:rStyle w:val="Hipervnculo"/>
            <w:b/>
            <w:sz w:val="20"/>
            <w:szCs w:val="20"/>
            <w:highlight w:val="magenta"/>
            <w:lang w:eastAsia="en-US"/>
          </w:rPr>
          <w:delText xml:space="preserve">quisición de Tipo </w:delText>
        </w:r>
        <w:r w:rsidR="007668CC" w:rsidRPr="00D73F18" w:rsidDel="00324D3F">
          <w:rPr>
            <w:rStyle w:val="Hipervnculo"/>
            <w:b/>
            <w:sz w:val="20"/>
            <w:szCs w:val="20"/>
            <w:highlight w:val="magenta"/>
            <w:lang w:eastAsia="en-US"/>
          </w:rPr>
          <w:delText xml:space="preserve">Recarga </w:delText>
        </w:r>
        <w:r w:rsidR="003F242C" w:rsidRPr="00D73F18" w:rsidDel="00324D3F">
          <w:rPr>
            <w:rStyle w:val="Hipervnculo"/>
            <w:b/>
            <w:sz w:val="20"/>
            <w:szCs w:val="20"/>
            <w:highlight w:val="magenta"/>
            <w:lang w:eastAsia="en-US"/>
          </w:rPr>
          <w:delText>en el Móvil</w:delText>
        </w:r>
        <w:r w:rsidR="00585A68" w:rsidRPr="00D73F18" w:rsidDel="00324D3F">
          <w:rPr>
            <w:rStyle w:val="Hipervnculo"/>
            <w:b/>
            <w:sz w:val="20"/>
            <w:szCs w:val="20"/>
            <w:highlight w:val="magenta"/>
            <w:lang w:eastAsia="en-US"/>
          </w:rPr>
          <w:fldChar w:fldCharType="end"/>
        </w:r>
        <w:r w:rsidR="00D84BA5" w:rsidRPr="00D73F18" w:rsidDel="00324D3F">
          <w:rPr>
            <w:rStyle w:val="Hipervnculo"/>
            <w:color w:val="auto"/>
            <w:sz w:val="20"/>
            <w:szCs w:val="20"/>
            <w:highlight w:val="magenta"/>
            <w:u w:val="none"/>
            <w:lang w:eastAsia="en-US"/>
          </w:rPr>
          <w:delText>:</w:delText>
        </w:r>
      </w:del>
    </w:p>
    <w:p w:rsidR="00345540" w:rsidRPr="00D73F18" w:rsidRDefault="00345540" w:rsidP="006E7204">
      <w:pPr>
        <w:pStyle w:val="Prrafodelista"/>
        <w:numPr>
          <w:ilvl w:val="2"/>
          <w:numId w:val="15"/>
        </w:numPr>
        <w:tabs>
          <w:tab w:val="left" w:pos="1843"/>
        </w:tabs>
        <w:ind w:hanging="12"/>
        <w:jc w:val="both"/>
        <w:rPr>
          <w:sz w:val="20"/>
          <w:szCs w:val="20"/>
          <w:highlight w:val="magenta"/>
          <w:lang w:eastAsia="en-US"/>
        </w:rPr>
      </w:pPr>
      <w:del w:id="127" w:author="lpasindo" w:date="2012-03-12T14:04:00Z">
        <w:r w:rsidRPr="00D73F18" w:rsidDel="00324D3F">
          <w:rPr>
            <w:sz w:val="20"/>
            <w:szCs w:val="20"/>
            <w:highlight w:val="magenta"/>
            <w:lang w:eastAsia="en-US"/>
          </w:rPr>
          <w:delText>Requisicion</w:delText>
        </w:r>
      </w:del>
    </w:p>
    <w:p w:rsidR="00345540" w:rsidRPr="00D73F18" w:rsidRDefault="00235DE6" w:rsidP="006E7204">
      <w:pPr>
        <w:pStyle w:val="Prrafodelista"/>
        <w:numPr>
          <w:ilvl w:val="3"/>
          <w:numId w:val="15"/>
        </w:numPr>
        <w:tabs>
          <w:tab w:val="left" w:pos="1843"/>
          <w:tab w:val="left" w:pos="2552"/>
        </w:tabs>
        <w:ind w:firstLine="979"/>
        <w:jc w:val="both"/>
        <w:rPr>
          <w:b/>
          <w:sz w:val="20"/>
          <w:szCs w:val="20"/>
          <w:highlight w:val="magenta"/>
          <w:lang w:eastAsia="en-US"/>
        </w:rPr>
      </w:pPr>
      <w:del w:id="128" w:author="lpasindo" w:date="2012-03-12T14:04:00Z">
        <w:r w:rsidRPr="00D73F18" w:rsidDel="00324D3F">
          <w:rPr>
            <w:sz w:val="20"/>
            <w:szCs w:val="20"/>
            <w:highlight w:val="magenta"/>
            <w:lang w:eastAsia="en-US"/>
          </w:rPr>
          <w:delText>FolioRequisicion</w:delText>
        </w:r>
      </w:del>
    </w:p>
    <w:p w:rsidR="00235DE6" w:rsidRPr="00D73F18" w:rsidRDefault="00235DE6" w:rsidP="006E7204">
      <w:pPr>
        <w:pStyle w:val="Prrafodelista"/>
        <w:numPr>
          <w:ilvl w:val="3"/>
          <w:numId w:val="15"/>
        </w:numPr>
        <w:tabs>
          <w:tab w:val="left" w:pos="1843"/>
          <w:tab w:val="left" w:pos="2552"/>
        </w:tabs>
        <w:ind w:firstLine="979"/>
        <w:jc w:val="both"/>
        <w:rPr>
          <w:b/>
          <w:sz w:val="20"/>
          <w:szCs w:val="20"/>
          <w:highlight w:val="magenta"/>
          <w:lang w:eastAsia="en-US"/>
        </w:rPr>
      </w:pPr>
      <w:del w:id="129" w:author="lpasindo" w:date="2012-03-12T14:04:00Z">
        <w:r w:rsidRPr="00D73F18" w:rsidDel="00324D3F">
          <w:rPr>
            <w:sz w:val="20"/>
            <w:szCs w:val="20"/>
            <w:highlight w:val="magenta"/>
            <w:lang w:eastAsia="en-US"/>
          </w:rPr>
          <w:delText>ClaveMaterial</w:delText>
        </w:r>
      </w:del>
    </w:p>
    <w:p w:rsidR="00235DE6" w:rsidRPr="00D73F18" w:rsidRDefault="00235DE6" w:rsidP="006E7204">
      <w:pPr>
        <w:pStyle w:val="Prrafodelista"/>
        <w:numPr>
          <w:ilvl w:val="3"/>
          <w:numId w:val="15"/>
        </w:numPr>
        <w:tabs>
          <w:tab w:val="left" w:pos="1843"/>
          <w:tab w:val="left" w:pos="2552"/>
        </w:tabs>
        <w:ind w:firstLine="979"/>
        <w:jc w:val="both"/>
        <w:rPr>
          <w:b/>
          <w:sz w:val="20"/>
          <w:szCs w:val="20"/>
          <w:highlight w:val="magenta"/>
          <w:lang w:eastAsia="en-US"/>
        </w:rPr>
      </w:pPr>
      <w:del w:id="130" w:author="lpasindo" w:date="2012-03-12T14:04:00Z">
        <w:r w:rsidRPr="00D73F18" w:rsidDel="00324D3F">
          <w:rPr>
            <w:sz w:val="20"/>
            <w:szCs w:val="20"/>
            <w:highlight w:val="magenta"/>
            <w:lang w:eastAsia="en-US"/>
          </w:rPr>
          <w:lastRenderedPageBreak/>
          <w:delText>Fecha</w:delText>
        </w:r>
      </w:del>
    </w:p>
    <w:p w:rsidR="00235DE6" w:rsidRPr="00D73F18" w:rsidRDefault="00235DE6" w:rsidP="006E7204">
      <w:pPr>
        <w:pStyle w:val="Prrafodelista"/>
        <w:numPr>
          <w:ilvl w:val="3"/>
          <w:numId w:val="15"/>
        </w:numPr>
        <w:tabs>
          <w:tab w:val="left" w:pos="1843"/>
          <w:tab w:val="left" w:pos="2552"/>
        </w:tabs>
        <w:ind w:firstLine="979"/>
        <w:jc w:val="both"/>
        <w:rPr>
          <w:b/>
          <w:sz w:val="20"/>
          <w:szCs w:val="20"/>
          <w:highlight w:val="magenta"/>
          <w:lang w:eastAsia="en-US"/>
        </w:rPr>
      </w:pPr>
      <w:del w:id="131" w:author="lpasindo" w:date="2012-03-12T14:04:00Z">
        <w:r w:rsidRPr="00D73F18" w:rsidDel="00324D3F">
          <w:rPr>
            <w:sz w:val="20"/>
            <w:szCs w:val="20"/>
            <w:highlight w:val="magenta"/>
            <w:lang w:eastAsia="en-US"/>
          </w:rPr>
          <w:delText>CantRequerida</w:delText>
        </w:r>
      </w:del>
    </w:p>
    <w:p w:rsidR="005F5E46" w:rsidRPr="00D73F18" w:rsidRDefault="005F5E46" w:rsidP="006E7204">
      <w:pPr>
        <w:pStyle w:val="Prrafodelista"/>
        <w:numPr>
          <w:ilvl w:val="3"/>
          <w:numId w:val="15"/>
        </w:numPr>
        <w:tabs>
          <w:tab w:val="left" w:pos="1843"/>
          <w:tab w:val="left" w:pos="2552"/>
        </w:tabs>
        <w:ind w:firstLine="979"/>
        <w:jc w:val="both"/>
        <w:rPr>
          <w:b/>
          <w:sz w:val="20"/>
          <w:szCs w:val="20"/>
          <w:highlight w:val="magenta"/>
          <w:lang w:eastAsia="en-US"/>
        </w:rPr>
      </w:pPr>
      <w:del w:id="132" w:author="lpasindo" w:date="2012-03-12T14:04:00Z">
        <w:r w:rsidRPr="00D73F18" w:rsidDel="00324D3F">
          <w:rPr>
            <w:sz w:val="20"/>
            <w:szCs w:val="20"/>
            <w:highlight w:val="magenta"/>
            <w:lang w:eastAsia="en-US"/>
          </w:rPr>
          <w:delText>CantEntregada</w:delText>
        </w:r>
      </w:del>
    </w:p>
    <w:p w:rsidR="003F4529" w:rsidRPr="00D73F18" w:rsidRDefault="003F4529" w:rsidP="006E7204">
      <w:pPr>
        <w:pStyle w:val="Prrafodelista"/>
        <w:numPr>
          <w:ilvl w:val="3"/>
          <w:numId w:val="15"/>
        </w:numPr>
        <w:tabs>
          <w:tab w:val="left" w:pos="1843"/>
          <w:tab w:val="left" w:pos="2552"/>
        </w:tabs>
        <w:ind w:firstLine="979"/>
        <w:jc w:val="both"/>
        <w:rPr>
          <w:sz w:val="20"/>
          <w:szCs w:val="20"/>
          <w:highlight w:val="magenta"/>
          <w:lang w:eastAsia="en-US"/>
        </w:rPr>
      </w:pPr>
      <w:del w:id="133" w:author="lpasindo" w:date="2012-03-12T14:04:00Z">
        <w:r w:rsidRPr="00D73F18" w:rsidDel="00324D3F">
          <w:rPr>
            <w:sz w:val="20"/>
            <w:szCs w:val="20"/>
            <w:highlight w:val="magenta"/>
            <w:lang w:eastAsia="en-US"/>
          </w:rPr>
          <w:delText>Tipo</w:delText>
        </w:r>
      </w:del>
    </w:p>
    <w:p w:rsidR="005F5E46" w:rsidRPr="00D73F18" w:rsidRDefault="005F5E46" w:rsidP="006E7204">
      <w:pPr>
        <w:pStyle w:val="Prrafodelista"/>
        <w:numPr>
          <w:ilvl w:val="3"/>
          <w:numId w:val="15"/>
        </w:numPr>
        <w:tabs>
          <w:tab w:val="left" w:pos="1843"/>
          <w:tab w:val="left" w:pos="2552"/>
        </w:tabs>
        <w:ind w:firstLine="979"/>
        <w:jc w:val="both"/>
        <w:rPr>
          <w:sz w:val="20"/>
          <w:szCs w:val="20"/>
          <w:highlight w:val="magenta"/>
          <w:lang w:eastAsia="en-US"/>
        </w:rPr>
      </w:pPr>
      <w:del w:id="134" w:author="lpasindo" w:date="2012-03-12T14:04:00Z">
        <w:r w:rsidRPr="00D73F18" w:rsidDel="00324D3F">
          <w:rPr>
            <w:sz w:val="20"/>
            <w:szCs w:val="20"/>
            <w:highlight w:val="magenta"/>
            <w:lang w:eastAsia="en-US"/>
          </w:rPr>
          <w:delText>IdImagen</w:delText>
        </w:r>
      </w:del>
    </w:p>
    <w:p w:rsidR="00716A54" w:rsidRPr="00D73F18" w:rsidRDefault="00716A54" w:rsidP="00FA2606">
      <w:pPr>
        <w:pStyle w:val="Prrafodelista"/>
        <w:numPr>
          <w:ilvl w:val="1"/>
          <w:numId w:val="15"/>
        </w:numPr>
        <w:jc w:val="both"/>
        <w:rPr>
          <w:sz w:val="20"/>
          <w:szCs w:val="20"/>
          <w:highlight w:val="magenta"/>
          <w:lang w:eastAsia="en-US"/>
        </w:rPr>
      </w:pPr>
      <w:bookmarkStart w:id="135" w:name="paso9_ax"/>
      <w:del w:id="136" w:author="lpasindo" w:date="2012-03-12T14:04:00Z">
        <w:r w:rsidRPr="00D73F18" w:rsidDel="00324D3F">
          <w:rPr>
            <w:sz w:val="20"/>
            <w:szCs w:val="20"/>
            <w:highlight w:val="magenta"/>
            <w:lang w:eastAsia="en-US"/>
          </w:rPr>
          <w:delText>El actor proporciona la siguiente información:</w:delText>
        </w:r>
      </w:del>
    </w:p>
    <w:bookmarkEnd w:id="135"/>
    <w:p w:rsidR="00716A54" w:rsidRPr="00D73F18" w:rsidRDefault="00716A54" w:rsidP="00FA2606">
      <w:pPr>
        <w:pStyle w:val="Prrafodelista"/>
        <w:numPr>
          <w:ilvl w:val="2"/>
          <w:numId w:val="15"/>
        </w:numPr>
        <w:tabs>
          <w:tab w:val="left" w:pos="1843"/>
        </w:tabs>
        <w:ind w:hanging="12"/>
        <w:jc w:val="both"/>
        <w:rPr>
          <w:rFonts w:cs="Arial"/>
          <w:sz w:val="20"/>
          <w:szCs w:val="20"/>
          <w:highlight w:val="magenta"/>
        </w:rPr>
      </w:pPr>
      <w:del w:id="137" w:author="lpasindo" w:date="2012-03-12T14:04:00Z">
        <w:r w:rsidRPr="00D73F18" w:rsidDel="00C23C49">
          <w:rPr>
            <w:rFonts w:cs="Arial"/>
            <w:sz w:val="20"/>
            <w:szCs w:val="20"/>
            <w:highlight w:val="magenta"/>
          </w:rPr>
          <w:delText>Código de barras de llegada de la base (*)</w:delText>
        </w:r>
      </w:del>
    </w:p>
    <w:p w:rsidR="00716A54" w:rsidRPr="00D73F18" w:rsidRDefault="00716A54" w:rsidP="00FA2606">
      <w:pPr>
        <w:pStyle w:val="Prrafodelista"/>
        <w:numPr>
          <w:ilvl w:val="1"/>
          <w:numId w:val="15"/>
        </w:numPr>
        <w:jc w:val="both"/>
        <w:rPr>
          <w:sz w:val="20"/>
          <w:szCs w:val="20"/>
          <w:highlight w:val="magenta"/>
          <w:lang w:eastAsia="en-US"/>
        </w:rPr>
      </w:pPr>
      <w:del w:id="138" w:author="lpasindo" w:date="2012-03-12T14:05:00Z">
        <w:r w:rsidRPr="00D73F18" w:rsidDel="00C23C49">
          <w:rPr>
            <w:sz w:val="20"/>
            <w:szCs w:val="20"/>
            <w:highlight w:val="magenta"/>
            <w:lang w:eastAsia="en-US"/>
          </w:rPr>
          <w:delText>El sistema lee el código de barras</w:delText>
        </w:r>
      </w:del>
    </w:p>
    <w:p w:rsidR="005F5E46" w:rsidRPr="00D73F18" w:rsidRDefault="005F5E46" w:rsidP="00FA2606">
      <w:pPr>
        <w:pStyle w:val="Prrafodelista"/>
        <w:numPr>
          <w:ilvl w:val="1"/>
          <w:numId w:val="15"/>
        </w:numPr>
        <w:jc w:val="both"/>
        <w:rPr>
          <w:sz w:val="20"/>
          <w:szCs w:val="20"/>
          <w:highlight w:val="magenta"/>
          <w:lang w:eastAsia="en-US"/>
        </w:rPr>
      </w:pPr>
      <w:del w:id="139" w:author="lpasindo" w:date="2012-03-12T14:05:00Z">
        <w:r w:rsidRPr="00D73F18" w:rsidDel="00C23C49">
          <w:rPr>
            <w:sz w:val="20"/>
            <w:szCs w:val="20"/>
            <w:highlight w:val="magenta"/>
            <w:lang w:eastAsia="en-US"/>
          </w:rPr>
          <w:delText>El sistema presenta el código de barras</w:delText>
        </w:r>
      </w:del>
    </w:p>
    <w:p w:rsidR="00574682" w:rsidRPr="00D73F18" w:rsidRDefault="00574682" w:rsidP="00FA2606">
      <w:pPr>
        <w:pStyle w:val="Prrafodelista"/>
        <w:numPr>
          <w:ilvl w:val="1"/>
          <w:numId w:val="15"/>
        </w:numPr>
        <w:jc w:val="both"/>
        <w:rPr>
          <w:rStyle w:val="Hipervnculo"/>
          <w:color w:val="auto"/>
          <w:sz w:val="20"/>
          <w:szCs w:val="20"/>
          <w:highlight w:val="magenta"/>
          <w:u w:val="none"/>
          <w:lang w:eastAsia="en-US"/>
        </w:rPr>
      </w:pPr>
      <w:del w:id="140" w:author="lpasindo" w:date="2012-03-12T14:05:00Z">
        <w:r w:rsidRPr="00D73F18" w:rsidDel="00C23C49">
          <w:rPr>
            <w:sz w:val="20"/>
            <w:szCs w:val="20"/>
            <w:highlight w:val="magenta"/>
            <w:lang w:eastAsia="en-US"/>
          </w:rPr>
          <w:delText xml:space="preserve">El sistema valida la información proporcionada de acuerdo con la validación </w:delText>
        </w:r>
        <w:bookmarkStart w:id="141" w:name="VA01_r"/>
        <w:r w:rsidR="00825FCD" w:rsidRPr="00D73F18" w:rsidDel="00C23C49">
          <w:rPr>
            <w:highlight w:val="magenta"/>
          </w:rPr>
          <w:fldChar w:fldCharType="begin"/>
        </w:r>
        <w:r w:rsidR="00825FCD" w:rsidRPr="00D73F18" w:rsidDel="00C23C49">
          <w:rPr>
            <w:highlight w:val="magenta"/>
          </w:rPr>
          <w:delInstrText xml:space="preserve"> HYPERLINK \l "va02r" </w:delInstrText>
        </w:r>
        <w:r w:rsidR="00825FCD" w:rsidRPr="00D73F18" w:rsidDel="00C23C49">
          <w:rPr>
            <w:highlight w:val="magenta"/>
          </w:rPr>
          <w:fldChar w:fldCharType="separate"/>
        </w:r>
        <w:r w:rsidRPr="00D73F18" w:rsidDel="00C23C49">
          <w:rPr>
            <w:rStyle w:val="Hipervnculo"/>
            <w:b/>
            <w:sz w:val="20"/>
            <w:szCs w:val="20"/>
            <w:highlight w:val="magenta"/>
            <w:lang w:eastAsia="en-US"/>
          </w:rPr>
          <w:delText>VA01 Validar Código de Llegada</w:delText>
        </w:r>
        <w:r w:rsidR="00825FCD" w:rsidRPr="00D73F18" w:rsidDel="00C23C49">
          <w:rPr>
            <w:rStyle w:val="Hipervnculo"/>
            <w:b/>
            <w:sz w:val="20"/>
            <w:szCs w:val="20"/>
            <w:highlight w:val="magenta"/>
            <w:lang w:eastAsia="en-US"/>
          </w:rPr>
          <w:fldChar w:fldCharType="end"/>
        </w:r>
      </w:del>
      <w:bookmarkEnd w:id="141"/>
    </w:p>
    <w:p w:rsidR="009B2ECC" w:rsidRPr="00D73F18" w:rsidRDefault="009B2ECC" w:rsidP="00AC77A9">
      <w:pPr>
        <w:pStyle w:val="Prrafodelista"/>
        <w:numPr>
          <w:ilvl w:val="1"/>
          <w:numId w:val="15"/>
        </w:numPr>
        <w:jc w:val="both"/>
        <w:rPr>
          <w:sz w:val="20"/>
          <w:szCs w:val="20"/>
          <w:highlight w:val="magenta"/>
          <w:lang w:eastAsia="en-US"/>
        </w:rPr>
      </w:pPr>
      <w:bookmarkStart w:id="142" w:name="paso10FAO03"/>
      <w:bookmarkEnd w:id="142"/>
      <w:del w:id="143" w:author="lpasindo" w:date="2012-03-12T14:05:00Z">
        <w:r w:rsidRPr="00D73F18" w:rsidDel="00C23C49">
          <w:rPr>
            <w:sz w:val="20"/>
            <w:szCs w:val="20"/>
            <w:highlight w:val="magenta"/>
            <w:lang w:eastAsia="en-US"/>
          </w:rPr>
          <w:delText xml:space="preserve">El actor selecciona la opción </w:delText>
        </w:r>
        <w:r w:rsidRPr="00D73F18" w:rsidDel="00C23C49">
          <w:rPr>
            <w:b/>
            <w:sz w:val="20"/>
            <w:szCs w:val="20"/>
            <w:highlight w:val="magenta"/>
            <w:lang w:eastAsia="en-US"/>
          </w:rPr>
          <w:delText>Continuar</w:delText>
        </w:r>
      </w:del>
    </w:p>
    <w:p w:rsidR="00CF0FBA" w:rsidRDefault="00CF0FBA" w:rsidP="00AC77A9">
      <w:pPr>
        <w:pStyle w:val="Prrafodelista"/>
        <w:numPr>
          <w:ilvl w:val="1"/>
          <w:numId w:val="15"/>
        </w:numPr>
        <w:jc w:val="both"/>
        <w:rPr>
          <w:rStyle w:val="Hipervnculo"/>
          <w:rFonts w:cs="Arial"/>
          <w:b/>
          <w:sz w:val="20"/>
          <w:szCs w:val="20"/>
        </w:rPr>
      </w:pPr>
      <w:del w:id="144" w:author="lpasindo" w:date="2012-03-12T14:05:00Z">
        <w:r w:rsidRPr="00D73F18" w:rsidDel="00C23C49">
          <w:rPr>
            <w:sz w:val="20"/>
            <w:szCs w:val="20"/>
            <w:highlight w:val="magenta"/>
            <w:lang w:eastAsia="en-US"/>
          </w:rPr>
          <w:delText xml:space="preserve">El caso de uso extiende su funcionalidad con el caso de uso </w:delText>
        </w:r>
        <w:r w:rsidR="00585A68" w:rsidRPr="00D73F18" w:rsidDel="00C23C49">
          <w:rPr>
            <w:highlight w:val="magenta"/>
          </w:rPr>
          <w:fldChar w:fldCharType="begin"/>
        </w:r>
        <w:r w:rsidR="00585A68" w:rsidRPr="00D73F18" w:rsidDel="00C23C49">
          <w:rPr>
            <w:highlight w:val="magenta"/>
          </w:rPr>
          <w:delInstrText xml:space="preserve"> HYPERLINK "file:///C:\\AMESOL\\Analisis\\Megacable\\EspecificacionRequerimientos\\ECU_MOV\\CUMEGMOV03_RequisitarEquipoMateriales.docx" </w:delInstrText>
        </w:r>
        <w:r w:rsidR="00585A68" w:rsidRPr="00D73F18" w:rsidDel="00C23C49">
          <w:rPr>
            <w:highlight w:val="magenta"/>
          </w:rPr>
          <w:fldChar w:fldCharType="separate"/>
        </w:r>
        <w:r w:rsidRPr="00D73F18" w:rsidDel="00C23C49">
          <w:rPr>
            <w:rStyle w:val="Hipervnculo"/>
            <w:rFonts w:cs="Arial"/>
            <w:b/>
            <w:sz w:val="20"/>
            <w:szCs w:val="20"/>
            <w:highlight w:val="magenta"/>
          </w:rPr>
          <w:delText>Requisitar</w:delText>
        </w:r>
        <w:r w:rsidR="00C872C2" w:rsidRPr="00D73F18" w:rsidDel="00C23C49">
          <w:rPr>
            <w:rStyle w:val="Hipervnculo"/>
            <w:rFonts w:cs="Arial"/>
            <w:b/>
            <w:sz w:val="20"/>
            <w:szCs w:val="20"/>
            <w:highlight w:val="magenta"/>
          </w:rPr>
          <w:delText xml:space="preserve"> </w:delText>
        </w:r>
        <w:r w:rsidRPr="00D73F18" w:rsidDel="00C23C49">
          <w:rPr>
            <w:rStyle w:val="Hipervnculo"/>
            <w:rFonts w:cs="Arial"/>
            <w:b/>
            <w:sz w:val="20"/>
            <w:szCs w:val="20"/>
            <w:highlight w:val="magenta"/>
          </w:rPr>
          <w:delText>Equipo/Materiales – CUMEGMOV03</w:delText>
        </w:r>
        <w:r w:rsidR="00585A68" w:rsidRPr="00D73F18" w:rsidDel="00C23C49">
          <w:rPr>
            <w:rStyle w:val="Hipervnculo"/>
            <w:rFonts w:cs="Arial"/>
            <w:b/>
            <w:sz w:val="20"/>
            <w:szCs w:val="20"/>
            <w:highlight w:val="magenta"/>
          </w:rPr>
          <w:fldChar w:fldCharType="end"/>
        </w:r>
      </w:del>
    </w:p>
    <w:p w:rsidR="00664AB0" w:rsidRPr="00664AB0" w:rsidRDefault="008A7F7E" w:rsidP="00AC77A9">
      <w:pPr>
        <w:pStyle w:val="Prrafodelista"/>
        <w:numPr>
          <w:ilvl w:val="1"/>
          <w:numId w:val="15"/>
        </w:numPr>
        <w:jc w:val="both"/>
        <w:rPr>
          <w:sz w:val="20"/>
          <w:szCs w:val="20"/>
          <w:lang w:eastAsia="en-US"/>
        </w:rPr>
      </w:pPr>
      <w:r>
        <w:rPr>
          <w:sz w:val="20"/>
          <w:szCs w:val="20"/>
          <w:lang w:eastAsia="en-US"/>
        </w:rPr>
        <w:t xml:space="preserve">El sistema continúa con el </w:t>
      </w:r>
      <w:hyperlink w:anchor="FIN" w:history="1">
        <w:r w:rsidRPr="008A7F7E">
          <w:rPr>
            <w:rStyle w:val="Hipervnculo"/>
            <w:b/>
            <w:sz w:val="20"/>
            <w:szCs w:val="20"/>
            <w:lang w:eastAsia="en-US"/>
          </w:rPr>
          <w:t xml:space="preserve">paso </w:t>
        </w:r>
        <w:r w:rsidR="007416DA">
          <w:rPr>
            <w:rStyle w:val="Hipervnculo"/>
            <w:b/>
            <w:sz w:val="20"/>
            <w:szCs w:val="20"/>
            <w:lang w:eastAsia="en-US"/>
          </w:rPr>
          <w:t>3</w:t>
        </w:r>
        <w:r w:rsidR="002301D9">
          <w:rPr>
            <w:rStyle w:val="Hipervnculo"/>
            <w:b/>
            <w:sz w:val="20"/>
            <w:szCs w:val="20"/>
            <w:lang w:eastAsia="en-US"/>
          </w:rPr>
          <w:t>2</w:t>
        </w:r>
      </w:hyperlink>
      <w:r>
        <w:rPr>
          <w:sz w:val="20"/>
          <w:szCs w:val="20"/>
          <w:lang w:eastAsia="en-US"/>
        </w:rPr>
        <w:t xml:space="preserve"> del flujo básico</w:t>
      </w:r>
    </w:p>
    <w:p w:rsidR="00CF0FBA" w:rsidRPr="007416DA" w:rsidRDefault="00CF0FBA" w:rsidP="00D90F6C">
      <w:pPr>
        <w:pStyle w:val="Textoindependiente"/>
        <w:rPr>
          <w:lang w:val="es-ES" w:eastAsia="en-US"/>
        </w:rPr>
      </w:pPr>
    </w:p>
    <w:p w:rsidR="00481C4A" w:rsidRDefault="00481C4A" w:rsidP="003A2A9E">
      <w:pPr>
        <w:pStyle w:val="Ttulo3"/>
        <w:numPr>
          <w:ilvl w:val="2"/>
          <w:numId w:val="17"/>
        </w:numPr>
        <w:jc w:val="left"/>
      </w:pPr>
      <w:bookmarkStart w:id="145" w:name="_Toc52616590"/>
      <w:bookmarkStart w:id="146" w:name="_Toc182735734"/>
      <w:bookmarkStart w:id="147" w:name="_Toc319410130"/>
      <w:r w:rsidRPr="00481C4A">
        <w:t>De excepción</w:t>
      </w:r>
      <w:bookmarkEnd w:id="145"/>
      <w:bookmarkEnd w:id="146"/>
      <w:bookmarkEnd w:id="147"/>
    </w:p>
    <w:p w:rsidR="003A2A9E" w:rsidRPr="003A2A9E" w:rsidRDefault="003A2A9E" w:rsidP="003A2A9E"/>
    <w:bookmarkStart w:id="148" w:name="AE01"/>
    <w:p w:rsidR="003A2A9E" w:rsidRPr="003A2A9E" w:rsidRDefault="003A2A9E" w:rsidP="003A2A9E">
      <w:pPr>
        <w:pStyle w:val="Prrafodelista"/>
        <w:numPr>
          <w:ilvl w:val="3"/>
          <w:numId w:val="17"/>
        </w:numPr>
        <w:rPr>
          <w:b/>
        </w:rPr>
      </w:pPr>
      <w:r w:rsidRPr="003A2A9E">
        <w:rPr>
          <w:rStyle w:val="Hipervnculo"/>
          <w:b/>
        </w:rPr>
        <w:fldChar w:fldCharType="begin"/>
      </w:r>
      <w:r w:rsidRPr="003A2A9E">
        <w:rPr>
          <w:rStyle w:val="Hipervnculo"/>
          <w:b/>
        </w:rPr>
        <w:instrText xml:space="preserve"> HYPERLINK  \l "AE01_r" </w:instrText>
      </w:r>
      <w:r w:rsidRPr="003A2A9E">
        <w:rPr>
          <w:rStyle w:val="Hipervnculo"/>
          <w:b/>
        </w:rPr>
        <w:fldChar w:fldCharType="separate"/>
      </w:r>
      <w:r w:rsidRPr="003A2A9E">
        <w:rPr>
          <w:rStyle w:val="Hipervnculo"/>
          <w:b/>
        </w:rPr>
        <w:t>AE01 Errores de Conexión</w:t>
      </w:r>
      <w:r w:rsidRPr="003A2A9E">
        <w:rPr>
          <w:rStyle w:val="Hipervnculo"/>
          <w:b/>
        </w:rPr>
        <w:fldChar w:fldCharType="end"/>
      </w:r>
    </w:p>
    <w:bookmarkEnd w:id="148"/>
    <w:p w:rsidR="00025F10" w:rsidRDefault="00025F10" w:rsidP="00025F10"/>
    <w:p w:rsidR="00D84BA5" w:rsidRDefault="00D84BA5" w:rsidP="00D84BA5">
      <w:pPr>
        <w:pStyle w:val="Prrafodelista"/>
        <w:numPr>
          <w:ilvl w:val="0"/>
          <w:numId w:val="7"/>
        </w:numPr>
        <w:rPr>
          <w:rFonts w:cs="Arial"/>
          <w:sz w:val="20"/>
          <w:szCs w:val="20"/>
        </w:rPr>
      </w:pPr>
      <w:bookmarkStart w:id="149" w:name="_AE01_Errores_de"/>
      <w:bookmarkEnd w:id="149"/>
      <w:r>
        <w:rPr>
          <w:rFonts w:cs="Arial"/>
          <w:sz w:val="20"/>
          <w:szCs w:val="20"/>
        </w:rPr>
        <w:t>El sistema obtiene información del Error:</w:t>
      </w:r>
    </w:p>
    <w:p w:rsidR="00D84BA5" w:rsidRDefault="00D84BA5" w:rsidP="00D84BA5">
      <w:pPr>
        <w:pStyle w:val="Prrafodelista"/>
        <w:numPr>
          <w:ilvl w:val="1"/>
          <w:numId w:val="7"/>
        </w:numPr>
        <w:ind w:left="851" w:hanging="425"/>
        <w:rPr>
          <w:rFonts w:cs="Arial"/>
          <w:sz w:val="20"/>
          <w:szCs w:val="20"/>
        </w:rPr>
      </w:pPr>
      <w:r>
        <w:rPr>
          <w:rFonts w:cs="Arial"/>
          <w:sz w:val="20"/>
          <w:szCs w:val="20"/>
        </w:rPr>
        <w:t>Error</w:t>
      </w:r>
    </w:p>
    <w:p w:rsidR="00D84BA5" w:rsidRDefault="00D84BA5" w:rsidP="00D84BA5">
      <w:pPr>
        <w:pStyle w:val="Prrafodelista"/>
        <w:numPr>
          <w:ilvl w:val="1"/>
          <w:numId w:val="7"/>
        </w:numPr>
        <w:ind w:left="851" w:hanging="425"/>
        <w:rPr>
          <w:rFonts w:cs="Arial"/>
          <w:sz w:val="20"/>
          <w:szCs w:val="20"/>
        </w:rPr>
      </w:pPr>
      <w:r>
        <w:rPr>
          <w:rFonts w:cs="Arial"/>
          <w:sz w:val="20"/>
          <w:szCs w:val="20"/>
        </w:rPr>
        <w:t>Descripción</w:t>
      </w:r>
    </w:p>
    <w:p w:rsidR="00D84BA5" w:rsidRPr="0079622F" w:rsidRDefault="00D84BA5" w:rsidP="00D84BA5">
      <w:pPr>
        <w:pStyle w:val="Prrafodelista"/>
        <w:numPr>
          <w:ilvl w:val="0"/>
          <w:numId w:val="7"/>
        </w:numPr>
        <w:rPr>
          <w:rStyle w:val="Hipervnculo"/>
          <w:rFonts w:cs="Arial"/>
          <w:color w:val="auto"/>
          <w:sz w:val="20"/>
          <w:szCs w:val="20"/>
          <w:u w:val="none"/>
        </w:rPr>
      </w:pPr>
      <w:r>
        <w:rPr>
          <w:rFonts w:cs="Arial"/>
          <w:sz w:val="20"/>
          <w:szCs w:val="20"/>
        </w:rPr>
        <w:t xml:space="preserve">El sistema </w:t>
      </w:r>
      <w:r>
        <w:rPr>
          <w:rStyle w:val="Hipervnculo"/>
          <w:rFonts w:cs="Arial"/>
          <w:color w:val="auto"/>
          <w:sz w:val="20"/>
          <w:szCs w:val="20"/>
          <w:u w:val="none"/>
        </w:rPr>
        <w:t xml:space="preserve">presenta mensaje </w:t>
      </w:r>
      <w:hyperlink r:id="rId75" w:anchor="ME0011" w:history="1">
        <w:r w:rsidRPr="00BB4D57">
          <w:rPr>
            <w:rStyle w:val="Hipervnculo"/>
            <w:rFonts w:cs="Arial"/>
            <w:b/>
            <w:sz w:val="20"/>
            <w:szCs w:val="20"/>
          </w:rPr>
          <w:t>ME00</w:t>
        </w:r>
        <w:r>
          <w:rPr>
            <w:rStyle w:val="Hipervnculo"/>
            <w:rFonts w:cs="Arial"/>
            <w:b/>
            <w:sz w:val="20"/>
            <w:szCs w:val="20"/>
          </w:rPr>
          <w:t>11</w:t>
        </w:r>
        <w:r w:rsidRPr="00BB4D57">
          <w:rPr>
            <w:rStyle w:val="Hipervnculo"/>
            <w:rFonts w:cs="Arial"/>
            <w:b/>
            <w:sz w:val="20"/>
            <w:szCs w:val="20"/>
          </w:rPr>
          <w:t xml:space="preserve"> &lt;</w:t>
        </w:r>
        <w:r>
          <w:rPr>
            <w:rStyle w:val="Hipervnculo"/>
            <w:rFonts w:cs="Arial"/>
            <w:b/>
            <w:sz w:val="20"/>
            <w:szCs w:val="20"/>
          </w:rPr>
          <w:t xml:space="preserve">Error de </w:t>
        </w:r>
        <w:r w:rsidRPr="00BB4D57">
          <w:rPr>
            <w:rStyle w:val="Hipervnculo"/>
            <w:rFonts w:cs="Arial"/>
            <w:b/>
            <w:sz w:val="20"/>
            <w:szCs w:val="20"/>
          </w:rPr>
          <w:t>Conexión&gt;</w:t>
        </w:r>
      </w:hyperlink>
    </w:p>
    <w:p w:rsidR="00D84BA5" w:rsidRDefault="00D84BA5" w:rsidP="00D84BA5">
      <w:pPr>
        <w:pStyle w:val="Prrafodelista"/>
        <w:numPr>
          <w:ilvl w:val="0"/>
          <w:numId w:val="7"/>
        </w:numPr>
        <w:rPr>
          <w:rFonts w:cs="Arial"/>
          <w:sz w:val="20"/>
          <w:szCs w:val="20"/>
        </w:rPr>
      </w:pPr>
      <w:r>
        <w:rPr>
          <w:rFonts w:cs="Arial"/>
          <w:sz w:val="20"/>
          <w:szCs w:val="20"/>
        </w:rPr>
        <w:t xml:space="preserve">El sistema continúa </w:t>
      </w:r>
      <w:r w:rsidR="006C6854">
        <w:rPr>
          <w:rFonts w:cs="Arial"/>
          <w:sz w:val="20"/>
          <w:szCs w:val="20"/>
        </w:rPr>
        <w:t>en el paso donde fue invocado</w:t>
      </w:r>
    </w:p>
    <w:p w:rsidR="00D84BA5" w:rsidRPr="00025F10" w:rsidRDefault="00D84BA5" w:rsidP="00025F10"/>
    <w:p w:rsidR="004F6527" w:rsidRPr="00481C4A" w:rsidRDefault="000C224B" w:rsidP="004F6527">
      <w:pPr>
        <w:pStyle w:val="Ttulo3"/>
        <w:jc w:val="left"/>
      </w:pPr>
      <w:bookmarkStart w:id="150" w:name="_Toc319410131"/>
      <w:r>
        <w:t>5.2.5</w:t>
      </w:r>
      <w:r>
        <w:tab/>
      </w:r>
      <w:r w:rsidR="004F6527">
        <w:t>De Validación</w:t>
      </w:r>
      <w:bookmarkEnd w:id="150"/>
    </w:p>
    <w:p w:rsidR="004F6527" w:rsidRDefault="004F6527" w:rsidP="004F6527">
      <w:pPr>
        <w:pStyle w:val="Textoindependiente"/>
        <w:rPr>
          <w:lang w:eastAsia="en-US"/>
        </w:rPr>
      </w:pPr>
    </w:p>
    <w:bookmarkStart w:id="151" w:name="va02r"/>
    <w:p w:rsidR="00574682" w:rsidRPr="00D43B6E" w:rsidRDefault="007869AC" w:rsidP="00574682">
      <w:pPr>
        <w:pStyle w:val="Ttulo4"/>
        <w:numPr>
          <w:ilvl w:val="3"/>
          <w:numId w:val="13"/>
        </w:numPr>
        <w:tabs>
          <w:tab w:val="left" w:pos="993"/>
          <w:tab w:val="left" w:pos="4536"/>
        </w:tabs>
        <w:jc w:val="left"/>
        <w:rPr>
          <w:rStyle w:val="Hipervnculo"/>
        </w:rPr>
      </w:pPr>
      <w:r>
        <w:fldChar w:fldCharType="begin"/>
      </w:r>
      <w:r w:rsidR="00825FCD">
        <w:instrText>HYPERLINK  \l "VA01_r"</w:instrText>
      </w:r>
      <w:r>
        <w:fldChar w:fldCharType="separate"/>
      </w:r>
      <w:del w:id="152" w:author="lpasindo" w:date="2012-03-15T11:39:00Z">
        <w:r w:rsidR="00D43B6E" w:rsidRPr="00D43B6E" w:rsidDel="00612FE8">
          <w:rPr>
            <w:rStyle w:val="Hipervnculo"/>
          </w:rPr>
          <w:delText>VA0</w:delText>
        </w:r>
        <w:r w:rsidR="00EB0EF7" w:rsidDel="00612FE8">
          <w:rPr>
            <w:rStyle w:val="Hipervnculo"/>
          </w:rPr>
          <w:delText>1</w:delText>
        </w:r>
        <w:r w:rsidR="00574682" w:rsidRPr="00D43B6E" w:rsidDel="00612FE8">
          <w:rPr>
            <w:rStyle w:val="Hipervnculo"/>
          </w:rPr>
          <w:delText xml:space="preserve"> Validar Código de Llegada</w:delText>
        </w:r>
      </w:del>
    </w:p>
    <w:p w:rsidR="00574682" w:rsidRDefault="007869AC" w:rsidP="00574682">
      <w:pPr>
        <w:pStyle w:val="Prrafodelista"/>
        <w:ind w:left="432"/>
        <w:jc w:val="both"/>
        <w:rPr>
          <w:rFonts w:cs="Arial"/>
          <w:sz w:val="20"/>
          <w:szCs w:val="20"/>
        </w:rPr>
      </w:pPr>
      <w:r>
        <w:rPr>
          <w:b/>
          <w:bCs/>
        </w:rPr>
        <w:fldChar w:fldCharType="end"/>
      </w:r>
      <w:bookmarkEnd w:id="151"/>
    </w:p>
    <w:p w:rsidR="00574682" w:rsidRPr="00A23256" w:rsidRDefault="009B2ECC" w:rsidP="00574682">
      <w:pPr>
        <w:pStyle w:val="Prrafodelista"/>
        <w:numPr>
          <w:ilvl w:val="0"/>
          <w:numId w:val="18"/>
        </w:numPr>
        <w:jc w:val="both"/>
        <w:rPr>
          <w:rFonts w:cs="Arial"/>
          <w:b/>
          <w:sz w:val="20"/>
          <w:szCs w:val="20"/>
        </w:rPr>
      </w:pPr>
      <w:del w:id="153" w:author="lpasindo" w:date="2012-03-15T11:39:00Z">
        <w:r w:rsidDel="00612FE8">
          <w:rPr>
            <w:rFonts w:cs="Arial"/>
            <w:sz w:val="20"/>
            <w:szCs w:val="20"/>
          </w:rPr>
          <w:delText xml:space="preserve">Si </w:delText>
        </w:r>
        <w:r w:rsidR="005F6AC6" w:rsidDel="00612FE8">
          <w:rPr>
            <w:rFonts w:cs="Arial"/>
            <w:sz w:val="20"/>
            <w:szCs w:val="20"/>
          </w:rPr>
          <w:delText>&lt;</w:delText>
        </w:r>
        <w:r w:rsidR="00574682" w:rsidDel="00612FE8">
          <w:rPr>
            <w:rFonts w:cs="Arial"/>
            <w:sz w:val="20"/>
            <w:szCs w:val="20"/>
          </w:rPr>
          <w:delText xml:space="preserve">el código de barras leído por el sistema no </w:delText>
        </w:r>
        <w:r w:rsidR="0044182B" w:rsidDel="00612FE8">
          <w:rPr>
            <w:rFonts w:cs="Arial"/>
            <w:sz w:val="20"/>
            <w:szCs w:val="20"/>
          </w:rPr>
          <w:delText>c</w:delText>
        </w:r>
        <w:r w:rsidR="00574682" w:rsidDel="00612FE8">
          <w:rPr>
            <w:rFonts w:cs="Arial"/>
            <w:sz w:val="20"/>
            <w:szCs w:val="20"/>
          </w:rPr>
          <w:delText xml:space="preserve">orresponde al Código de Barras de Llegada de la Base, de acuerdo con la regla de negocio </w:delText>
        </w:r>
        <w:r w:rsidR="00B1229A" w:rsidDel="00612FE8">
          <w:fldChar w:fldCharType="begin"/>
        </w:r>
        <w:r w:rsidR="00B1229A" w:rsidDel="00612FE8">
          <w:delInstrText xml:space="preserve"> HYPERLINK "file:///C:\\AMESOL\\Analisis\\Megacable\\EspecificacionRequerimientos\\General\\MEG_Reglas_de_Negocio.docx" \l "RN08" </w:delInstrText>
        </w:r>
        <w:r w:rsidR="00B1229A" w:rsidDel="00612FE8">
          <w:fldChar w:fldCharType="separate"/>
        </w:r>
        <w:r w:rsidR="00574682" w:rsidRPr="00D5036D" w:rsidDel="00612FE8">
          <w:rPr>
            <w:rStyle w:val="Hipervnculo"/>
            <w:rFonts w:cs="Arial"/>
            <w:b/>
            <w:sz w:val="20"/>
            <w:szCs w:val="20"/>
          </w:rPr>
          <w:delText>RN08 Código</w:delText>
        </w:r>
        <w:r w:rsidR="00574682" w:rsidDel="00612FE8">
          <w:rPr>
            <w:rStyle w:val="Hipervnculo"/>
            <w:rFonts w:cs="Arial"/>
            <w:b/>
            <w:sz w:val="20"/>
            <w:szCs w:val="20"/>
          </w:rPr>
          <w:delText>s</w:delText>
        </w:r>
        <w:r w:rsidR="00574682" w:rsidRPr="00D5036D" w:rsidDel="00612FE8">
          <w:rPr>
            <w:rStyle w:val="Hipervnculo"/>
            <w:rFonts w:cs="Arial"/>
            <w:b/>
            <w:sz w:val="20"/>
            <w:szCs w:val="20"/>
          </w:rPr>
          <w:delText xml:space="preserve"> de Barras de la Sucursal</w:delText>
        </w:r>
        <w:r w:rsidR="00B1229A" w:rsidDel="00612FE8">
          <w:rPr>
            <w:rStyle w:val="Hipervnculo"/>
            <w:rFonts w:cs="Arial"/>
            <w:b/>
            <w:sz w:val="20"/>
            <w:szCs w:val="20"/>
          </w:rPr>
          <w:fldChar w:fldCharType="end"/>
        </w:r>
        <w:r w:rsidR="005F6AC6" w:rsidDel="00612FE8">
          <w:rPr>
            <w:rFonts w:cs="Arial"/>
            <w:sz w:val="20"/>
            <w:szCs w:val="20"/>
          </w:rPr>
          <w:delText>&gt;,</w:delText>
        </w:r>
        <w:r w:rsidR="00574682" w:rsidDel="00612FE8">
          <w:rPr>
            <w:rFonts w:cs="Arial"/>
            <w:sz w:val="20"/>
            <w:szCs w:val="20"/>
          </w:rPr>
          <w:delText xml:space="preserve"> el sistema presenta el mensaje </w:delText>
        </w:r>
        <w:r w:rsidR="00B1229A" w:rsidDel="00612FE8">
          <w:fldChar w:fldCharType="begin"/>
        </w:r>
        <w:r w:rsidR="00B1229A" w:rsidDel="00612FE8">
          <w:delInstrText xml:space="preserve"> HYPERLINK "file:///C:\\AMESOL\\Analisis\\Megacable\</w:delInstrText>
        </w:r>
        <w:r w:rsidR="00B1229A" w:rsidDel="00612FE8">
          <w:delInstrText xml:space="preserve">\EspecificacionRequerimientos\\General\\MEG_Glosario_de_Mensajes.docx" \l "ME0006" </w:delInstrText>
        </w:r>
        <w:r w:rsidR="00B1229A" w:rsidDel="00612FE8">
          <w:fldChar w:fldCharType="separate"/>
        </w:r>
        <w:r w:rsidR="00574682" w:rsidRPr="00A23256" w:rsidDel="00612FE8">
          <w:rPr>
            <w:rStyle w:val="Hipervnculo"/>
            <w:rFonts w:cs="Arial"/>
            <w:b/>
            <w:sz w:val="20"/>
            <w:szCs w:val="20"/>
          </w:rPr>
          <w:delText>ME0006 &lt;Código de Barras&gt;</w:delText>
        </w:r>
        <w:r w:rsidR="00B1229A" w:rsidDel="00612FE8">
          <w:rPr>
            <w:rStyle w:val="Hipervnculo"/>
            <w:rFonts w:cs="Arial"/>
            <w:b/>
            <w:sz w:val="20"/>
            <w:szCs w:val="20"/>
          </w:rPr>
          <w:fldChar w:fldCharType="end"/>
        </w:r>
      </w:del>
    </w:p>
    <w:p w:rsidR="00E86753" w:rsidRPr="00E86753" w:rsidRDefault="00E86753" w:rsidP="00F3384F">
      <w:pPr>
        <w:pStyle w:val="Prrafodelista"/>
        <w:numPr>
          <w:ilvl w:val="1"/>
          <w:numId w:val="18"/>
        </w:numPr>
        <w:ind w:left="851" w:hanging="425"/>
        <w:jc w:val="both"/>
        <w:rPr>
          <w:rFonts w:cs="Arial"/>
          <w:sz w:val="20"/>
          <w:szCs w:val="20"/>
        </w:rPr>
      </w:pPr>
      <w:del w:id="154" w:author="lpasindo" w:date="2012-03-15T11:39:00Z">
        <w:r w:rsidDel="00612FE8">
          <w:rPr>
            <w:rFonts w:cs="Arial"/>
            <w:sz w:val="20"/>
            <w:szCs w:val="20"/>
          </w:rPr>
          <w:delText xml:space="preserve">El actor selecciona la opción </w:delText>
        </w:r>
        <w:r w:rsidDel="00612FE8">
          <w:rPr>
            <w:rFonts w:cs="Arial"/>
            <w:b/>
            <w:sz w:val="20"/>
            <w:szCs w:val="20"/>
          </w:rPr>
          <w:delText>Aceptar</w:delText>
        </w:r>
      </w:del>
    </w:p>
    <w:p w:rsidR="00E86753" w:rsidRDefault="00E86753" w:rsidP="002D0BF7">
      <w:pPr>
        <w:pStyle w:val="Prrafodelista"/>
        <w:numPr>
          <w:ilvl w:val="1"/>
          <w:numId w:val="18"/>
        </w:numPr>
        <w:ind w:left="851" w:hanging="425"/>
        <w:jc w:val="both"/>
        <w:rPr>
          <w:sz w:val="20"/>
          <w:szCs w:val="20"/>
          <w:lang w:eastAsia="en-US"/>
        </w:rPr>
      </w:pPr>
      <w:del w:id="155" w:author="lpasindo" w:date="2012-03-15T11:39:00Z">
        <w:r w:rsidRPr="007C62FF" w:rsidDel="00612FE8">
          <w:rPr>
            <w:sz w:val="20"/>
            <w:szCs w:val="20"/>
            <w:lang w:eastAsia="en-US"/>
          </w:rPr>
          <w:delText xml:space="preserve">El sistema </w:delText>
        </w:r>
        <w:r w:rsidR="002D0BF7" w:rsidDel="00612FE8">
          <w:rPr>
            <w:sz w:val="20"/>
            <w:szCs w:val="20"/>
            <w:lang w:eastAsia="en-US"/>
          </w:rPr>
          <w:delText xml:space="preserve">continúa con el  </w:delText>
        </w:r>
        <w:r w:rsidR="00B1229A" w:rsidDel="00612FE8">
          <w:fldChar w:fldCharType="begin"/>
        </w:r>
        <w:r w:rsidR="00B1229A" w:rsidDel="00612FE8">
          <w:delInstrText xml:space="preserve"> HYPERLINK \l "paso4FAX01" </w:delInstrText>
        </w:r>
        <w:r w:rsidR="00B1229A" w:rsidDel="00612FE8">
          <w:fldChar w:fldCharType="separate"/>
        </w:r>
        <w:r w:rsidR="002D0BF7" w:rsidRPr="002D0BF7" w:rsidDel="00612FE8">
          <w:rPr>
            <w:rStyle w:val="Hipervnculo"/>
            <w:b/>
            <w:sz w:val="20"/>
            <w:szCs w:val="20"/>
            <w:lang w:eastAsia="en-US"/>
          </w:rPr>
          <w:delText xml:space="preserve">paso </w:delText>
        </w:r>
        <w:r w:rsidR="002301D9" w:rsidDel="00612FE8">
          <w:rPr>
            <w:rStyle w:val="Hipervnculo"/>
            <w:b/>
            <w:sz w:val="20"/>
            <w:szCs w:val="20"/>
            <w:lang w:eastAsia="en-US"/>
          </w:rPr>
          <w:delText>3.4</w:delText>
        </w:r>
        <w:r w:rsidR="00B1229A" w:rsidDel="00612FE8">
          <w:rPr>
            <w:rStyle w:val="Hipervnculo"/>
            <w:b/>
            <w:sz w:val="20"/>
            <w:szCs w:val="20"/>
            <w:lang w:eastAsia="en-US"/>
          </w:rPr>
          <w:fldChar w:fldCharType="end"/>
        </w:r>
        <w:r w:rsidR="002D0BF7" w:rsidDel="00612FE8">
          <w:rPr>
            <w:sz w:val="20"/>
            <w:szCs w:val="20"/>
            <w:lang w:eastAsia="en-US"/>
          </w:rPr>
          <w:delText xml:space="preserve"> </w:delText>
        </w:r>
        <w:r w:rsidR="002D0BF7" w:rsidRPr="00E86753" w:rsidDel="00612FE8">
          <w:rPr>
            <w:rFonts w:cs="Arial"/>
            <w:sz w:val="20"/>
            <w:szCs w:val="20"/>
          </w:rPr>
          <w:delText xml:space="preserve">del flujo alterno extraordinario </w:delText>
        </w:r>
        <w:r w:rsidR="00B1229A" w:rsidDel="00612FE8">
          <w:fldChar w:fldCharType="begin"/>
        </w:r>
        <w:r w:rsidR="00B1229A" w:rsidDel="00612FE8">
          <w:delInstrText xml:space="preserve"> HYPERLINK \l "AO01_r" </w:delInstrText>
        </w:r>
        <w:r w:rsidR="00B1229A" w:rsidDel="00612FE8">
          <w:fldChar w:fldCharType="separate"/>
        </w:r>
        <w:r w:rsidR="002D0BF7" w:rsidRPr="00E86753" w:rsidDel="00612FE8">
          <w:rPr>
            <w:rStyle w:val="Hipervnculo"/>
            <w:rFonts w:cs="Arial"/>
            <w:b/>
            <w:sz w:val="20"/>
            <w:szCs w:val="20"/>
          </w:rPr>
          <w:delText>AX01 Recarga de Material</w:delText>
        </w:r>
        <w:r w:rsidR="00B1229A" w:rsidDel="00612FE8">
          <w:rPr>
            <w:rStyle w:val="Hipervnculo"/>
            <w:rFonts w:cs="Arial"/>
            <w:b/>
            <w:sz w:val="20"/>
            <w:szCs w:val="20"/>
          </w:rPr>
          <w:fldChar w:fldCharType="end"/>
        </w:r>
      </w:del>
    </w:p>
    <w:p w:rsidR="00574682" w:rsidRPr="00E86753" w:rsidRDefault="00574682" w:rsidP="00E86753">
      <w:pPr>
        <w:pStyle w:val="Prrafodelista"/>
        <w:numPr>
          <w:ilvl w:val="0"/>
          <w:numId w:val="18"/>
        </w:numPr>
        <w:jc w:val="both"/>
        <w:rPr>
          <w:rFonts w:cs="Arial"/>
          <w:sz w:val="20"/>
          <w:szCs w:val="20"/>
        </w:rPr>
      </w:pPr>
      <w:del w:id="156" w:author="lpasindo" w:date="2012-03-15T11:39:00Z">
        <w:r w:rsidRPr="00E86753" w:rsidDel="00612FE8">
          <w:rPr>
            <w:rFonts w:cs="Arial"/>
            <w:sz w:val="20"/>
            <w:szCs w:val="20"/>
          </w:rPr>
          <w:delText xml:space="preserve">El sistema continúa en el </w:delText>
        </w:r>
        <w:r w:rsidR="00B1229A" w:rsidDel="00612FE8">
          <w:fldChar w:fldCharType="begin"/>
        </w:r>
        <w:r w:rsidR="00B1229A" w:rsidDel="00612FE8">
          <w:delInstrText xml:space="preserve"> HYPERLINK \l "paso10FAO03" </w:delInstrText>
        </w:r>
        <w:r w:rsidR="00B1229A" w:rsidDel="00612FE8">
          <w:fldChar w:fldCharType="separate"/>
        </w:r>
        <w:r w:rsidRPr="00E86753" w:rsidDel="00612FE8">
          <w:rPr>
            <w:rStyle w:val="Hipervnculo"/>
            <w:rFonts w:cs="Arial"/>
            <w:b/>
            <w:sz w:val="20"/>
            <w:szCs w:val="20"/>
          </w:rPr>
          <w:delText xml:space="preserve">paso </w:delText>
        </w:r>
        <w:r w:rsidR="002301D9" w:rsidDel="00612FE8">
          <w:rPr>
            <w:rStyle w:val="Hipervnculo"/>
            <w:rFonts w:cs="Arial"/>
            <w:b/>
            <w:sz w:val="20"/>
            <w:szCs w:val="20"/>
          </w:rPr>
          <w:delText>3.13</w:delText>
        </w:r>
        <w:r w:rsidR="00B1229A" w:rsidDel="00612FE8">
          <w:rPr>
            <w:rStyle w:val="Hipervnculo"/>
            <w:rFonts w:cs="Arial"/>
            <w:b/>
            <w:sz w:val="20"/>
            <w:szCs w:val="20"/>
          </w:rPr>
          <w:fldChar w:fldCharType="end"/>
        </w:r>
        <w:r w:rsidRPr="00E86753" w:rsidDel="00612FE8">
          <w:rPr>
            <w:rFonts w:cs="Arial"/>
            <w:b/>
            <w:sz w:val="20"/>
            <w:szCs w:val="20"/>
          </w:rPr>
          <w:delText xml:space="preserve"> </w:delText>
        </w:r>
        <w:r w:rsidR="002D0BF7" w:rsidRPr="00E86753" w:rsidDel="00612FE8">
          <w:rPr>
            <w:rFonts w:cs="Arial"/>
            <w:sz w:val="20"/>
            <w:szCs w:val="20"/>
          </w:rPr>
          <w:delText xml:space="preserve">del flujo alterno extraordinario </w:delText>
        </w:r>
        <w:r w:rsidR="00B1229A" w:rsidDel="00612FE8">
          <w:fldChar w:fldCharType="begin"/>
        </w:r>
        <w:r w:rsidR="00B1229A" w:rsidDel="00612FE8">
          <w:delInstrText xml:space="preserve"> HYPERLINK \l "AO01_r" </w:delInstrText>
        </w:r>
        <w:r w:rsidR="00B1229A" w:rsidDel="00612FE8">
          <w:fldChar w:fldCharType="separate"/>
        </w:r>
        <w:r w:rsidR="002D0BF7" w:rsidRPr="00E86753" w:rsidDel="00612FE8">
          <w:rPr>
            <w:rStyle w:val="Hipervnculo"/>
            <w:rFonts w:cs="Arial"/>
            <w:b/>
            <w:sz w:val="20"/>
            <w:szCs w:val="20"/>
          </w:rPr>
          <w:delText>AX01 Recarga de Material</w:delText>
        </w:r>
        <w:r w:rsidR="00B1229A" w:rsidDel="00612FE8">
          <w:rPr>
            <w:rStyle w:val="Hipervnculo"/>
            <w:rFonts w:cs="Arial"/>
            <w:b/>
            <w:sz w:val="20"/>
            <w:szCs w:val="20"/>
          </w:rPr>
          <w:fldChar w:fldCharType="end"/>
        </w:r>
      </w:del>
    </w:p>
    <w:p w:rsidR="007D54A1" w:rsidRPr="007D54A1" w:rsidRDefault="00574682" w:rsidP="00967E7F">
      <w:pPr>
        <w:pStyle w:val="Ttulo4"/>
        <w:tabs>
          <w:tab w:val="left" w:pos="993"/>
          <w:tab w:val="left" w:pos="4536"/>
        </w:tabs>
        <w:jc w:val="both"/>
      </w:pPr>
      <w:r>
        <w:rPr>
          <w:rStyle w:val="Hipervnculo"/>
        </w:rPr>
        <w:t xml:space="preserve"> </w:t>
      </w:r>
    </w:p>
    <w:bookmarkStart w:id="157" w:name="_VA03_Validar_Conexión"/>
    <w:bookmarkStart w:id="158" w:name="_VA03_Validar_Conexión_1"/>
    <w:bookmarkEnd w:id="157"/>
    <w:bookmarkEnd w:id="158"/>
    <w:p w:rsidR="00C71CB9" w:rsidRPr="00025F10" w:rsidRDefault="00C71CB9" w:rsidP="00C71CB9">
      <w:pPr>
        <w:pStyle w:val="Ttulo4"/>
        <w:numPr>
          <w:ilvl w:val="3"/>
          <w:numId w:val="13"/>
        </w:numPr>
        <w:tabs>
          <w:tab w:val="left" w:pos="993"/>
          <w:tab w:val="left" w:pos="4536"/>
        </w:tabs>
        <w:jc w:val="left"/>
        <w:rPr>
          <w:rStyle w:val="Hipervnculo"/>
        </w:rPr>
      </w:pPr>
      <w:r>
        <w:fldChar w:fldCharType="begin"/>
      </w:r>
      <w:r w:rsidR="00E31BC1">
        <w:instrText>HYPERLINK  \l "VA03_r"</w:instrText>
      </w:r>
      <w:r>
        <w:fldChar w:fldCharType="separate"/>
      </w:r>
      <w:del w:id="159" w:author="lpasindo" w:date="2012-03-15T11:39:00Z">
        <w:r w:rsidRPr="00025F10" w:rsidDel="00612FE8">
          <w:rPr>
            <w:rStyle w:val="Hipervnculo"/>
          </w:rPr>
          <w:delText>VA0</w:delText>
        </w:r>
        <w:r w:rsidR="000D413A" w:rsidDel="00612FE8">
          <w:rPr>
            <w:rStyle w:val="Hipervnculo"/>
          </w:rPr>
          <w:delText>2</w:delText>
        </w:r>
        <w:r w:rsidRPr="00025F10" w:rsidDel="00612FE8">
          <w:rPr>
            <w:rStyle w:val="Hipervnculo"/>
          </w:rPr>
          <w:delText xml:space="preserve"> Validar Conexión con el Servido</w:delText>
        </w:r>
        <w:r w:rsidR="006C5003" w:rsidDel="00612FE8">
          <w:rPr>
            <w:rStyle w:val="Hipervnculo"/>
          </w:rPr>
          <w:delText xml:space="preserve">r </w:delText>
        </w:r>
        <w:r w:rsidR="00452F21" w:rsidDel="00612FE8">
          <w:rPr>
            <w:rStyle w:val="Hipervnculo"/>
          </w:rPr>
          <w:delText>Recarga</w:delText>
        </w:r>
      </w:del>
      <w:r>
        <w:rPr>
          <w:rStyle w:val="Hipervnculo"/>
        </w:rPr>
        <w:t xml:space="preserve"> </w:t>
      </w:r>
    </w:p>
    <w:p w:rsidR="00C71CB9" w:rsidRDefault="00C71CB9" w:rsidP="00C71CB9">
      <w:pPr>
        <w:pStyle w:val="InfoBlue"/>
      </w:pPr>
      <w:r>
        <w:rPr>
          <w:b/>
          <w:bCs/>
          <w:i w:val="0"/>
          <w:color w:val="auto"/>
          <w:sz w:val="24"/>
          <w:szCs w:val="24"/>
          <w:lang w:val="es-ES" w:eastAsia="es-ES"/>
        </w:rPr>
        <w:fldChar w:fldCharType="end"/>
      </w:r>
    </w:p>
    <w:p w:rsidR="00D84BA5" w:rsidRPr="00E4469A" w:rsidRDefault="00D84BA5" w:rsidP="00D84BA5">
      <w:pPr>
        <w:pStyle w:val="Prrafodelista"/>
        <w:numPr>
          <w:ilvl w:val="0"/>
          <w:numId w:val="26"/>
        </w:numPr>
        <w:jc w:val="both"/>
        <w:rPr>
          <w:rStyle w:val="Hipervnculo"/>
          <w:rFonts w:cs="Arial"/>
          <w:color w:val="auto"/>
          <w:sz w:val="20"/>
          <w:szCs w:val="20"/>
          <w:u w:val="none"/>
        </w:rPr>
      </w:pPr>
      <w:del w:id="160" w:author="lpasindo" w:date="2012-03-15T11:39:00Z">
        <w:r w:rsidRPr="0085375E" w:rsidDel="00612FE8">
          <w:rPr>
            <w:rStyle w:val="Hipervnculo"/>
            <w:color w:val="auto"/>
            <w:sz w:val="20"/>
            <w:szCs w:val="20"/>
            <w:u w:val="none"/>
          </w:rPr>
          <w:delText>El sistema valida la  conexión</w:delText>
        </w:r>
        <w:r w:rsidRPr="00B36EC0" w:rsidDel="00612FE8">
          <w:rPr>
            <w:rStyle w:val="Hipervnculo"/>
            <w:color w:val="auto"/>
            <w:sz w:val="20"/>
            <w:szCs w:val="20"/>
            <w:u w:val="none"/>
          </w:rPr>
          <w:delText xml:space="preserve"> GPRS</w:delText>
        </w:r>
      </w:del>
    </w:p>
    <w:p w:rsidR="00D84BA5" w:rsidRPr="00235AE5" w:rsidRDefault="00D84BA5" w:rsidP="00D84BA5">
      <w:pPr>
        <w:pStyle w:val="Prrafodelista"/>
        <w:numPr>
          <w:ilvl w:val="1"/>
          <w:numId w:val="26"/>
        </w:numPr>
        <w:ind w:left="851" w:hanging="425"/>
        <w:jc w:val="both"/>
        <w:rPr>
          <w:rStyle w:val="Hipervnculo"/>
          <w:b/>
          <w:sz w:val="20"/>
          <w:szCs w:val="20"/>
        </w:rPr>
      </w:pPr>
      <w:del w:id="161" w:author="lpasindo" w:date="2012-03-15T11:39:00Z">
        <w:r w:rsidDel="00612FE8">
          <w:rPr>
            <w:rStyle w:val="Hipervnculo"/>
            <w:rFonts w:cs="Arial"/>
            <w:color w:val="auto"/>
            <w:sz w:val="20"/>
            <w:szCs w:val="20"/>
            <w:u w:val="none"/>
          </w:rPr>
          <w:delText>Si &lt;no se cuenta con conexión GPRS&gt;</w:delText>
        </w:r>
        <w:r w:rsidRPr="007C66BD" w:rsidDel="00612FE8">
          <w:rPr>
            <w:rStyle w:val="Hipervnculo"/>
            <w:rFonts w:cs="Arial"/>
            <w:color w:val="auto"/>
            <w:sz w:val="20"/>
            <w:szCs w:val="20"/>
            <w:u w:val="none"/>
          </w:rPr>
          <w:delText xml:space="preserve">, </w:delText>
        </w:r>
        <w:r w:rsidDel="00612FE8">
          <w:rPr>
            <w:rStyle w:val="Hipervnculo"/>
            <w:rFonts w:cs="Arial"/>
            <w:color w:val="auto"/>
            <w:sz w:val="20"/>
            <w:szCs w:val="20"/>
            <w:u w:val="none"/>
          </w:rPr>
          <w:delText xml:space="preserve">el sistema presenta mensaje </w:delText>
        </w:r>
        <w:r w:rsidR="00B1229A" w:rsidDel="00612FE8">
          <w:fldChar w:fldCharType="begin"/>
        </w:r>
        <w:r w:rsidR="00B1229A" w:rsidDel="00612FE8">
          <w:delInstrText xml:space="preserve"> HYPERLINK "file:///C:\\AMESOL\\Analisis\\Megacable\\EspecificacionRequerimientos\\General\\MEG_Glosario_de_Mensajes.docx" \l "ME0009" </w:delInstrText>
        </w:r>
        <w:r w:rsidR="00B1229A" w:rsidDel="00612FE8">
          <w:fldChar w:fldCharType="separate"/>
        </w:r>
        <w:r w:rsidRPr="00BB4D57" w:rsidDel="00612FE8">
          <w:rPr>
            <w:rStyle w:val="Hipervnculo"/>
            <w:rFonts w:cs="Arial"/>
            <w:b/>
            <w:sz w:val="20"/>
            <w:szCs w:val="20"/>
          </w:rPr>
          <w:delText>ME0009 &lt;Conexión No Disponible&gt;</w:delText>
        </w:r>
        <w:r w:rsidR="00B1229A" w:rsidDel="00612FE8">
          <w:rPr>
            <w:rStyle w:val="Hipervnculo"/>
            <w:rFonts w:cs="Arial"/>
            <w:b/>
            <w:sz w:val="20"/>
            <w:szCs w:val="20"/>
          </w:rPr>
          <w:fldChar w:fldCharType="end"/>
        </w:r>
      </w:del>
    </w:p>
    <w:p w:rsidR="00D84BA5" w:rsidRPr="00235AE5" w:rsidRDefault="00D84BA5" w:rsidP="00D84BA5">
      <w:pPr>
        <w:pStyle w:val="Prrafodelista"/>
        <w:numPr>
          <w:ilvl w:val="2"/>
          <w:numId w:val="26"/>
        </w:numPr>
        <w:ind w:firstLine="131"/>
        <w:jc w:val="both"/>
        <w:rPr>
          <w:rStyle w:val="Hipervnculo"/>
          <w:rFonts w:cs="Arial"/>
          <w:color w:val="auto"/>
          <w:sz w:val="20"/>
          <w:szCs w:val="20"/>
          <w:u w:val="none"/>
        </w:rPr>
      </w:pPr>
      <w:del w:id="162" w:author="lpasindo" w:date="2012-03-15T11:39:00Z">
        <w:r w:rsidRPr="00235AE5" w:rsidDel="00612FE8">
          <w:rPr>
            <w:rStyle w:val="Hipervnculo"/>
            <w:rFonts w:cs="Arial"/>
            <w:color w:val="auto"/>
            <w:sz w:val="20"/>
            <w:szCs w:val="20"/>
            <w:u w:val="none"/>
          </w:rPr>
          <w:delText>Para cada tipo de error en la conexión</w:delText>
        </w:r>
      </w:del>
    </w:p>
    <w:p w:rsidR="00D84BA5" w:rsidRPr="00B04187" w:rsidRDefault="00D84BA5" w:rsidP="00D84BA5">
      <w:pPr>
        <w:pStyle w:val="Prrafodelista"/>
        <w:numPr>
          <w:ilvl w:val="3"/>
          <w:numId w:val="26"/>
        </w:numPr>
        <w:ind w:firstLine="554"/>
        <w:jc w:val="both"/>
        <w:rPr>
          <w:rStyle w:val="Hipervnculo"/>
          <w:b/>
          <w:sz w:val="20"/>
          <w:szCs w:val="20"/>
        </w:rPr>
      </w:pPr>
      <w:del w:id="163" w:author="lpasindo" w:date="2012-03-15T11:39:00Z">
        <w:r w:rsidDel="00612FE8">
          <w:rPr>
            <w:rFonts w:cs="Arial"/>
            <w:sz w:val="20"/>
            <w:szCs w:val="20"/>
          </w:rPr>
          <w:delText xml:space="preserve">El sistema continúa con el flujo alterno de excepción </w:delText>
        </w:r>
        <w:bookmarkStart w:id="164" w:name="AG02_r"/>
        <w:bookmarkStart w:id="165" w:name="AE01_r"/>
        <w:r w:rsidDel="00612FE8">
          <w:rPr>
            <w:rStyle w:val="Hipervnculo"/>
            <w:b/>
            <w:sz w:val="20"/>
            <w:szCs w:val="20"/>
          </w:rPr>
          <w:fldChar w:fldCharType="begin"/>
        </w:r>
        <w:r w:rsidR="003A2A9E" w:rsidDel="00612FE8">
          <w:rPr>
            <w:rStyle w:val="Hipervnculo"/>
            <w:b/>
            <w:sz w:val="20"/>
            <w:szCs w:val="20"/>
          </w:rPr>
          <w:delInstrText>HYPERLINK  \l "AE01"</w:delInstrText>
        </w:r>
        <w:r w:rsidDel="00612FE8">
          <w:rPr>
            <w:rStyle w:val="Hipervnculo"/>
            <w:b/>
            <w:sz w:val="20"/>
            <w:szCs w:val="20"/>
          </w:rPr>
          <w:fldChar w:fldCharType="separate"/>
        </w:r>
        <w:r w:rsidRPr="00FE5FF2" w:rsidDel="00612FE8">
          <w:rPr>
            <w:rStyle w:val="Hipervnculo"/>
            <w:b/>
            <w:sz w:val="20"/>
            <w:szCs w:val="20"/>
          </w:rPr>
          <w:delText>A</w:delText>
        </w:r>
        <w:r w:rsidDel="00612FE8">
          <w:rPr>
            <w:rStyle w:val="Hipervnculo"/>
            <w:b/>
            <w:sz w:val="20"/>
            <w:szCs w:val="20"/>
          </w:rPr>
          <w:delText>E</w:delText>
        </w:r>
        <w:r w:rsidRPr="00FE5FF2" w:rsidDel="00612FE8">
          <w:rPr>
            <w:rStyle w:val="Hipervnculo"/>
            <w:b/>
            <w:sz w:val="20"/>
            <w:szCs w:val="20"/>
          </w:rPr>
          <w:delText>0</w:delText>
        </w:r>
        <w:r w:rsidDel="00612FE8">
          <w:rPr>
            <w:rStyle w:val="Hipervnculo"/>
            <w:b/>
            <w:sz w:val="20"/>
            <w:szCs w:val="20"/>
          </w:rPr>
          <w:delText>1</w:delText>
        </w:r>
        <w:r w:rsidRPr="00FE5FF2" w:rsidDel="00612FE8">
          <w:rPr>
            <w:rStyle w:val="Hipervnculo"/>
            <w:b/>
            <w:sz w:val="20"/>
            <w:szCs w:val="20"/>
          </w:rPr>
          <w:delText xml:space="preserve"> </w:delText>
        </w:r>
        <w:r w:rsidDel="00612FE8">
          <w:rPr>
            <w:rStyle w:val="Hipervnculo"/>
            <w:b/>
            <w:sz w:val="20"/>
            <w:szCs w:val="20"/>
          </w:rPr>
          <w:delText>Errores de Conexión</w:delText>
        </w:r>
        <w:bookmarkEnd w:id="164"/>
        <w:r w:rsidDel="00612FE8">
          <w:rPr>
            <w:rStyle w:val="Hipervnculo"/>
            <w:b/>
            <w:sz w:val="20"/>
            <w:szCs w:val="20"/>
          </w:rPr>
          <w:fldChar w:fldCharType="end"/>
        </w:r>
      </w:del>
      <w:bookmarkEnd w:id="165"/>
    </w:p>
    <w:p w:rsidR="00D84BA5" w:rsidRPr="00325EFA" w:rsidRDefault="00D84BA5" w:rsidP="00D84BA5">
      <w:pPr>
        <w:pStyle w:val="Prrafodelista"/>
        <w:numPr>
          <w:ilvl w:val="2"/>
          <w:numId w:val="26"/>
        </w:numPr>
        <w:ind w:firstLine="131"/>
        <w:jc w:val="both"/>
        <w:rPr>
          <w:b/>
          <w:color w:val="0000FF"/>
          <w:sz w:val="20"/>
          <w:szCs w:val="20"/>
          <w:u w:val="single"/>
        </w:rPr>
      </w:pPr>
      <w:del w:id="166" w:author="lpasindo" w:date="2012-03-15T11:39:00Z">
        <w:r w:rsidDel="00612FE8">
          <w:rPr>
            <w:rFonts w:cs="Arial"/>
            <w:sz w:val="20"/>
            <w:szCs w:val="20"/>
          </w:rPr>
          <w:delText xml:space="preserve">El sistema continúa en el </w:delText>
        </w:r>
        <w:r w:rsidR="00B1229A" w:rsidDel="00612FE8">
          <w:fldChar w:fldCharType="begin"/>
        </w:r>
        <w:r w:rsidR="00B1229A" w:rsidDel="00612FE8">
          <w:delInstrText xml:space="preserve"> HYPERLINK \l "paso2_4_1_3FAX01" </w:delInstrText>
        </w:r>
        <w:r w:rsidR="00B1229A" w:rsidDel="00612FE8">
          <w:fldChar w:fldCharType="separate"/>
        </w:r>
        <w:r w:rsidRPr="00D8453D" w:rsidDel="00612FE8">
          <w:rPr>
            <w:rStyle w:val="Hipervnculo"/>
            <w:rFonts w:cs="Arial"/>
            <w:b/>
            <w:sz w:val="20"/>
            <w:szCs w:val="20"/>
          </w:rPr>
          <w:delText xml:space="preserve">paso </w:delText>
        </w:r>
        <w:r w:rsidR="007416DA" w:rsidDel="00612FE8">
          <w:rPr>
            <w:rStyle w:val="Hipervnculo"/>
            <w:rFonts w:cs="Arial"/>
            <w:b/>
            <w:sz w:val="20"/>
            <w:szCs w:val="20"/>
          </w:rPr>
          <w:delText>3</w:delText>
        </w:r>
        <w:r w:rsidR="00F565A4" w:rsidDel="00612FE8">
          <w:rPr>
            <w:rStyle w:val="Hipervnculo"/>
            <w:rFonts w:cs="Arial"/>
            <w:b/>
            <w:sz w:val="20"/>
            <w:szCs w:val="20"/>
          </w:rPr>
          <w:delText>.</w:delText>
        </w:r>
        <w:r w:rsidR="002301D9" w:rsidDel="00612FE8">
          <w:rPr>
            <w:rStyle w:val="Hipervnculo"/>
            <w:rFonts w:cs="Arial"/>
            <w:b/>
            <w:sz w:val="20"/>
            <w:szCs w:val="20"/>
          </w:rPr>
          <w:delText>2</w:delText>
        </w:r>
        <w:r w:rsidR="00F565A4" w:rsidDel="00612FE8">
          <w:rPr>
            <w:rStyle w:val="Hipervnculo"/>
            <w:rFonts w:cs="Arial"/>
            <w:b/>
            <w:sz w:val="20"/>
            <w:szCs w:val="20"/>
          </w:rPr>
          <w:delText>.</w:delText>
        </w:r>
        <w:r w:rsidR="002301D9" w:rsidDel="00612FE8">
          <w:rPr>
            <w:rStyle w:val="Hipervnculo"/>
            <w:rFonts w:cs="Arial"/>
            <w:b/>
            <w:sz w:val="20"/>
            <w:szCs w:val="20"/>
          </w:rPr>
          <w:delText>2</w:delText>
        </w:r>
        <w:r w:rsidR="00B1229A" w:rsidDel="00612FE8">
          <w:rPr>
            <w:rStyle w:val="Hipervnculo"/>
            <w:rFonts w:cs="Arial"/>
            <w:b/>
            <w:sz w:val="20"/>
            <w:szCs w:val="20"/>
          </w:rPr>
          <w:fldChar w:fldCharType="end"/>
        </w:r>
        <w:r w:rsidDel="00612FE8">
          <w:rPr>
            <w:rFonts w:cs="Arial"/>
            <w:sz w:val="20"/>
            <w:szCs w:val="20"/>
          </w:rPr>
          <w:delText xml:space="preserve"> del flujo </w:delText>
        </w:r>
        <w:r w:rsidR="006C6854" w:rsidDel="00612FE8">
          <w:rPr>
            <w:rFonts w:cs="Arial"/>
            <w:sz w:val="20"/>
            <w:szCs w:val="20"/>
          </w:rPr>
          <w:delText xml:space="preserve">alterno extraordinario </w:delText>
        </w:r>
        <w:r w:rsidR="00B1229A" w:rsidDel="00612FE8">
          <w:fldChar w:fldCharType="begin"/>
        </w:r>
        <w:r w:rsidR="00B1229A" w:rsidDel="00612FE8">
          <w:delInstrText xml:space="preserve"> HYPERLINK \l "_5.2.3.1_AX01_Recarga" </w:delInstrText>
        </w:r>
        <w:r w:rsidR="00B1229A" w:rsidDel="00612FE8">
          <w:fldChar w:fldCharType="separate"/>
        </w:r>
        <w:r w:rsidR="006C6854" w:rsidRPr="006C6854" w:rsidDel="00612FE8">
          <w:rPr>
            <w:rStyle w:val="Hipervnculo"/>
            <w:rFonts w:cs="Arial"/>
            <w:b/>
            <w:sz w:val="20"/>
            <w:szCs w:val="20"/>
          </w:rPr>
          <w:delText>AX01 Recarga de Material</w:delText>
        </w:r>
        <w:r w:rsidR="00B1229A" w:rsidDel="00612FE8">
          <w:rPr>
            <w:rStyle w:val="Hipervnculo"/>
            <w:rFonts w:cs="Arial"/>
            <w:b/>
            <w:sz w:val="20"/>
            <w:szCs w:val="20"/>
          </w:rPr>
          <w:fldChar w:fldCharType="end"/>
        </w:r>
        <w:r w:rsidR="006C6854" w:rsidDel="00612FE8">
          <w:rPr>
            <w:rFonts w:cs="Arial"/>
            <w:sz w:val="20"/>
            <w:szCs w:val="20"/>
          </w:rPr>
          <w:delText xml:space="preserve"> </w:delText>
        </w:r>
      </w:del>
    </w:p>
    <w:p w:rsidR="00D84BA5" w:rsidRPr="008C71AA" w:rsidRDefault="00D84BA5" w:rsidP="00D84BA5">
      <w:pPr>
        <w:pStyle w:val="Prrafodelista"/>
        <w:numPr>
          <w:ilvl w:val="1"/>
          <w:numId w:val="26"/>
        </w:numPr>
        <w:ind w:left="851" w:hanging="425"/>
        <w:jc w:val="both"/>
        <w:rPr>
          <w:rStyle w:val="Hipervnculo"/>
          <w:rFonts w:cs="Arial"/>
          <w:color w:val="auto"/>
          <w:sz w:val="20"/>
          <w:szCs w:val="20"/>
          <w:u w:val="none"/>
        </w:rPr>
      </w:pPr>
      <w:del w:id="167" w:author="lpasindo" w:date="2012-03-15T11:39:00Z">
        <w:r w:rsidDel="00612FE8">
          <w:rPr>
            <w:rStyle w:val="Hipervnculo"/>
            <w:rFonts w:cs="Arial"/>
            <w:color w:val="auto"/>
            <w:sz w:val="20"/>
            <w:szCs w:val="20"/>
            <w:u w:val="none"/>
          </w:rPr>
          <w:delText>Si &lt;se cuenta con conexión GPRS&gt;,</w:delText>
        </w:r>
      </w:del>
    </w:p>
    <w:p w:rsidR="00D84BA5" w:rsidRPr="00023287" w:rsidRDefault="00D84BA5" w:rsidP="00D84BA5">
      <w:pPr>
        <w:pStyle w:val="Prrafodelista"/>
        <w:numPr>
          <w:ilvl w:val="2"/>
          <w:numId w:val="26"/>
        </w:numPr>
        <w:ind w:firstLine="131"/>
        <w:rPr>
          <w:rFonts w:cs="Arial"/>
          <w:sz w:val="20"/>
          <w:szCs w:val="20"/>
        </w:rPr>
      </w:pPr>
      <w:del w:id="168" w:author="lpasindo" w:date="2012-03-15T11:39:00Z">
        <w:r w:rsidDel="00612FE8">
          <w:rPr>
            <w:rFonts w:cs="Arial"/>
            <w:sz w:val="20"/>
            <w:szCs w:val="20"/>
          </w:rPr>
          <w:delText xml:space="preserve">El sistema continua en el </w:delText>
        </w:r>
        <w:r w:rsidR="00B1229A" w:rsidDel="00612FE8">
          <w:fldChar w:fldCharType="begin"/>
        </w:r>
        <w:r w:rsidR="00B1229A" w:rsidDel="00612FE8">
          <w:delInstrText xml:space="preserve"> HYPERLINK \l "paso3FAX01" </w:delInstrText>
        </w:r>
        <w:r w:rsidR="00B1229A" w:rsidDel="00612FE8">
          <w:fldChar w:fldCharType="separate"/>
        </w:r>
        <w:r w:rsidRPr="006C6854" w:rsidDel="00612FE8">
          <w:rPr>
            <w:rStyle w:val="Hipervnculo"/>
            <w:rFonts w:cs="Arial"/>
            <w:b/>
            <w:sz w:val="20"/>
            <w:szCs w:val="20"/>
          </w:rPr>
          <w:delText xml:space="preserve">paso </w:delText>
        </w:r>
        <w:r w:rsidR="007416DA" w:rsidDel="00612FE8">
          <w:rPr>
            <w:rStyle w:val="Hipervnculo"/>
            <w:rFonts w:cs="Arial"/>
            <w:b/>
            <w:sz w:val="20"/>
            <w:szCs w:val="20"/>
          </w:rPr>
          <w:delText>3</w:delText>
        </w:r>
        <w:r w:rsidR="00F565A4" w:rsidDel="00612FE8">
          <w:rPr>
            <w:rStyle w:val="Hipervnculo"/>
            <w:rFonts w:cs="Arial"/>
            <w:b/>
            <w:sz w:val="20"/>
            <w:szCs w:val="20"/>
          </w:rPr>
          <w:delText>.</w:delText>
        </w:r>
        <w:r w:rsidR="002301D9" w:rsidDel="00612FE8">
          <w:rPr>
            <w:rStyle w:val="Hipervnculo"/>
            <w:rFonts w:cs="Arial"/>
            <w:b/>
            <w:sz w:val="20"/>
            <w:szCs w:val="20"/>
          </w:rPr>
          <w:delText>2</w:delText>
        </w:r>
        <w:r w:rsidR="00F565A4" w:rsidDel="00612FE8">
          <w:rPr>
            <w:rStyle w:val="Hipervnculo"/>
            <w:rFonts w:cs="Arial"/>
            <w:b/>
            <w:sz w:val="20"/>
            <w:szCs w:val="20"/>
          </w:rPr>
          <w:delText>.</w:delText>
        </w:r>
        <w:r w:rsidR="002301D9" w:rsidDel="00612FE8">
          <w:rPr>
            <w:rStyle w:val="Hipervnculo"/>
            <w:rFonts w:cs="Arial"/>
            <w:b/>
            <w:sz w:val="20"/>
            <w:szCs w:val="20"/>
          </w:rPr>
          <w:delText>2</w:delText>
        </w:r>
        <w:r w:rsidR="00F53552" w:rsidDel="00612FE8">
          <w:rPr>
            <w:rStyle w:val="Hipervnculo"/>
            <w:rFonts w:cs="Arial"/>
            <w:b/>
            <w:sz w:val="20"/>
            <w:szCs w:val="20"/>
          </w:rPr>
          <w:delText>.</w:delText>
        </w:r>
        <w:r w:rsidR="00F565A4" w:rsidDel="00612FE8">
          <w:rPr>
            <w:rStyle w:val="Hipervnculo"/>
            <w:rFonts w:cs="Arial"/>
            <w:b/>
            <w:sz w:val="20"/>
            <w:szCs w:val="20"/>
          </w:rPr>
          <w:delText>1</w:delText>
        </w:r>
        <w:r w:rsidR="00B1229A" w:rsidDel="00612FE8">
          <w:rPr>
            <w:rStyle w:val="Hipervnculo"/>
            <w:rFonts w:cs="Arial"/>
            <w:b/>
            <w:sz w:val="20"/>
            <w:szCs w:val="20"/>
          </w:rPr>
          <w:fldChar w:fldCharType="end"/>
        </w:r>
        <w:r w:rsidDel="00612FE8">
          <w:rPr>
            <w:rFonts w:cs="Arial"/>
            <w:sz w:val="20"/>
            <w:szCs w:val="20"/>
          </w:rPr>
          <w:delText xml:space="preserve"> del flujo </w:delText>
        </w:r>
        <w:r w:rsidR="000972D3" w:rsidDel="00612FE8">
          <w:rPr>
            <w:rFonts w:cs="Arial"/>
            <w:sz w:val="20"/>
            <w:szCs w:val="20"/>
          </w:rPr>
          <w:delText xml:space="preserve">alterno extraordinario </w:delText>
        </w:r>
        <w:r w:rsidR="00B1229A" w:rsidDel="00612FE8">
          <w:fldChar w:fldCharType="begin"/>
        </w:r>
        <w:r w:rsidR="00B1229A" w:rsidDel="00612FE8">
          <w:delInstrText xml:space="preserve"> HYPERLINK \l "_5.2.3.1_AX01_Recarga" </w:delInstrText>
        </w:r>
        <w:r w:rsidR="00B1229A" w:rsidDel="00612FE8">
          <w:fldChar w:fldCharType="separate"/>
        </w:r>
        <w:r w:rsidR="000972D3" w:rsidRPr="006C6854" w:rsidDel="00612FE8">
          <w:rPr>
            <w:rStyle w:val="Hipervnculo"/>
            <w:rFonts w:cs="Arial"/>
            <w:b/>
            <w:sz w:val="20"/>
            <w:szCs w:val="20"/>
          </w:rPr>
          <w:delText>AX01 Recarga de Material</w:delText>
        </w:r>
        <w:r w:rsidR="00B1229A" w:rsidDel="00612FE8">
          <w:rPr>
            <w:rStyle w:val="Hipervnculo"/>
            <w:rFonts w:cs="Arial"/>
            <w:b/>
            <w:sz w:val="20"/>
            <w:szCs w:val="20"/>
          </w:rPr>
          <w:fldChar w:fldCharType="end"/>
        </w:r>
      </w:del>
    </w:p>
    <w:p w:rsidR="00C71CB9" w:rsidRDefault="00C71CB9" w:rsidP="00C721BB">
      <w:pPr>
        <w:pStyle w:val="Textoindependiente"/>
        <w:rPr>
          <w:lang w:val="es-ES" w:eastAsia="en-US"/>
        </w:rPr>
      </w:pPr>
      <w:bookmarkStart w:id="169" w:name="_GoBack"/>
      <w:bookmarkEnd w:id="169"/>
    </w:p>
    <w:bookmarkStart w:id="170" w:name="_VA04_Validar_Conexión_1"/>
    <w:bookmarkEnd w:id="170"/>
    <w:p w:rsidR="004F1653" w:rsidRPr="00025F10" w:rsidRDefault="004F1653" w:rsidP="004F1653">
      <w:pPr>
        <w:pStyle w:val="Ttulo4"/>
        <w:numPr>
          <w:ilvl w:val="3"/>
          <w:numId w:val="13"/>
        </w:numPr>
        <w:tabs>
          <w:tab w:val="left" w:pos="993"/>
          <w:tab w:val="left" w:pos="4536"/>
        </w:tabs>
        <w:jc w:val="left"/>
        <w:rPr>
          <w:rStyle w:val="Hipervnculo"/>
        </w:rPr>
      </w:pPr>
      <w:r>
        <w:fldChar w:fldCharType="begin"/>
      </w:r>
      <w:r>
        <w:instrText>HYPERLINK  \l "VA04_r"</w:instrText>
      </w:r>
      <w:r>
        <w:fldChar w:fldCharType="separate"/>
      </w:r>
      <w:r w:rsidRPr="00025F10">
        <w:rPr>
          <w:rStyle w:val="Hipervnculo"/>
        </w:rPr>
        <w:t>VA0</w:t>
      </w:r>
      <w:r w:rsidR="003F7BB4">
        <w:rPr>
          <w:rStyle w:val="Hipervnculo"/>
        </w:rPr>
        <w:t>3</w:t>
      </w:r>
      <w:r w:rsidRPr="00025F10">
        <w:rPr>
          <w:rStyle w:val="Hipervnculo"/>
        </w:rPr>
        <w:t xml:space="preserve"> Validar Conexión con el Servido</w:t>
      </w:r>
      <w:r>
        <w:rPr>
          <w:rStyle w:val="Hipervnculo"/>
        </w:rPr>
        <w:t>r Re</w:t>
      </w:r>
      <w:r w:rsidR="00452F21">
        <w:rPr>
          <w:rStyle w:val="Hipervnculo"/>
        </w:rPr>
        <w:t>quisición</w:t>
      </w:r>
      <w:r>
        <w:rPr>
          <w:rStyle w:val="Hipervnculo"/>
        </w:rPr>
        <w:t xml:space="preserve"> </w:t>
      </w:r>
    </w:p>
    <w:p w:rsidR="004F1653" w:rsidRDefault="004F1653" w:rsidP="004F1653">
      <w:pPr>
        <w:pStyle w:val="InfoBlue"/>
      </w:pPr>
      <w:r>
        <w:rPr>
          <w:b/>
          <w:bCs/>
          <w:i w:val="0"/>
          <w:color w:val="auto"/>
          <w:sz w:val="24"/>
          <w:szCs w:val="24"/>
          <w:lang w:val="es-ES" w:eastAsia="es-ES"/>
        </w:rPr>
        <w:fldChar w:fldCharType="end"/>
      </w:r>
    </w:p>
    <w:p w:rsidR="004F1653" w:rsidRPr="00E4469A" w:rsidRDefault="004F1653" w:rsidP="00BB6CC9">
      <w:pPr>
        <w:pStyle w:val="Prrafodelista"/>
        <w:numPr>
          <w:ilvl w:val="0"/>
          <w:numId w:val="27"/>
        </w:numPr>
        <w:jc w:val="both"/>
        <w:rPr>
          <w:rStyle w:val="Hipervnculo"/>
          <w:rFonts w:cs="Arial"/>
          <w:color w:val="auto"/>
          <w:sz w:val="20"/>
          <w:szCs w:val="20"/>
          <w:u w:val="none"/>
        </w:rPr>
      </w:pPr>
      <w:r w:rsidRPr="0085375E">
        <w:rPr>
          <w:rStyle w:val="Hipervnculo"/>
          <w:color w:val="auto"/>
          <w:sz w:val="20"/>
          <w:szCs w:val="20"/>
          <w:u w:val="none"/>
        </w:rPr>
        <w:lastRenderedPageBreak/>
        <w:t>El sistema valida la  conexión</w:t>
      </w:r>
      <w:r w:rsidRPr="00B36EC0">
        <w:rPr>
          <w:rStyle w:val="Hipervnculo"/>
          <w:color w:val="auto"/>
          <w:sz w:val="20"/>
          <w:szCs w:val="20"/>
          <w:u w:val="none"/>
        </w:rPr>
        <w:t xml:space="preserve"> GPRS</w:t>
      </w:r>
    </w:p>
    <w:p w:rsidR="004F1653" w:rsidRPr="00235AE5" w:rsidRDefault="004F1653" w:rsidP="00BB6CC9">
      <w:pPr>
        <w:pStyle w:val="Prrafodelista"/>
        <w:numPr>
          <w:ilvl w:val="1"/>
          <w:numId w:val="27"/>
        </w:numPr>
        <w:ind w:left="851" w:hanging="425"/>
        <w:jc w:val="both"/>
        <w:rPr>
          <w:rStyle w:val="Hipervnculo"/>
          <w:b/>
          <w:sz w:val="20"/>
          <w:szCs w:val="20"/>
        </w:rPr>
      </w:pPr>
      <w:r>
        <w:rPr>
          <w:rStyle w:val="Hipervnculo"/>
          <w:rFonts w:cs="Arial"/>
          <w:color w:val="auto"/>
          <w:sz w:val="20"/>
          <w:szCs w:val="20"/>
          <w:u w:val="none"/>
        </w:rPr>
        <w:t>Si &lt;no se cuenta con conexión GPRS&gt;</w:t>
      </w:r>
      <w:r w:rsidRPr="007C66BD">
        <w:rPr>
          <w:rStyle w:val="Hipervnculo"/>
          <w:rFonts w:cs="Arial"/>
          <w:color w:val="auto"/>
          <w:sz w:val="20"/>
          <w:szCs w:val="20"/>
          <w:u w:val="none"/>
        </w:rPr>
        <w:t xml:space="preserve">, </w:t>
      </w:r>
      <w:r>
        <w:rPr>
          <w:rStyle w:val="Hipervnculo"/>
          <w:rFonts w:cs="Arial"/>
          <w:color w:val="auto"/>
          <w:sz w:val="20"/>
          <w:szCs w:val="20"/>
          <w:u w:val="none"/>
        </w:rPr>
        <w:t xml:space="preserve">el sistema presenta mensaje </w:t>
      </w:r>
      <w:hyperlink r:id="rId76" w:anchor="ME0009" w:history="1">
        <w:r w:rsidRPr="00BB4D57">
          <w:rPr>
            <w:rStyle w:val="Hipervnculo"/>
            <w:rFonts w:cs="Arial"/>
            <w:b/>
            <w:sz w:val="20"/>
            <w:szCs w:val="20"/>
          </w:rPr>
          <w:t>ME0009 &lt;Conexión No Disponible&gt;</w:t>
        </w:r>
      </w:hyperlink>
    </w:p>
    <w:p w:rsidR="004F1653" w:rsidRPr="00235AE5" w:rsidRDefault="004F1653" w:rsidP="00BB6CC9">
      <w:pPr>
        <w:pStyle w:val="Prrafodelista"/>
        <w:numPr>
          <w:ilvl w:val="2"/>
          <w:numId w:val="27"/>
        </w:numPr>
        <w:ind w:firstLine="131"/>
        <w:jc w:val="both"/>
        <w:rPr>
          <w:rStyle w:val="Hipervnculo"/>
          <w:rFonts w:cs="Arial"/>
          <w:color w:val="auto"/>
          <w:sz w:val="20"/>
          <w:szCs w:val="20"/>
          <w:u w:val="none"/>
        </w:rPr>
      </w:pPr>
      <w:r w:rsidRPr="00235AE5">
        <w:rPr>
          <w:rStyle w:val="Hipervnculo"/>
          <w:rFonts w:cs="Arial"/>
          <w:color w:val="auto"/>
          <w:sz w:val="20"/>
          <w:szCs w:val="20"/>
          <w:u w:val="none"/>
        </w:rPr>
        <w:t>Para cada tipo de error en la conexión</w:t>
      </w:r>
    </w:p>
    <w:p w:rsidR="004F1653" w:rsidRPr="00B04187" w:rsidRDefault="004F1653" w:rsidP="00BB6CC9">
      <w:pPr>
        <w:pStyle w:val="Prrafodelista"/>
        <w:numPr>
          <w:ilvl w:val="3"/>
          <w:numId w:val="27"/>
        </w:numPr>
        <w:ind w:firstLine="554"/>
        <w:jc w:val="both"/>
        <w:rPr>
          <w:rStyle w:val="Hipervnculo"/>
          <w:b/>
          <w:sz w:val="20"/>
          <w:szCs w:val="20"/>
        </w:rPr>
      </w:pPr>
      <w:r>
        <w:rPr>
          <w:rFonts w:cs="Arial"/>
          <w:sz w:val="20"/>
          <w:szCs w:val="20"/>
        </w:rPr>
        <w:t xml:space="preserve">El sistema continúa con el flujo alterno de excepción </w:t>
      </w:r>
      <w:hyperlink w:anchor="_AE01_Errores_de" w:history="1">
        <w:r w:rsidRPr="00FE5FF2">
          <w:rPr>
            <w:rStyle w:val="Hipervnculo"/>
            <w:b/>
            <w:sz w:val="20"/>
            <w:szCs w:val="20"/>
          </w:rPr>
          <w:t>A</w:t>
        </w:r>
        <w:r>
          <w:rPr>
            <w:rStyle w:val="Hipervnculo"/>
            <w:b/>
            <w:sz w:val="20"/>
            <w:szCs w:val="20"/>
          </w:rPr>
          <w:t>E</w:t>
        </w:r>
        <w:r w:rsidRPr="00FE5FF2">
          <w:rPr>
            <w:rStyle w:val="Hipervnculo"/>
            <w:b/>
            <w:sz w:val="20"/>
            <w:szCs w:val="20"/>
          </w:rPr>
          <w:t>0</w:t>
        </w:r>
        <w:r>
          <w:rPr>
            <w:rStyle w:val="Hipervnculo"/>
            <w:b/>
            <w:sz w:val="20"/>
            <w:szCs w:val="20"/>
          </w:rPr>
          <w:t>1</w:t>
        </w:r>
        <w:r w:rsidRPr="00FE5FF2">
          <w:rPr>
            <w:rStyle w:val="Hipervnculo"/>
            <w:b/>
            <w:sz w:val="20"/>
            <w:szCs w:val="20"/>
          </w:rPr>
          <w:t xml:space="preserve"> </w:t>
        </w:r>
        <w:r>
          <w:rPr>
            <w:rStyle w:val="Hipervnculo"/>
            <w:b/>
            <w:sz w:val="20"/>
            <w:szCs w:val="20"/>
          </w:rPr>
          <w:t>Errores de Conexión</w:t>
        </w:r>
      </w:hyperlink>
    </w:p>
    <w:p w:rsidR="004F1653" w:rsidRPr="00325EFA" w:rsidRDefault="004F1653" w:rsidP="00BB6CC9">
      <w:pPr>
        <w:pStyle w:val="Prrafodelista"/>
        <w:numPr>
          <w:ilvl w:val="2"/>
          <w:numId w:val="27"/>
        </w:numPr>
        <w:ind w:firstLine="131"/>
        <w:jc w:val="both"/>
        <w:rPr>
          <w:b/>
          <w:color w:val="0000FF"/>
          <w:sz w:val="20"/>
          <w:szCs w:val="20"/>
          <w:u w:val="single"/>
        </w:rPr>
      </w:pPr>
      <w:r>
        <w:rPr>
          <w:rFonts w:cs="Arial"/>
          <w:sz w:val="20"/>
          <w:szCs w:val="20"/>
        </w:rPr>
        <w:t xml:space="preserve">El sistema continúa en el </w:t>
      </w:r>
      <w:hyperlink w:anchor="paso5FAX01" w:history="1">
        <w:r w:rsidRPr="00D8453D">
          <w:rPr>
            <w:rStyle w:val="Hipervnculo"/>
            <w:rFonts w:cs="Arial"/>
            <w:b/>
            <w:sz w:val="20"/>
            <w:szCs w:val="20"/>
          </w:rPr>
          <w:t>paso</w:t>
        </w:r>
        <w:r w:rsidR="00F565A4">
          <w:rPr>
            <w:rStyle w:val="Hipervnculo"/>
            <w:rFonts w:cs="Arial"/>
            <w:b/>
            <w:sz w:val="20"/>
            <w:szCs w:val="20"/>
          </w:rPr>
          <w:t xml:space="preserve"> </w:t>
        </w:r>
        <w:r w:rsidR="002301D9">
          <w:rPr>
            <w:rStyle w:val="Hipervnculo"/>
            <w:rFonts w:cs="Arial"/>
            <w:b/>
            <w:sz w:val="20"/>
            <w:szCs w:val="20"/>
          </w:rPr>
          <w:t>3.5</w:t>
        </w:r>
      </w:hyperlink>
      <w:r>
        <w:rPr>
          <w:rFonts w:cs="Arial"/>
          <w:sz w:val="20"/>
          <w:szCs w:val="20"/>
        </w:rPr>
        <w:t xml:space="preserve"> del flujo alterno extraordinario </w:t>
      </w:r>
      <w:hyperlink w:anchor="_5.2.3.1_AX01_Recarga" w:history="1">
        <w:r w:rsidRPr="006C6854">
          <w:rPr>
            <w:rStyle w:val="Hipervnculo"/>
            <w:rFonts w:cs="Arial"/>
            <w:b/>
            <w:sz w:val="20"/>
            <w:szCs w:val="20"/>
          </w:rPr>
          <w:t>AX01 Recarga de Material</w:t>
        </w:r>
      </w:hyperlink>
      <w:r>
        <w:rPr>
          <w:rFonts w:cs="Arial"/>
          <w:sz w:val="20"/>
          <w:szCs w:val="20"/>
        </w:rPr>
        <w:t xml:space="preserve"> </w:t>
      </w:r>
    </w:p>
    <w:p w:rsidR="004F1653" w:rsidRPr="008C71AA" w:rsidRDefault="004F1653" w:rsidP="00BB6CC9">
      <w:pPr>
        <w:pStyle w:val="Prrafodelista"/>
        <w:numPr>
          <w:ilvl w:val="1"/>
          <w:numId w:val="27"/>
        </w:numPr>
        <w:ind w:left="851" w:hanging="425"/>
        <w:jc w:val="both"/>
        <w:rPr>
          <w:rStyle w:val="Hipervnculo"/>
          <w:rFonts w:cs="Arial"/>
          <w:color w:val="auto"/>
          <w:sz w:val="20"/>
          <w:szCs w:val="20"/>
          <w:u w:val="none"/>
        </w:rPr>
      </w:pPr>
      <w:r>
        <w:rPr>
          <w:rStyle w:val="Hipervnculo"/>
          <w:rFonts w:cs="Arial"/>
          <w:color w:val="auto"/>
          <w:sz w:val="20"/>
          <w:szCs w:val="20"/>
          <w:u w:val="none"/>
        </w:rPr>
        <w:t>Si &lt;se cuenta con conexión GPRS&gt;,</w:t>
      </w:r>
    </w:p>
    <w:p w:rsidR="004F1653" w:rsidRPr="00023287" w:rsidRDefault="004F1653" w:rsidP="00BB6CC9">
      <w:pPr>
        <w:pStyle w:val="Prrafodelista"/>
        <w:numPr>
          <w:ilvl w:val="2"/>
          <w:numId w:val="27"/>
        </w:numPr>
        <w:ind w:firstLine="131"/>
        <w:rPr>
          <w:rFonts w:cs="Arial"/>
          <w:sz w:val="20"/>
          <w:szCs w:val="20"/>
        </w:rPr>
      </w:pPr>
      <w:r>
        <w:rPr>
          <w:rFonts w:cs="Arial"/>
          <w:sz w:val="20"/>
          <w:szCs w:val="20"/>
        </w:rPr>
        <w:t xml:space="preserve">El sistema continua en el </w:t>
      </w:r>
      <w:hyperlink w:anchor="paso5_1FAX01" w:history="1">
        <w:r w:rsidRPr="006C6854">
          <w:rPr>
            <w:rStyle w:val="Hipervnculo"/>
            <w:rFonts w:cs="Arial"/>
            <w:b/>
            <w:sz w:val="20"/>
            <w:szCs w:val="20"/>
          </w:rPr>
          <w:t xml:space="preserve">paso </w:t>
        </w:r>
        <w:r w:rsidR="002301D9">
          <w:rPr>
            <w:rStyle w:val="Hipervnculo"/>
            <w:rFonts w:cs="Arial"/>
            <w:b/>
            <w:sz w:val="20"/>
            <w:szCs w:val="20"/>
          </w:rPr>
          <w:t>3.</w:t>
        </w:r>
        <w:r w:rsidR="007416DA">
          <w:rPr>
            <w:rStyle w:val="Hipervnculo"/>
            <w:rFonts w:cs="Arial"/>
            <w:b/>
            <w:sz w:val="20"/>
            <w:szCs w:val="20"/>
          </w:rPr>
          <w:t>6</w:t>
        </w:r>
      </w:hyperlink>
      <w:r>
        <w:rPr>
          <w:rFonts w:cs="Arial"/>
          <w:sz w:val="20"/>
          <w:szCs w:val="20"/>
        </w:rPr>
        <w:t xml:space="preserve"> del flujo alterno extraordinario </w:t>
      </w:r>
      <w:hyperlink w:anchor="_5.2.3.1_AX01_Recarga" w:history="1">
        <w:r w:rsidRPr="006C6854">
          <w:rPr>
            <w:rStyle w:val="Hipervnculo"/>
            <w:rFonts w:cs="Arial"/>
            <w:b/>
            <w:sz w:val="20"/>
            <w:szCs w:val="20"/>
          </w:rPr>
          <w:t>AX01 Recarga de Material</w:t>
        </w:r>
      </w:hyperlink>
    </w:p>
    <w:p w:rsidR="004F1653" w:rsidRDefault="004F1653" w:rsidP="00C721BB">
      <w:pPr>
        <w:pStyle w:val="Textoindependiente"/>
        <w:rPr>
          <w:lang w:val="es-ES" w:eastAsia="en-US"/>
        </w:rPr>
      </w:pPr>
    </w:p>
    <w:bookmarkStart w:id="171" w:name="_VA04_Validar_Conexión"/>
    <w:bookmarkStart w:id="172" w:name="_VA04_Validar_Orden"/>
    <w:bookmarkStart w:id="173" w:name="_Toc52616591"/>
    <w:bookmarkStart w:id="174" w:name="_Toc182735735"/>
    <w:bookmarkEnd w:id="171"/>
    <w:bookmarkEnd w:id="172"/>
    <w:p w:rsidR="00753D20" w:rsidRPr="00025F10" w:rsidRDefault="00753D20" w:rsidP="00753D20">
      <w:pPr>
        <w:pStyle w:val="Ttulo4"/>
        <w:numPr>
          <w:ilvl w:val="3"/>
          <w:numId w:val="13"/>
        </w:numPr>
        <w:tabs>
          <w:tab w:val="left" w:pos="993"/>
          <w:tab w:val="left" w:pos="4536"/>
        </w:tabs>
        <w:jc w:val="left"/>
        <w:rPr>
          <w:rStyle w:val="Hipervnculo"/>
        </w:rPr>
      </w:pPr>
      <w:r>
        <w:fldChar w:fldCharType="begin"/>
      </w:r>
      <w:r w:rsidR="004F12F4">
        <w:instrText>HYPERLINK  \l "VA04_r"</w:instrText>
      </w:r>
      <w:r>
        <w:fldChar w:fldCharType="separate"/>
      </w:r>
      <w:r w:rsidRPr="0066155C">
        <w:rPr>
          <w:rStyle w:val="Hipervnculo"/>
          <w:highlight w:val="cyan"/>
        </w:rPr>
        <w:t xml:space="preserve">VA04 Validar </w:t>
      </w:r>
      <w:r w:rsidR="00EC7F2C" w:rsidRPr="0066155C">
        <w:rPr>
          <w:rStyle w:val="Hipervnculo"/>
          <w:highlight w:val="cyan"/>
        </w:rPr>
        <w:t>Número de Contrato</w:t>
      </w:r>
      <w:r>
        <w:rPr>
          <w:rStyle w:val="Hipervnculo"/>
        </w:rPr>
        <w:t xml:space="preserve"> </w:t>
      </w:r>
    </w:p>
    <w:p w:rsidR="00753D20" w:rsidRDefault="00753D20" w:rsidP="00753D20">
      <w:pPr>
        <w:pStyle w:val="InfoBlue"/>
      </w:pPr>
      <w:r>
        <w:rPr>
          <w:b/>
          <w:bCs/>
          <w:i w:val="0"/>
          <w:color w:val="auto"/>
          <w:sz w:val="24"/>
          <w:szCs w:val="24"/>
          <w:lang w:val="es-ES" w:eastAsia="es-ES"/>
        </w:rPr>
        <w:fldChar w:fldCharType="end"/>
      </w:r>
    </w:p>
    <w:p w:rsidR="00753D20" w:rsidRPr="00E4469A" w:rsidRDefault="00753D20" w:rsidP="00753D20">
      <w:pPr>
        <w:pStyle w:val="Prrafodelista"/>
        <w:numPr>
          <w:ilvl w:val="0"/>
          <w:numId w:val="31"/>
        </w:numPr>
        <w:jc w:val="both"/>
        <w:rPr>
          <w:rStyle w:val="Hipervnculo"/>
          <w:rFonts w:cs="Arial"/>
          <w:color w:val="auto"/>
          <w:sz w:val="20"/>
          <w:szCs w:val="20"/>
          <w:u w:val="none"/>
        </w:rPr>
      </w:pPr>
      <w:r w:rsidRPr="0085375E">
        <w:rPr>
          <w:rStyle w:val="Hipervnculo"/>
          <w:color w:val="auto"/>
          <w:sz w:val="20"/>
          <w:szCs w:val="20"/>
          <w:u w:val="none"/>
        </w:rPr>
        <w:t xml:space="preserve">El sistema valida </w:t>
      </w:r>
      <w:r w:rsidR="00E76F40">
        <w:rPr>
          <w:rStyle w:val="Hipervnculo"/>
          <w:color w:val="auto"/>
          <w:sz w:val="20"/>
          <w:szCs w:val="20"/>
          <w:u w:val="none"/>
        </w:rPr>
        <w:t xml:space="preserve">el </w:t>
      </w:r>
      <w:r w:rsidR="00E76F40" w:rsidRPr="00E25B84">
        <w:rPr>
          <w:rStyle w:val="Hipervnculo"/>
          <w:color w:val="auto"/>
          <w:sz w:val="20"/>
          <w:szCs w:val="20"/>
          <w:highlight w:val="cyan"/>
          <w:u w:val="none"/>
        </w:rPr>
        <w:t xml:space="preserve">número de contrato </w:t>
      </w:r>
      <w:r w:rsidRPr="00E25B84">
        <w:rPr>
          <w:rStyle w:val="Hipervnculo"/>
          <w:color w:val="auto"/>
          <w:sz w:val="20"/>
          <w:szCs w:val="20"/>
          <w:highlight w:val="cyan"/>
          <w:u w:val="none"/>
        </w:rPr>
        <w:t>proporcionad</w:t>
      </w:r>
      <w:r w:rsidR="00E76F40" w:rsidRPr="00E25B84">
        <w:rPr>
          <w:rStyle w:val="Hipervnculo"/>
          <w:color w:val="auto"/>
          <w:sz w:val="20"/>
          <w:szCs w:val="20"/>
          <w:highlight w:val="cyan"/>
          <w:u w:val="none"/>
        </w:rPr>
        <w:t>o</w:t>
      </w:r>
    </w:p>
    <w:p w:rsidR="00753D20" w:rsidRPr="00235AE5" w:rsidRDefault="00753D20" w:rsidP="00753D20">
      <w:pPr>
        <w:pStyle w:val="Prrafodelista"/>
        <w:numPr>
          <w:ilvl w:val="1"/>
          <w:numId w:val="31"/>
        </w:numPr>
        <w:ind w:left="851" w:hanging="425"/>
        <w:jc w:val="both"/>
        <w:rPr>
          <w:rStyle w:val="Hipervnculo"/>
          <w:b/>
          <w:sz w:val="20"/>
          <w:szCs w:val="20"/>
        </w:rPr>
      </w:pPr>
      <w:r>
        <w:rPr>
          <w:rStyle w:val="Hipervnculo"/>
          <w:rFonts w:cs="Arial"/>
          <w:color w:val="auto"/>
          <w:sz w:val="20"/>
          <w:szCs w:val="20"/>
          <w:u w:val="none"/>
        </w:rPr>
        <w:t xml:space="preserve">Si &lt;no se proporciona información </w:t>
      </w:r>
      <w:r w:rsidRPr="00E25B84">
        <w:rPr>
          <w:rStyle w:val="Hipervnculo"/>
          <w:rFonts w:cs="Arial"/>
          <w:color w:val="auto"/>
          <w:sz w:val="20"/>
          <w:szCs w:val="20"/>
          <w:highlight w:val="cyan"/>
          <w:u w:val="none"/>
        </w:rPr>
        <w:t xml:space="preserve">para </w:t>
      </w:r>
      <w:r w:rsidR="00E76F40" w:rsidRPr="00E25B84">
        <w:rPr>
          <w:rStyle w:val="Hipervnculo"/>
          <w:rFonts w:cs="Arial"/>
          <w:color w:val="auto"/>
          <w:sz w:val="20"/>
          <w:szCs w:val="20"/>
          <w:highlight w:val="cyan"/>
          <w:u w:val="none"/>
        </w:rPr>
        <w:t>el número de contrato</w:t>
      </w:r>
      <w:r>
        <w:rPr>
          <w:rStyle w:val="Hipervnculo"/>
          <w:rFonts w:cs="Arial"/>
          <w:color w:val="auto"/>
          <w:sz w:val="20"/>
          <w:szCs w:val="20"/>
          <w:u w:val="none"/>
        </w:rPr>
        <w:t>&gt;</w:t>
      </w:r>
      <w:r w:rsidRPr="007C66BD">
        <w:rPr>
          <w:rStyle w:val="Hipervnculo"/>
          <w:rFonts w:cs="Arial"/>
          <w:color w:val="auto"/>
          <w:sz w:val="20"/>
          <w:szCs w:val="20"/>
          <w:u w:val="none"/>
        </w:rPr>
        <w:t xml:space="preserve">, </w:t>
      </w:r>
      <w:r>
        <w:rPr>
          <w:rStyle w:val="Hipervnculo"/>
          <w:rFonts w:cs="Arial"/>
          <w:color w:val="auto"/>
          <w:sz w:val="20"/>
          <w:szCs w:val="20"/>
          <w:u w:val="none"/>
        </w:rPr>
        <w:t xml:space="preserve">el sistema presenta mensaje </w:t>
      </w:r>
      <w:hyperlink r:id="rId77" w:anchor="MI0001" w:history="1">
        <w:r w:rsidRPr="00BB4D57">
          <w:rPr>
            <w:rStyle w:val="Hipervnculo"/>
            <w:rFonts w:cs="Arial"/>
            <w:b/>
            <w:sz w:val="20"/>
            <w:szCs w:val="20"/>
          </w:rPr>
          <w:t>M</w:t>
        </w:r>
        <w:r w:rsidR="00D57FD9">
          <w:rPr>
            <w:rStyle w:val="Hipervnculo"/>
            <w:rFonts w:cs="Arial"/>
            <w:b/>
            <w:sz w:val="20"/>
            <w:szCs w:val="20"/>
          </w:rPr>
          <w:t>I</w:t>
        </w:r>
        <w:r w:rsidRPr="00BB4D57">
          <w:rPr>
            <w:rStyle w:val="Hipervnculo"/>
            <w:rFonts w:cs="Arial"/>
            <w:b/>
            <w:sz w:val="20"/>
            <w:szCs w:val="20"/>
          </w:rPr>
          <w:t>000</w:t>
        </w:r>
        <w:r>
          <w:rPr>
            <w:rStyle w:val="Hipervnculo"/>
            <w:rFonts w:cs="Arial"/>
            <w:b/>
            <w:sz w:val="20"/>
            <w:szCs w:val="20"/>
          </w:rPr>
          <w:t>1</w:t>
        </w:r>
        <w:r w:rsidRPr="00BB4D57">
          <w:rPr>
            <w:rStyle w:val="Hipervnculo"/>
            <w:rFonts w:cs="Arial"/>
            <w:b/>
            <w:sz w:val="20"/>
            <w:szCs w:val="20"/>
          </w:rPr>
          <w:t xml:space="preserve"> &lt;</w:t>
        </w:r>
        <w:r>
          <w:rPr>
            <w:rStyle w:val="Hipervnculo"/>
            <w:rFonts w:cs="Arial"/>
            <w:b/>
            <w:sz w:val="20"/>
            <w:szCs w:val="20"/>
          </w:rPr>
          <w:t>Campo Requerido</w:t>
        </w:r>
        <w:r w:rsidRPr="00BB4D57">
          <w:rPr>
            <w:rStyle w:val="Hipervnculo"/>
            <w:rFonts w:cs="Arial"/>
            <w:b/>
            <w:sz w:val="20"/>
            <w:szCs w:val="20"/>
          </w:rPr>
          <w:t>&gt;</w:t>
        </w:r>
      </w:hyperlink>
    </w:p>
    <w:p w:rsidR="00753D20" w:rsidRPr="00325EFA" w:rsidRDefault="00753D20" w:rsidP="00753D20">
      <w:pPr>
        <w:pStyle w:val="Prrafodelista"/>
        <w:numPr>
          <w:ilvl w:val="2"/>
          <w:numId w:val="31"/>
        </w:numPr>
        <w:ind w:firstLine="131"/>
        <w:jc w:val="both"/>
        <w:rPr>
          <w:b/>
          <w:color w:val="0000FF"/>
          <w:sz w:val="20"/>
          <w:szCs w:val="20"/>
          <w:u w:val="single"/>
        </w:rPr>
      </w:pPr>
      <w:r>
        <w:rPr>
          <w:rFonts w:cs="Arial"/>
          <w:sz w:val="20"/>
          <w:szCs w:val="20"/>
        </w:rPr>
        <w:t xml:space="preserve">El sistema continúa en el </w:t>
      </w:r>
      <w:hyperlink w:anchor="paso16" w:history="1">
        <w:r w:rsidRPr="00D8453D">
          <w:rPr>
            <w:rStyle w:val="Hipervnculo"/>
            <w:rFonts w:cs="Arial"/>
            <w:b/>
            <w:sz w:val="20"/>
            <w:szCs w:val="20"/>
          </w:rPr>
          <w:t>paso</w:t>
        </w:r>
        <w:r>
          <w:rPr>
            <w:rStyle w:val="Hipervnculo"/>
            <w:rFonts w:cs="Arial"/>
            <w:b/>
            <w:sz w:val="20"/>
            <w:szCs w:val="20"/>
          </w:rPr>
          <w:t xml:space="preserve"> </w:t>
        </w:r>
        <w:r w:rsidR="000451D8">
          <w:rPr>
            <w:rStyle w:val="Hipervnculo"/>
            <w:rFonts w:cs="Arial"/>
            <w:b/>
            <w:sz w:val="20"/>
            <w:szCs w:val="20"/>
          </w:rPr>
          <w:t>16</w:t>
        </w:r>
      </w:hyperlink>
      <w:r>
        <w:rPr>
          <w:rFonts w:cs="Arial"/>
          <w:sz w:val="20"/>
          <w:szCs w:val="20"/>
        </w:rPr>
        <w:t xml:space="preserve"> del flujo básico </w:t>
      </w:r>
    </w:p>
    <w:p w:rsidR="00753D20" w:rsidRPr="008C71AA" w:rsidRDefault="00753D20" w:rsidP="00753D20">
      <w:pPr>
        <w:pStyle w:val="Prrafodelista"/>
        <w:numPr>
          <w:ilvl w:val="1"/>
          <w:numId w:val="31"/>
        </w:numPr>
        <w:ind w:left="851" w:hanging="425"/>
        <w:jc w:val="both"/>
        <w:rPr>
          <w:rStyle w:val="Hipervnculo"/>
          <w:rFonts w:cs="Arial"/>
          <w:color w:val="auto"/>
          <w:sz w:val="20"/>
          <w:szCs w:val="20"/>
          <w:u w:val="none"/>
        </w:rPr>
      </w:pPr>
      <w:r>
        <w:rPr>
          <w:rStyle w:val="Hipervnculo"/>
          <w:rFonts w:cs="Arial"/>
          <w:color w:val="auto"/>
          <w:sz w:val="20"/>
          <w:szCs w:val="20"/>
          <w:u w:val="none"/>
        </w:rPr>
        <w:t>Si &lt;</w:t>
      </w:r>
      <w:r w:rsidR="00E76F40" w:rsidRPr="00E25B84">
        <w:rPr>
          <w:rStyle w:val="Hipervnculo"/>
          <w:rFonts w:cs="Arial"/>
          <w:color w:val="auto"/>
          <w:sz w:val="20"/>
          <w:szCs w:val="20"/>
          <w:highlight w:val="cyan"/>
          <w:u w:val="none"/>
        </w:rPr>
        <w:t xml:space="preserve">el número de contrato </w:t>
      </w:r>
      <w:r w:rsidRPr="00E25B84">
        <w:rPr>
          <w:rStyle w:val="Hipervnculo"/>
          <w:rFonts w:cs="Arial"/>
          <w:color w:val="auto"/>
          <w:sz w:val="20"/>
          <w:szCs w:val="20"/>
          <w:highlight w:val="cyan"/>
          <w:u w:val="none"/>
        </w:rPr>
        <w:t>no existe</w:t>
      </w:r>
      <w:r>
        <w:rPr>
          <w:rStyle w:val="Hipervnculo"/>
          <w:rFonts w:cs="Arial"/>
          <w:color w:val="auto"/>
          <w:sz w:val="20"/>
          <w:szCs w:val="20"/>
          <w:u w:val="none"/>
        </w:rPr>
        <w:t>&gt; o &lt;</w:t>
      </w:r>
      <w:r w:rsidR="00E76F40" w:rsidRPr="00E25B84">
        <w:rPr>
          <w:rStyle w:val="Hipervnculo"/>
          <w:rFonts w:cs="Arial"/>
          <w:color w:val="auto"/>
          <w:sz w:val="20"/>
          <w:szCs w:val="20"/>
          <w:highlight w:val="cyan"/>
          <w:u w:val="none"/>
        </w:rPr>
        <w:t xml:space="preserve">si el número de contrato </w:t>
      </w:r>
      <w:r w:rsidRPr="00E25B84">
        <w:rPr>
          <w:rStyle w:val="Hipervnculo"/>
          <w:rFonts w:cs="Arial"/>
          <w:color w:val="auto"/>
          <w:sz w:val="20"/>
          <w:szCs w:val="20"/>
          <w:highlight w:val="cyan"/>
          <w:u w:val="none"/>
        </w:rPr>
        <w:t xml:space="preserve">no </w:t>
      </w:r>
      <w:r w:rsidR="004C16F0">
        <w:rPr>
          <w:rStyle w:val="Hipervnculo"/>
          <w:rFonts w:cs="Arial"/>
          <w:color w:val="auto"/>
          <w:sz w:val="20"/>
          <w:szCs w:val="20"/>
          <w:u w:val="none"/>
        </w:rPr>
        <w:t>tiene el formato adecuado</w:t>
      </w:r>
      <w:r>
        <w:rPr>
          <w:rStyle w:val="Hipervnculo"/>
          <w:rFonts w:cs="Arial"/>
          <w:color w:val="auto"/>
          <w:sz w:val="20"/>
          <w:szCs w:val="20"/>
          <w:u w:val="none"/>
        </w:rPr>
        <w:t xml:space="preserve">&gt;, el sistema presenta mensaje </w:t>
      </w:r>
      <w:hyperlink r:id="rId78" w:anchor="ME0041" w:history="1">
        <w:r w:rsidRPr="00BB4D57">
          <w:rPr>
            <w:rStyle w:val="Hipervnculo"/>
            <w:rFonts w:cs="Arial"/>
            <w:b/>
            <w:sz w:val="20"/>
            <w:szCs w:val="20"/>
          </w:rPr>
          <w:t>ME00</w:t>
        </w:r>
        <w:r w:rsidR="004C16F0">
          <w:rPr>
            <w:rStyle w:val="Hipervnculo"/>
            <w:rFonts w:cs="Arial"/>
            <w:b/>
            <w:sz w:val="20"/>
            <w:szCs w:val="20"/>
          </w:rPr>
          <w:t>XX</w:t>
        </w:r>
        <w:r w:rsidRPr="00BB4D57">
          <w:rPr>
            <w:rStyle w:val="Hipervnculo"/>
            <w:rFonts w:cs="Arial"/>
            <w:b/>
            <w:sz w:val="20"/>
            <w:szCs w:val="20"/>
          </w:rPr>
          <w:t xml:space="preserve"> &lt;</w:t>
        </w:r>
        <w:r w:rsidR="00D229D6">
          <w:rPr>
            <w:rStyle w:val="Hipervnculo"/>
            <w:rFonts w:cs="Arial"/>
            <w:b/>
            <w:sz w:val="20"/>
            <w:szCs w:val="20"/>
          </w:rPr>
          <w:t>Contrato Inexistente</w:t>
        </w:r>
        <w:r w:rsidRPr="00BB4D57">
          <w:rPr>
            <w:rStyle w:val="Hipervnculo"/>
            <w:rFonts w:cs="Arial"/>
            <w:b/>
            <w:sz w:val="20"/>
            <w:szCs w:val="20"/>
          </w:rPr>
          <w:t>&gt;</w:t>
        </w:r>
      </w:hyperlink>
    </w:p>
    <w:p w:rsidR="00753D20" w:rsidRDefault="00753D20" w:rsidP="00753D20">
      <w:pPr>
        <w:pStyle w:val="Prrafodelista"/>
        <w:numPr>
          <w:ilvl w:val="2"/>
          <w:numId w:val="31"/>
        </w:numPr>
        <w:ind w:firstLine="131"/>
        <w:rPr>
          <w:rFonts w:cs="Arial"/>
          <w:sz w:val="20"/>
          <w:szCs w:val="20"/>
        </w:rPr>
      </w:pPr>
      <w:r>
        <w:rPr>
          <w:rFonts w:cs="Arial"/>
          <w:sz w:val="20"/>
          <w:szCs w:val="20"/>
        </w:rPr>
        <w:t xml:space="preserve">El sistema continua en el </w:t>
      </w:r>
      <w:hyperlink w:anchor="paso16" w:history="1">
        <w:r w:rsidR="000451D8" w:rsidRPr="00D8453D">
          <w:rPr>
            <w:rStyle w:val="Hipervnculo"/>
            <w:rFonts w:cs="Arial"/>
            <w:b/>
            <w:sz w:val="20"/>
            <w:szCs w:val="20"/>
          </w:rPr>
          <w:t>paso</w:t>
        </w:r>
        <w:r w:rsidR="000451D8">
          <w:rPr>
            <w:rStyle w:val="Hipervnculo"/>
            <w:rFonts w:cs="Arial"/>
            <w:b/>
            <w:sz w:val="20"/>
            <w:szCs w:val="20"/>
          </w:rPr>
          <w:t xml:space="preserve"> 16</w:t>
        </w:r>
      </w:hyperlink>
      <w:r>
        <w:rPr>
          <w:rFonts w:cs="Arial"/>
          <w:sz w:val="20"/>
          <w:szCs w:val="20"/>
        </w:rPr>
        <w:t xml:space="preserve"> del flujo básico</w:t>
      </w:r>
    </w:p>
    <w:p w:rsidR="004C16F0" w:rsidRPr="008C71AA" w:rsidRDefault="004C16F0" w:rsidP="004C16F0">
      <w:pPr>
        <w:pStyle w:val="Prrafodelista"/>
        <w:numPr>
          <w:ilvl w:val="1"/>
          <w:numId w:val="31"/>
        </w:numPr>
        <w:ind w:left="851" w:hanging="425"/>
        <w:jc w:val="both"/>
        <w:rPr>
          <w:rStyle w:val="Hipervnculo"/>
          <w:rFonts w:cs="Arial"/>
          <w:color w:val="auto"/>
          <w:sz w:val="20"/>
          <w:szCs w:val="20"/>
          <w:u w:val="none"/>
        </w:rPr>
      </w:pPr>
      <w:r>
        <w:rPr>
          <w:rStyle w:val="Hipervnculo"/>
          <w:rFonts w:cs="Arial"/>
          <w:color w:val="auto"/>
          <w:sz w:val="20"/>
          <w:szCs w:val="20"/>
          <w:u w:val="none"/>
        </w:rPr>
        <w:t>Si &lt;</w:t>
      </w:r>
      <w:r w:rsidRPr="00E25B84">
        <w:rPr>
          <w:rStyle w:val="Hipervnculo"/>
          <w:rFonts w:cs="Arial"/>
          <w:color w:val="auto"/>
          <w:sz w:val="20"/>
          <w:szCs w:val="20"/>
          <w:highlight w:val="cyan"/>
          <w:u w:val="none"/>
        </w:rPr>
        <w:t>el número de contrato no existe</w:t>
      </w:r>
      <w:r>
        <w:rPr>
          <w:rStyle w:val="Hipervnculo"/>
          <w:rFonts w:cs="Arial"/>
          <w:color w:val="auto"/>
          <w:sz w:val="20"/>
          <w:szCs w:val="20"/>
          <w:u w:val="none"/>
        </w:rPr>
        <w:t>&gt; o &lt;</w:t>
      </w:r>
      <w:r w:rsidRPr="00E25B84">
        <w:rPr>
          <w:rStyle w:val="Hipervnculo"/>
          <w:rFonts w:cs="Arial"/>
          <w:color w:val="auto"/>
          <w:sz w:val="20"/>
          <w:szCs w:val="20"/>
          <w:highlight w:val="cyan"/>
          <w:u w:val="none"/>
        </w:rPr>
        <w:t>si el número de contrato no se encuentra relacionado</w:t>
      </w:r>
      <w:r>
        <w:rPr>
          <w:rStyle w:val="Hipervnculo"/>
          <w:rFonts w:cs="Arial"/>
          <w:color w:val="auto"/>
          <w:sz w:val="20"/>
          <w:szCs w:val="20"/>
          <w:u w:val="none"/>
        </w:rPr>
        <w:t xml:space="preserve"> a una orden de trabajo en estado de Confirmada o Asignada&gt;, el sistema presenta mensaje </w:t>
      </w:r>
      <w:hyperlink r:id="rId79" w:anchor="ME0041" w:history="1">
        <w:r w:rsidRPr="00BB4D57">
          <w:rPr>
            <w:rStyle w:val="Hipervnculo"/>
            <w:rFonts w:cs="Arial"/>
            <w:b/>
            <w:sz w:val="20"/>
            <w:szCs w:val="20"/>
          </w:rPr>
          <w:t>ME00</w:t>
        </w:r>
        <w:r>
          <w:rPr>
            <w:rStyle w:val="Hipervnculo"/>
            <w:rFonts w:cs="Arial"/>
            <w:b/>
            <w:sz w:val="20"/>
            <w:szCs w:val="20"/>
          </w:rPr>
          <w:t>41</w:t>
        </w:r>
        <w:r w:rsidRPr="00BB4D57">
          <w:rPr>
            <w:rStyle w:val="Hipervnculo"/>
            <w:rFonts w:cs="Arial"/>
            <w:b/>
            <w:sz w:val="20"/>
            <w:szCs w:val="20"/>
          </w:rPr>
          <w:t xml:space="preserve"> &lt;</w:t>
        </w:r>
        <w:r>
          <w:rPr>
            <w:rStyle w:val="Hipervnculo"/>
            <w:rFonts w:cs="Arial"/>
            <w:b/>
            <w:sz w:val="20"/>
            <w:szCs w:val="20"/>
          </w:rPr>
          <w:t>Orden de Trabajo Asignada/Confirmada</w:t>
        </w:r>
        <w:r w:rsidRPr="00BB4D57">
          <w:rPr>
            <w:rStyle w:val="Hipervnculo"/>
            <w:rFonts w:cs="Arial"/>
            <w:b/>
            <w:sz w:val="20"/>
            <w:szCs w:val="20"/>
          </w:rPr>
          <w:t>&gt;</w:t>
        </w:r>
      </w:hyperlink>
    </w:p>
    <w:p w:rsidR="004C16F0" w:rsidRDefault="004C16F0" w:rsidP="004C16F0">
      <w:pPr>
        <w:pStyle w:val="Prrafodelista"/>
        <w:numPr>
          <w:ilvl w:val="2"/>
          <w:numId w:val="31"/>
        </w:numPr>
        <w:ind w:firstLine="131"/>
        <w:rPr>
          <w:rFonts w:cs="Arial"/>
          <w:sz w:val="20"/>
          <w:szCs w:val="20"/>
        </w:rPr>
      </w:pPr>
      <w:r>
        <w:rPr>
          <w:rFonts w:cs="Arial"/>
          <w:sz w:val="20"/>
          <w:szCs w:val="20"/>
        </w:rPr>
        <w:t xml:space="preserve">El sistema continua en el </w:t>
      </w:r>
      <w:hyperlink w:anchor="paso16" w:history="1">
        <w:r w:rsidRPr="00D8453D">
          <w:rPr>
            <w:rStyle w:val="Hipervnculo"/>
            <w:rFonts w:cs="Arial"/>
            <w:b/>
            <w:sz w:val="20"/>
            <w:szCs w:val="20"/>
          </w:rPr>
          <w:t>paso</w:t>
        </w:r>
        <w:r>
          <w:rPr>
            <w:rStyle w:val="Hipervnculo"/>
            <w:rFonts w:cs="Arial"/>
            <w:b/>
            <w:sz w:val="20"/>
            <w:szCs w:val="20"/>
          </w:rPr>
          <w:t xml:space="preserve"> 16</w:t>
        </w:r>
      </w:hyperlink>
      <w:r>
        <w:rPr>
          <w:rFonts w:cs="Arial"/>
          <w:sz w:val="20"/>
          <w:szCs w:val="20"/>
        </w:rPr>
        <w:t xml:space="preserve"> del flujo básico</w:t>
      </w:r>
    </w:p>
    <w:p w:rsidR="00753D20" w:rsidRPr="00023287" w:rsidRDefault="00753D20" w:rsidP="00753D20">
      <w:pPr>
        <w:pStyle w:val="Prrafodelista"/>
        <w:numPr>
          <w:ilvl w:val="0"/>
          <w:numId w:val="31"/>
        </w:numPr>
        <w:jc w:val="both"/>
        <w:rPr>
          <w:rFonts w:cs="Arial"/>
          <w:sz w:val="20"/>
          <w:szCs w:val="20"/>
        </w:rPr>
      </w:pPr>
      <w:r w:rsidRPr="00E86753">
        <w:rPr>
          <w:rFonts w:cs="Arial"/>
          <w:sz w:val="20"/>
          <w:szCs w:val="20"/>
        </w:rPr>
        <w:t xml:space="preserve">El sistema continúa en el </w:t>
      </w:r>
      <w:hyperlink w:anchor="paso18_1" w:history="1">
        <w:r w:rsidRPr="00E86753">
          <w:rPr>
            <w:rStyle w:val="Hipervnculo"/>
            <w:rFonts w:cs="Arial"/>
            <w:b/>
            <w:sz w:val="20"/>
            <w:szCs w:val="20"/>
          </w:rPr>
          <w:t xml:space="preserve">paso </w:t>
        </w:r>
        <w:r w:rsidR="000451D8">
          <w:rPr>
            <w:rStyle w:val="Hipervnculo"/>
            <w:rFonts w:cs="Arial"/>
            <w:b/>
            <w:sz w:val="20"/>
            <w:szCs w:val="20"/>
          </w:rPr>
          <w:t>1</w:t>
        </w:r>
        <w:r w:rsidR="002301D9">
          <w:rPr>
            <w:rStyle w:val="Hipervnculo"/>
            <w:rFonts w:cs="Arial"/>
            <w:b/>
            <w:sz w:val="20"/>
            <w:szCs w:val="20"/>
          </w:rPr>
          <w:t>9</w:t>
        </w:r>
      </w:hyperlink>
      <w:r w:rsidRPr="00E86753">
        <w:rPr>
          <w:rFonts w:cs="Arial"/>
          <w:b/>
          <w:sz w:val="20"/>
          <w:szCs w:val="20"/>
        </w:rPr>
        <w:t xml:space="preserve"> </w:t>
      </w:r>
      <w:r w:rsidRPr="00E86753">
        <w:rPr>
          <w:rFonts w:cs="Arial"/>
          <w:sz w:val="20"/>
          <w:szCs w:val="20"/>
        </w:rPr>
        <w:t>del flujo</w:t>
      </w:r>
    </w:p>
    <w:p w:rsidR="00753D20" w:rsidRDefault="00753D20" w:rsidP="00753D20">
      <w:pPr>
        <w:pStyle w:val="Textoindependiente"/>
        <w:rPr>
          <w:lang w:val="es-ES" w:eastAsia="en-US"/>
        </w:rPr>
      </w:pPr>
    </w:p>
    <w:bookmarkStart w:id="175" w:name="_VA05_Validar_Orden"/>
    <w:bookmarkEnd w:id="175"/>
    <w:p w:rsidR="003A2A9E" w:rsidRPr="00025F10" w:rsidRDefault="003A2A9E" w:rsidP="003A2A9E">
      <w:pPr>
        <w:pStyle w:val="Ttulo4"/>
        <w:numPr>
          <w:ilvl w:val="3"/>
          <w:numId w:val="13"/>
        </w:numPr>
        <w:tabs>
          <w:tab w:val="left" w:pos="993"/>
          <w:tab w:val="left" w:pos="4536"/>
        </w:tabs>
        <w:jc w:val="left"/>
        <w:rPr>
          <w:rStyle w:val="Hipervnculo"/>
        </w:rPr>
      </w:pPr>
      <w:r>
        <w:fldChar w:fldCharType="begin"/>
      </w:r>
      <w:r>
        <w:instrText>HYPERLINK  \l "VA05_r"</w:instrText>
      </w:r>
      <w:r>
        <w:fldChar w:fldCharType="separate"/>
      </w:r>
      <w:r w:rsidRPr="00025F10">
        <w:rPr>
          <w:rStyle w:val="Hipervnculo"/>
        </w:rPr>
        <w:t>VA0</w:t>
      </w:r>
      <w:r>
        <w:rPr>
          <w:rStyle w:val="Hipervnculo"/>
        </w:rPr>
        <w:t>5</w:t>
      </w:r>
      <w:r w:rsidRPr="00025F10">
        <w:rPr>
          <w:rStyle w:val="Hipervnculo"/>
        </w:rPr>
        <w:t xml:space="preserve"> Validar </w:t>
      </w:r>
      <w:r>
        <w:rPr>
          <w:rStyle w:val="Hipervnculo"/>
        </w:rPr>
        <w:t xml:space="preserve">Suscriptor Seleccionado </w:t>
      </w:r>
    </w:p>
    <w:p w:rsidR="003A2A9E" w:rsidRDefault="003A2A9E" w:rsidP="003A2A9E">
      <w:pPr>
        <w:pStyle w:val="InfoBlue"/>
      </w:pPr>
      <w:r>
        <w:rPr>
          <w:b/>
          <w:bCs/>
          <w:i w:val="0"/>
          <w:color w:val="auto"/>
          <w:sz w:val="24"/>
          <w:szCs w:val="24"/>
          <w:lang w:val="es-ES" w:eastAsia="es-ES"/>
        </w:rPr>
        <w:fldChar w:fldCharType="end"/>
      </w:r>
    </w:p>
    <w:p w:rsidR="003A2A9E" w:rsidRPr="00E4469A" w:rsidRDefault="003A2A9E" w:rsidP="003A2A9E">
      <w:pPr>
        <w:pStyle w:val="Prrafodelista"/>
        <w:numPr>
          <w:ilvl w:val="0"/>
          <w:numId w:val="33"/>
        </w:numPr>
        <w:jc w:val="both"/>
        <w:rPr>
          <w:rStyle w:val="Hipervnculo"/>
          <w:rFonts w:cs="Arial"/>
          <w:color w:val="auto"/>
          <w:sz w:val="20"/>
          <w:szCs w:val="20"/>
          <w:u w:val="none"/>
        </w:rPr>
      </w:pPr>
      <w:r w:rsidRPr="0085375E">
        <w:rPr>
          <w:rStyle w:val="Hipervnculo"/>
          <w:color w:val="auto"/>
          <w:sz w:val="20"/>
          <w:szCs w:val="20"/>
          <w:u w:val="none"/>
        </w:rPr>
        <w:t xml:space="preserve">El sistema valida </w:t>
      </w:r>
      <w:r>
        <w:rPr>
          <w:rStyle w:val="Hipervnculo"/>
          <w:color w:val="auto"/>
          <w:sz w:val="20"/>
          <w:szCs w:val="20"/>
          <w:u w:val="none"/>
        </w:rPr>
        <w:t>un suscriptor seleccionado</w:t>
      </w:r>
    </w:p>
    <w:p w:rsidR="003A2A9E" w:rsidRPr="00235AE5" w:rsidRDefault="003A2A9E" w:rsidP="003A2A9E">
      <w:pPr>
        <w:pStyle w:val="Prrafodelista"/>
        <w:numPr>
          <w:ilvl w:val="1"/>
          <w:numId w:val="33"/>
        </w:numPr>
        <w:ind w:left="851" w:hanging="425"/>
        <w:jc w:val="both"/>
        <w:rPr>
          <w:rStyle w:val="Hipervnculo"/>
          <w:b/>
          <w:sz w:val="20"/>
          <w:szCs w:val="20"/>
        </w:rPr>
      </w:pPr>
      <w:r>
        <w:rPr>
          <w:rStyle w:val="Hipervnculo"/>
          <w:rFonts w:cs="Arial"/>
          <w:color w:val="auto"/>
          <w:sz w:val="20"/>
          <w:szCs w:val="20"/>
          <w:u w:val="none"/>
        </w:rPr>
        <w:t>Si &lt;</w:t>
      </w:r>
      <w:r w:rsidR="00911D97">
        <w:rPr>
          <w:rStyle w:val="Hipervnculo"/>
          <w:rFonts w:cs="Arial"/>
          <w:color w:val="auto"/>
          <w:sz w:val="20"/>
          <w:szCs w:val="20"/>
          <w:u w:val="none"/>
        </w:rPr>
        <w:t>el actor selecciona a mas de un suscriptor visitado</w:t>
      </w:r>
      <w:r>
        <w:rPr>
          <w:rStyle w:val="Hipervnculo"/>
          <w:rFonts w:cs="Arial"/>
          <w:color w:val="auto"/>
          <w:sz w:val="20"/>
          <w:szCs w:val="20"/>
          <w:u w:val="none"/>
        </w:rPr>
        <w:t>&gt;</w:t>
      </w:r>
      <w:r w:rsidRPr="007C66BD">
        <w:rPr>
          <w:rStyle w:val="Hipervnculo"/>
          <w:rFonts w:cs="Arial"/>
          <w:color w:val="auto"/>
          <w:sz w:val="20"/>
          <w:szCs w:val="20"/>
          <w:u w:val="none"/>
        </w:rPr>
        <w:t xml:space="preserve">, </w:t>
      </w:r>
      <w:r>
        <w:rPr>
          <w:rStyle w:val="Hipervnculo"/>
          <w:rFonts w:cs="Arial"/>
          <w:color w:val="auto"/>
          <w:sz w:val="20"/>
          <w:szCs w:val="20"/>
          <w:u w:val="none"/>
        </w:rPr>
        <w:t xml:space="preserve">el sistema presenta mensaje </w:t>
      </w:r>
      <w:hyperlink r:id="rId80" w:anchor="ME0042" w:history="1">
        <w:r w:rsidRPr="00BB4D57">
          <w:rPr>
            <w:rStyle w:val="Hipervnculo"/>
            <w:rFonts w:cs="Arial"/>
            <w:b/>
            <w:sz w:val="20"/>
            <w:szCs w:val="20"/>
          </w:rPr>
          <w:t>M</w:t>
        </w:r>
        <w:r w:rsidR="00911D97">
          <w:rPr>
            <w:rStyle w:val="Hipervnculo"/>
            <w:rFonts w:cs="Arial"/>
            <w:b/>
            <w:sz w:val="20"/>
            <w:szCs w:val="20"/>
          </w:rPr>
          <w:t>E</w:t>
        </w:r>
        <w:r w:rsidRPr="00BB4D57">
          <w:rPr>
            <w:rStyle w:val="Hipervnculo"/>
            <w:rFonts w:cs="Arial"/>
            <w:b/>
            <w:sz w:val="20"/>
            <w:szCs w:val="20"/>
          </w:rPr>
          <w:t>00</w:t>
        </w:r>
        <w:r w:rsidR="00D970B4">
          <w:rPr>
            <w:rStyle w:val="Hipervnculo"/>
            <w:rFonts w:cs="Arial"/>
            <w:b/>
            <w:sz w:val="20"/>
            <w:szCs w:val="20"/>
          </w:rPr>
          <w:t>42</w:t>
        </w:r>
        <w:r w:rsidRPr="00BB4D57">
          <w:rPr>
            <w:rStyle w:val="Hipervnculo"/>
            <w:rFonts w:cs="Arial"/>
            <w:b/>
            <w:sz w:val="20"/>
            <w:szCs w:val="20"/>
          </w:rPr>
          <w:t xml:space="preserve"> &lt;</w:t>
        </w:r>
        <w:r w:rsidR="008D01F3">
          <w:rPr>
            <w:rStyle w:val="Hipervnculo"/>
            <w:rFonts w:cs="Arial"/>
            <w:b/>
            <w:sz w:val="20"/>
            <w:szCs w:val="20"/>
          </w:rPr>
          <w:t>Seleccionar Solo</w:t>
        </w:r>
        <w:r w:rsidR="00911D97">
          <w:rPr>
            <w:rStyle w:val="Hipervnculo"/>
            <w:rFonts w:cs="Arial"/>
            <w:b/>
            <w:sz w:val="20"/>
            <w:szCs w:val="20"/>
          </w:rPr>
          <w:t xml:space="preserve"> Uno</w:t>
        </w:r>
        <w:r w:rsidRPr="00BB4D57">
          <w:rPr>
            <w:rStyle w:val="Hipervnculo"/>
            <w:rFonts w:cs="Arial"/>
            <w:b/>
            <w:sz w:val="20"/>
            <w:szCs w:val="20"/>
          </w:rPr>
          <w:t>&gt;</w:t>
        </w:r>
      </w:hyperlink>
    </w:p>
    <w:p w:rsidR="003A2A9E" w:rsidRPr="00325EFA" w:rsidRDefault="003A2A9E" w:rsidP="003A2A9E">
      <w:pPr>
        <w:pStyle w:val="Prrafodelista"/>
        <w:numPr>
          <w:ilvl w:val="2"/>
          <w:numId w:val="33"/>
        </w:numPr>
        <w:ind w:firstLine="131"/>
        <w:jc w:val="both"/>
        <w:rPr>
          <w:b/>
          <w:color w:val="0000FF"/>
          <w:sz w:val="20"/>
          <w:szCs w:val="20"/>
          <w:u w:val="single"/>
        </w:rPr>
      </w:pPr>
      <w:r>
        <w:rPr>
          <w:rFonts w:cs="Arial"/>
          <w:sz w:val="20"/>
          <w:szCs w:val="20"/>
        </w:rPr>
        <w:t xml:space="preserve">El sistema continúa en el </w:t>
      </w:r>
      <w:hyperlink w:anchor="paso2_AO01" w:history="1">
        <w:r w:rsidRPr="00D8453D">
          <w:rPr>
            <w:rStyle w:val="Hipervnculo"/>
            <w:rFonts w:cs="Arial"/>
            <w:b/>
            <w:sz w:val="20"/>
            <w:szCs w:val="20"/>
          </w:rPr>
          <w:t>paso</w:t>
        </w:r>
        <w:r>
          <w:rPr>
            <w:rStyle w:val="Hipervnculo"/>
            <w:rFonts w:cs="Arial"/>
            <w:b/>
            <w:sz w:val="20"/>
            <w:szCs w:val="20"/>
          </w:rPr>
          <w:t xml:space="preserve"> </w:t>
        </w:r>
        <w:r w:rsidR="008D01F3">
          <w:rPr>
            <w:rStyle w:val="Hipervnculo"/>
            <w:rFonts w:cs="Arial"/>
            <w:b/>
            <w:sz w:val="20"/>
            <w:szCs w:val="20"/>
          </w:rPr>
          <w:t>2</w:t>
        </w:r>
      </w:hyperlink>
      <w:r>
        <w:rPr>
          <w:rFonts w:cs="Arial"/>
          <w:sz w:val="20"/>
          <w:szCs w:val="20"/>
        </w:rPr>
        <w:t xml:space="preserve"> del flujo </w:t>
      </w:r>
      <w:r w:rsidR="008D01F3">
        <w:rPr>
          <w:rFonts w:cs="Arial"/>
          <w:sz w:val="20"/>
          <w:szCs w:val="20"/>
        </w:rPr>
        <w:t xml:space="preserve">alterno Opcional </w:t>
      </w:r>
      <w:hyperlink w:anchor="_5.2.2.1_AO01_Contratos" w:history="1">
        <w:r w:rsidR="008D01F3" w:rsidRPr="008D01F3">
          <w:rPr>
            <w:rStyle w:val="Hipervnculo"/>
            <w:rFonts w:cs="Arial"/>
            <w:b/>
            <w:sz w:val="20"/>
            <w:szCs w:val="20"/>
          </w:rPr>
          <w:t xml:space="preserve">AO01 </w:t>
        </w:r>
        <w:r w:rsidR="008D01F3">
          <w:rPr>
            <w:rStyle w:val="Hipervnculo"/>
            <w:rFonts w:cs="Arial"/>
            <w:b/>
            <w:sz w:val="20"/>
            <w:szCs w:val="20"/>
          </w:rPr>
          <w:t>Contratos</w:t>
        </w:r>
        <w:r w:rsidR="008D01F3" w:rsidRPr="008D01F3">
          <w:rPr>
            <w:rStyle w:val="Hipervnculo"/>
            <w:rFonts w:cs="Arial"/>
            <w:b/>
            <w:sz w:val="20"/>
            <w:szCs w:val="20"/>
          </w:rPr>
          <w:t xml:space="preserve"> Visitad</w:t>
        </w:r>
        <w:r w:rsidR="008D01F3">
          <w:rPr>
            <w:rStyle w:val="Hipervnculo"/>
            <w:rFonts w:cs="Arial"/>
            <w:b/>
            <w:sz w:val="20"/>
            <w:szCs w:val="20"/>
          </w:rPr>
          <w:t>os</w:t>
        </w:r>
      </w:hyperlink>
      <w:r>
        <w:rPr>
          <w:rFonts w:cs="Arial"/>
          <w:sz w:val="20"/>
          <w:szCs w:val="20"/>
        </w:rPr>
        <w:t xml:space="preserve"> </w:t>
      </w:r>
    </w:p>
    <w:p w:rsidR="003A2A9E" w:rsidRPr="00023287" w:rsidRDefault="00911D97" w:rsidP="003A2A9E">
      <w:pPr>
        <w:pStyle w:val="Prrafodelista"/>
        <w:numPr>
          <w:ilvl w:val="0"/>
          <w:numId w:val="33"/>
        </w:numPr>
        <w:jc w:val="both"/>
        <w:rPr>
          <w:rFonts w:cs="Arial"/>
          <w:sz w:val="20"/>
          <w:szCs w:val="20"/>
        </w:rPr>
      </w:pPr>
      <w:r>
        <w:rPr>
          <w:rFonts w:cs="Arial"/>
          <w:sz w:val="20"/>
          <w:szCs w:val="20"/>
        </w:rPr>
        <w:t>El si</w:t>
      </w:r>
      <w:r w:rsidR="003A2A9E" w:rsidRPr="00E86753">
        <w:rPr>
          <w:rFonts w:cs="Arial"/>
          <w:sz w:val="20"/>
          <w:szCs w:val="20"/>
        </w:rPr>
        <w:t>stema continúa en el</w:t>
      </w:r>
      <w:r w:rsidR="008D01F3">
        <w:rPr>
          <w:rFonts w:cs="Arial"/>
          <w:sz w:val="20"/>
          <w:szCs w:val="20"/>
        </w:rPr>
        <w:t xml:space="preserve"> paso donde fue invocado</w:t>
      </w:r>
    </w:p>
    <w:p w:rsidR="000C224B" w:rsidRPr="00753D20" w:rsidRDefault="000C224B" w:rsidP="00C721BB">
      <w:pPr>
        <w:pStyle w:val="Textoindependiente"/>
        <w:rPr>
          <w:lang w:val="es-ES" w:eastAsia="en-US"/>
        </w:rPr>
      </w:pPr>
    </w:p>
    <w:p w:rsidR="00481C4A" w:rsidRDefault="000C224B" w:rsidP="00C721BB">
      <w:pPr>
        <w:pStyle w:val="Ttulo1"/>
        <w:tabs>
          <w:tab w:val="clear" w:pos="720"/>
          <w:tab w:val="num" w:pos="284"/>
        </w:tabs>
        <w:autoSpaceDE/>
        <w:autoSpaceDN/>
        <w:adjustRightInd/>
        <w:ind w:left="431" w:hanging="431"/>
      </w:pPr>
      <w:bookmarkStart w:id="176" w:name="_Toc52616592"/>
      <w:bookmarkStart w:id="177" w:name="_Toc182735736"/>
      <w:bookmarkStart w:id="178" w:name="_Toc319410132"/>
      <w:bookmarkEnd w:id="173"/>
      <w:bookmarkEnd w:id="174"/>
      <w:r>
        <w:t>6</w:t>
      </w:r>
      <w:r>
        <w:tab/>
      </w:r>
      <w:proofErr w:type="spellStart"/>
      <w:r w:rsidR="00481C4A" w:rsidRPr="007A1FC8">
        <w:t>Poscondiciones</w:t>
      </w:r>
      <w:bookmarkEnd w:id="176"/>
      <w:bookmarkEnd w:id="177"/>
      <w:bookmarkEnd w:id="178"/>
      <w:proofErr w:type="spellEnd"/>
    </w:p>
    <w:p w:rsidR="00C463C1" w:rsidRDefault="00FA72C4" w:rsidP="00C721BB">
      <w:pPr>
        <w:pStyle w:val="Ttulo2"/>
        <w:widowControl w:val="0"/>
        <w:tabs>
          <w:tab w:val="num" w:pos="709"/>
          <w:tab w:val="left" w:pos="993"/>
        </w:tabs>
        <w:spacing w:before="120" w:after="60"/>
        <w:ind w:left="1428" w:hanging="1428"/>
        <w:jc w:val="both"/>
        <w:rPr>
          <w:rFonts w:cs="Arial"/>
        </w:rPr>
      </w:pPr>
      <w:bookmarkStart w:id="179" w:name="_Toc264539610"/>
      <w:bookmarkStart w:id="180" w:name="_Toc319410133"/>
      <w:r>
        <w:rPr>
          <w:rFonts w:cs="Arial"/>
        </w:rPr>
        <w:t>6.1</w:t>
      </w:r>
      <w:r>
        <w:rPr>
          <w:rFonts w:cs="Arial"/>
        </w:rPr>
        <w:tab/>
      </w:r>
      <w:bookmarkEnd w:id="179"/>
      <w:r>
        <w:rPr>
          <w:rFonts w:cs="Arial"/>
        </w:rPr>
        <w:t>Generales</w:t>
      </w:r>
      <w:bookmarkEnd w:id="180"/>
    </w:p>
    <w:p w:rsidR="00C463C1" w:rsidRDefault="008B6E03" w:rsidP="00C721BB">
      <w:pPr>
        <w:pStyle w:val="Prrafodelista"/>
        <w:numPr>
          <w:ilvl w:val="0"/>
          <w:numId w:val="12"/>
        </w:numPr>
        <w:jc w:val="both"/>
        <w:rPr>
          <w:rFonts w:cs="Arial"/>
          <w:sz w:val="20"/>
          <w:szCs w:val="20"/>
        </w:rPr>
      </w:pPr>
      <w:r>
        <w:rPr>
          <w:rFonts w:cs="Arial"/>
          <w:sz w:val="20"/>
          <w:szCs w:val="20"/>
        </w:rPr>
        <w:t>Actualización</w:t>
      </w:r>
      <w:r w:rsidR="00E101CF">
        <w:rPr>
          <w:rFonts w:cs="Arial"/>
          <w:sz w:val="20"/>
          <w:szCs w:val="20"/>
        </w:rPr>
        <w:t xml:space="preserve"> de </w:t>
      </w:r>
      <w:proofErr w:type="spellStart"/>
      <w:r w:rsidR="00E101CF">
        <w:rPr>
          <w:rFonts w:cs="Arial"/>
          <w:sz w:val="20"/>
          <w:szCs w:val="20"/>
        </w:rPr>
        <w:t>OrdenTrabajo</w:t>
      </w:r>
      <w:proofErr w:type="spellEnd"/>
      <w:r w:rsidR="00CA3295">
        <w:rPr>
          <w:rFonts w:cs="Arial"/>
          <w:sz w:val="20"/>
          <w:szCs w:val="20"/>
        </w:rPr>
        <w:t xml:space="preserve">, </w:t>
      </w:r>
      <w:proofErr w:type="spellStart"/>
      <w:r w:rsidR="00CA3295">
        <w:rPr>
          <w:rFonts w:cs="Arial"/>
          <w:sz w:val="20"/>
          <w:szCs w:val="20"/>
        </w:rPr>
        <w:t>ServicioContratado</w:t>
      </w:r>
      <w:proofErr w:type="spellEnd"/>
      <w:r w:rsidR="00E101CF">
        <w:rPr>
          <w:rFonts w:cs="Arial"/>
          <w:sz w:val="20"/>
          <w:szCs w:val="20"/>
        </w:rPr>
        <w:t xml:space="preserve"> y Suscriptor en el móvil</w:t>
      </w:r>
      <w:r w:rsidR="00086811">
        <w:rPr>
          <w:rFonts w:cs="Arial"/>
          <w:sz w:val="20"/>
          <w:szCs w:val="20"/>
        </w:rPr>
        <w:t>.</w:t>
      </w:r>
    </w:p>
    <w:p w:rsidR="005D3A6F" w:rsidRDefault="005D3A6F" w:rsidP="00C721BB">
      <w:pPr>
        <w:pStyle w:val="Prrafodelista"/>
        <w:numPr>
          <w:ilvl w:val="0"/>
          <w:numId w:val="12"/>
        </w:numPr>
        <w:jc w:val="both"/>
        <w:rPr>
          <w:rFonts w:cs="Arial"/>
          <w:sz w:val="20"/>
          <w:szCs w:val="20"/>
        </w:rPr>
      </w:pPr>
      <w:r>
        <w:rPr>
          <w:rFonts w:cs="Arial"/>
          <w:sz w:val="20"/>
          <w:szCs w:val="20"/>
        </w:rPr>
        <w:t xml:space="preserve">Actualización de </w:t>
      </w:r>
      <w:r w:rsidR="00C8520D">
        <w:rPr>
          <w:rFonts w:cs="Arial"/>
          <w:sz w:val="20"/>
          <w:szCs w:val="20"/>
        </w:rPr>
        <w:t xml:space="preserve">Jornada, </w:t>
      </w:r>
      <w:proofErr w:type="spellStart"/>
      <w:r w:rsidR="002A01B1" w:rsidRPr="00577AD3">
        <w:rPr>
          <w:rFonts w:cs="Arial"/>
          <w:sz w:val="20"/>
          <w:szCs w:val="20"/>
        </w:rPr>
        <w:t>SuscriptorVisitado</w:t>
      </w:r>
      <w:proofErr w:type="spellEnd"/>
      <w:r w:rsidR="002A01B1">
        <w:rPr>
          <w:rFonts w:cs="Arial"/>
          <w:sz w:val="20"/>
          <w:szCs w:val="20"/>
        </w:rPr>
        <w:t xml:space="preserve">, </w:t>
      </w:r>
      <w:r w:rsidR="00EF7321">
        <w:rPr>
          <w:rFonts w:cs="Arial"/>
          <w:sz w:val="20"/>
          <w:szCs w:val="20"/>
        </w:rPr>
        <w:t xml:space="preserve">Visita, </w:t>
      </w:r>
      <w:proofErr w:type="spellStart"/>
      <w:r>
        <w:rPr>
          <w:rFonts w:cs="Arial"/>
          <w:sz w:val="20"/>
          <w:szCs w:val="20"/>
        </w:rPr>
        <w:t>OrdenTrabajo</w:t>
      </w:r>
      <w:proofErr w:type="spellEnd"/>
      <w:r>
        <w:rPr>
          <w:rFonts w:cs="Arial"/>
          <w:sz w:val="20"/>
          <w:szCs w:val="20"/>
        </w:rPr>
        <w:t xml:space="preserve">, </w:t>
      </w:r>
      <w:proofErr w:type="spellStart"/>
      <w:r>
        <w:rPr>
          <w:rFonts w:cs="Arial"/>
          <w:sz w:val="20"/>
          <w:szCs w:val="20"/>
        </w:rPr>
        <w:t>ConsumoTrabajo</w:t>
      </w:r>
      <w:proofErr w:type="spellEnd"/>
      <w:r>
        <w:rPr>
          <w:rFonts w:cs="Arial"/>
          <w:sz w:val="20"/>
          <w:szCs w:val="20"/>
        </w:rPr>
        <w:t xml:space="preserve">, </w:t>
      </w:r>
      <w:proofErr w:type="spellStart"/>
      <w:r>
        <w:rPr>
          <w:rFonts w:cs="Arial"/>
          <w:sz w:val="20"/>
          <w:szCs w:val="20"/>
        </w:rPr>
        <w:t>ConsumoCableTrabajo</w:t>
      </w:r>
      <w:proofErr w:type="spellEnd"/>
      <w:r>
        <w:rPr>
          <w:rFonts w:cs="Arial"/>
          <w:sz w:val="20"/>
          <w:szCs w:val="20"/>
        </w:rPr>
        <w:t xml:space="preserve"> en el servidor.</w:t>
      </w:r>
    </w:p>
    <w:p w:rsidR="0017639D" w:rsidRDefault="0017639D" w:rsidP="00C721BB">
      <w:pPr>
        <w:pStyle w:val="Prrafodelista"/>
        <w:numPr>
          <w:ilvl w:val="0"/>
          <w:numId w:val="12"/>
        </w:numPr>
        <w:jc w:val="both"/>
        <w:rPr>
          <w:rFonts w:cs="Arial"/>
          <w:sz w:val="20"/>
          <w:szCs w:val="20"/>
        </w:rPr>
      </w:pPr>
      <w:r>
        <w:rPr>
          <w:rFonts w:cs="Arial"/>
          <w:sz w:val="20"/>
          <w:szCs w:val="20"/>
        </w:rPr>
        <w:t xml:space="preserve">Registro de la Recarga en el </w:t>
      </w:r>
      <w:r w:rsidR="00CA3295">
        <w:rPr>
          <w:rFonts w:cs="Arial"/>
          <w:sz w:val="20"/>
          <w:szCs w:val="20"/>
        </w:rPr>
        <w:t>móvil</w:t>
      </w:r>
      <w:r>
        <w:rPr>
          <w:rFonts w:cs="Arial"/>
          <w:sz w:val="20"/>
          <w:szCs w:val="20"/>
        </w:rPr>
        <w:t>.</w:t>
      </w:r>
    </w:p>
    <w:p w:rsidR="00CA3295" w:rsidRPr="00585A68" w:rsidRDefault="00CA3295" w:rsidP="00C721BB">
      <w:pPr>
        <w:pStyle w:val="Prrafodelista"/>
        <w:numPr>
          <w:ilvl w:val="0"/>
          <w:numId w:val="12"/>
        </w:numPr>
        <w:jc w:val="both"/>
        <w:rPr>
          <w:rFonts w:cs="Arial"/>
          <w:sz w:val="20"/>
          <w:szCs w:val="20"/>
        </w:rPr>
      </w:pPr>
      <w:r w:rsidRPr="00585A68">
        <w:rPr>
          <w:rFonts w:cs="Arial"/>
          <w:sz w:val="20"/>
          <w:szCs w:val="20"/>
        </w:rPr>
        <w:t>Actualización de la Recarga en el servidor.</w:t>
      </w:r>
    </w:p>
    <w:p w:rsidR="00CA3295" w:rsidRPr="00585A68" w:rsidRDefault="00CA3295" w:rsidP="00C721BB">
      <w:pPr>
        <w:pStyle w:val="Prrafodelista"/>
        <w:numPr>
          <w:ilvl w:val="0"/>
          <w:numId w:val="12"/>
        </w:numPr>
        <w:jc w:val="both"/>
        <w:rPr>
          <w:rFonts w:cs="Arial"/>
          <w:sz w:val="20"/>
          <w:szCs w:val="20"/>
        </w:rPr>
      </w:pPr>
      <w:r w:rsidRPr="00585A68">
        <w:rPr>
          <w:rFonts w:cs="Arial"/>
          <w:sz w:val="20"/>
          <w:szCs w:val="20"/>
        </w:rPr>
        <w:t>Actualización de la Requisición en el móvil.</w:t>
      </w:r>
    </w:p>
    <w:p w:rsidR="00AC77A9" w:rsidRPr="00585A68" w:rsidRDefault="00AC77A9" w:rsidP="00C721BB">
      <w:pPr>
        <w:pStyle w:val="Prrafodelista"/>
        <w:numPr>
          <w:ilvl w:val="0"/>
          <w:numId w:val="12"/>
        </w:numPr>
        <w:jc w:val="both"/>
        <w:rPr>
          <w:rFonts w:cs="Arial"/>
          <w:sz w:val="20"/>
          <w:szCs w:val="20"/>
        </w:rPr>
      </w:pPr>
      <w:r w:rsidRPr="00585A68">
        <w:rPr>
          <w:rFonts w:cs="Arial"/>
          <w:sz w:val="20"/>
          <w:szCs w:val="20"/>
        </w:rPr>
        <w:t>Eliminar visita de un contrato Visitado</w:t>
      </w:r>
    </w:p>
    <w:p w:rsidR="000F4F25" w:rsidRPr="00585A68" w:rsidRDefault="000F4F25" w:rsidP="000F4F25">
      <w:pPr>
        <w:pStyle w:val="Prrafodelista"/>
        <w:numPr>
          <w:ilvl w:val="0"/>
          <w:numId w:val="12"/>
        </w:numPr>
        <w:rPr>
          <w:rFonts w:cs="Arial"/>
          <w:sz w:val="20"/>
          <w:szCs w:val="20"/>
        </w:rPr>
      </w:pPr>
      <w:r w:rsidRPr="00585A68">
        <w:rPr>
          <w:rFonts w:cs="Arial"/>
          <w:sz w:val="20"/>
          <w:szCs w:val="20"/>
        </w:rPr>
        <w:t>Generación de la interfaz de salida para la Recarga y notificación a FYC</w:t>
      </w:r>
    </w:p>
    <w:p w:rsidR="00684709" w:rsidRDefault="00684709" w:rsidP="00684709">
      <w:pPr>
        <w:pStyle w:val="Prrafodelista"/>
        <w:numPr>
          <w:ilvl w:val="0"/>
          <w:numId w:val="12"/>
        </w:numPr>
        <w:rPr>
          <w:rFonts w:cs="Arial"/>
          <w:sz w:val="20"/>
          <w:szCs w:val="20"/>
        </w:rPr>
      </w:pPr>
      <w:r w:rsidRPr="00585A68">
        <w:rPr>
          <w:rFonts w:cs="Arial"/>
          <w:sz w:val="20"/>
          <w:szCs w:val="20"/>
        </w:rPr>
        <w:t>Generación de la interfaz</w:t>
      </w:r>
      <w:r>
        <w:rPr>
          <w:rFonts w:cs="Arial"/>
          <w:sz w:val="20"/>
          <w:szCs w:val="20"/>
        </w:rPr>
        <w:t xml:space="preserve"> de salida para la OrdenTrabajo</w:t>
      </w:r>
      <w:r w:rsidR="0093018C">
        <w:rPr>
          <w:rFonts w:cs="Arial"/>
          <w:sz w:val="20"/>
          <w:szCs w:val="20"/>
        </w:rPr>
        <w:t xml:space="preserve">, </w:t>
      </w:r>
      <w:r>
        <w:rPr>
          <w:rFonts w:cs="Arial"/>
          <w:sz w:val="20"/>
          <w:szCs w:val="20"/>
        </w:rPr>
        <w:t>notificación de Fin de Vista</w:t>
      </w:r>
      <w:r w:rsidR="0093018C">
        <w:rPr>
          <w:rFonts w:cs="Arial"/>
          <w:sz w:val="20"/>
          <w:szCs w:val="20"/>
        </w:rPr>
        <w:t xml:space="preserve"> y Suscriptor Visitado</w:t>
      </w:r>
      <w:r>
        <w:rPr>
          <w:rFonts w:cs="Arial"/>
          <w:sz w:val="20"/>
          <w:szCs w:val="20"/>
        </w:rPr>
        <w:t xml:space="preserve"> a FYC</w:t>
      </w:r>
    </w:p>
    <w:p w:rsidR="00D46945" w:rsidRDefault="00D46945" w:rsidP="00481C4A">
      <w:pPr>
        <w:rPr>
          <w:i/>
          <w:color w:val="0000FF"/>
          <w:sz w:val="20"/>
          <w:szCs w:val="20"/>
        </w:rPr>
      </w:pPr>
    </w:p>
    <w:p w:rsidR="00982AD1" w:rsidRDefault="005B40F2" w:rsidP="005B40F2">
      <w:pPr>
        <w:pStyle w:val="Ttulo2"/>
        <w:widowControl w:val="0"/>
        <w:tabs>
          <w:tab w:val="num" w:pos="709"/>
          <w:tab w:val="left" w:pos="993"/>
        </w:tabs>
        <w:spacing w:before="120" w:after="60"/>
        <w:ind w:left="1428" w:hanging="1428"/>
        <w:jc w:val="both"/>
        <w:rPr>
          <w:rFonts w:cs="Arial"/>
        </w:rPr>
      </w:pPr>
      <w:bookmarkStart w:id="181" w:name="_Toc319410134"/>
      <w:r>
        <w:rPr>
          <w:rFonts w:cs="Arial"/>
        </w:rPr>
        <w:t>6.2</w:t>
      </w:r>
      <w:r>
        <w:rPr>
          <w:rFonts w:cs="Arial"/>
        </w:rPr>
        <w:tab/>
      </w:r>
      <w:r w:rsidR="00982AD1">
        <w:rPr>
          <w:rFonts w:cs="Arial"/>
        </w:rPr>
        <w:t>Parámetros</w:t>
      </w:r>
      <w:bookmarkEnd w:id="181"/>
    </w:p>
    <w:p w:rsidR="00982AD1" w:rsidRDefault="00982AD1" w:rsidP="00982AD1">
      <w:pPr>
        <w:pStyle w:val="Prrafodelista"/>
        <w:numPr>
          <w:ilvl w:val="0"/>
          <w:numId w:val="23"/>
        </w:numPr>
        <w:jc w:val="both"/>
        <w:rPr>
          <w:sz w:val="20"/>
          <w:szCs w:val="20"/>
        </w:rPr>
      </w:pPr>
      <w:r w:rsidRPr="005B40F2">
        <w:rPr>
          <w:sz w:val="20"/>
          <w:szCs w:val="20"/>
        </w:rPr>
        <w:t>Identificación (Inicial/Final)</w:t>
      </w:r>
    </w:p>
    <w:p w:rsidR="00F679DB" w:rsidRDefault="00F679DB" w:rsidP="00982AD1">
      <w:pPr>
        <w:pStyle w:val="Prrafodelista"/>
        <w:numPr>
          <w:ilvl w:val="0"/>
          <w:numId w:val="23"/>
        </w:numPr>
        <w:jc w:val="both"/>
        <w:rPr>
          <w:sz w:val="20"/>
          <w:szCs w:val="20"/>
        </w:rPr>
      </w:pPr>
      <w:proofErr w:type="spellStart"/>
      <w:r>
        <w:rPr>
          <w:sz w:val="20"/>
          <w:szCs w:val="20"/>
        </w:rPr>
        <w:t>GenerarRecarga</w:t>
      </w:r>
      <w:proofErr w:type="spellEnd"/>
    </w:p>
    <w:p w:rsidR="00F679DB" w:rsidRDefault="00F679DB" w:rsidP="00F679DB">
      <w:pPr>
        <w:pStyle w:val="Prrafodelista"/>
        <w:numPr>
          <w:ilvl w:val="1"/>
          <w:numId w:val="23"/>
        </w:numPr>
        <w:ind w:left="851" w:hanging="425"/>
        <w:jc w:val="both"/>
        <w:rPr>
          <w:sz w:val="20"/>
          <w:szCs w:val="20"/>
        </w:rPr>
      </w:pPr>
      <w:proofErr w:type="spellStart"/>
      <w:r>
        <w:rPr>
          <w:sz w:val="20"/>
          <w:szCs w:val="20"/>
        </w:rPr>
        <w:t>ClaveCuadrilla</w:t>
      </w:r>
      <w:proofErr w:type="spellEnd"/>
    </w:p>
    <w:p w:rsidR="00F45B05" w:rsidRDefault="00F45B05" w:rsidP="00F679DB">
      <w:pPr>
        <w:pStyle w:val="Prrafodelista"/>
        <w:numPr>
          <w:ilvl w:val="1"/>
          <w:numId w:val="23"/>
        </w:numPr>
        <w:ind w:left="851" w:hanging="425"/>
        <w:jc w:val="both"/>
        <w:rPr>
          <w:sz w:val="20"/>
          <w:szCs w:val="20"/>
        </w:rPr>
      </w:pPr>
      <w:proofErr w:type="spellStart"/>
      <w:r>
        <w:rPr>
          <w:sz w:val="20"/>
          <w:szCs w:val="20"/>
        </w:rPr>
        <w:t>FechaAgenda</w:t>
      </w:r>
      <w:proofErr w:type="spellEnd"/>
    </w:p>
    <w:p w:rsidR="005029AC" w:rsidRDefault="005029AC" w:rsidP="005029AC">
      <w:pPr>
        <w:pStyle w:val="Prrafodelista"/>
        <w:numPr>
          <w:ilvl w:val="0"/>
          <w:numId w:val="23"/>
        </w:numPr>
        <w:jc w:val="both"/>
        <w:rPr>
          <w:sz w:val="20"/>
          <w:szCs w:val="20"/>
        </w:rPr>
      </w:pPr>
      <w:proofErr w:type="spellStart"/>
      <w:r>
        <w:rPr>
          <w:sz w:val="20"/>
          <w:szCs w:val="20"/>
        </w:rPr>
        <w:t>InicioVisitaSucriptor</w:t>
      </w:r>
      <w:proofErr w:type="spellEnd"/>
    </w:p>
    <w:p w:rsidR="005029AC" w:rsidRDefault="005029AC" w:rsidP="005029AC">
      <w:pPr>
        <w:pStyle w:val="Prrafodelista"/>
        <w:numPr>
          <w:ilvl w:val="1"/>
          <w:numId w:val="23"/>
        </w:numPr>
        <w:ind w:left="851" w:hanging="425"/>
        <w:jc w:val="both"/>
        <w:rPr>
          <w:sz w:val="20"/>
          <w:szCs w:val="20"/>
        </w:rPr>
      </w:pPr>
      <w:proofErr w:type="spellStart"/>
      <w:r>
        <w:rPr>
          <w:sz w:val="20"/>
          <w:szCs w:val="20"/>
        </w:rPr>
        <w:lastRenderedPageBreak/>
        <w:t>ClaveCuadrilla</w:t>
      </w:r>
      <w:proofErr w:type="spellEnd"/>
    </w:p>
    <w:p w:rsidR="005029AC" w:rsidRDefault="005029AC" w:rsidP="005029AC">
      <w:pPr>
        <w:pStyle w:val="Prrafodelista"/>
        <w:numPr>
          <w:ilvl w:val="1"/>
          <w:numId w:val="23"/>
        </w:numPr>
        <w:ind w:left="851" w:hanging="425"/>
        <w:jc w:val="both"/>
        <w:rPr>
          <w:sz w:val="20"/>
          <w:szCs w:val="20"/>
        </w:rPr>
      </w:pPr>
      <w:proofErr w:type="spellStart"/>
      <w:r>
        <w:rPr>
          <w:sz w:val="20"/>
          <w:szCs w:val="20"/>
        </w:rPr>
        <w:t>ClaveSuscriptor</w:t>
      </w:r>
      <w:proofErr w:type="spellEnd"/>
    </w:p>
    <w:p w:rsidR="005029AC" w:rsidRPr="005B40F2" w:rsidRDefault="005029AC" w:rsidP="005029AC">
      <w:pPr>
        <w:pStyle w:val="Prrafodelista"/>
        <w:numPr>
          <w:ilvl w:val="1"/>
          <w:numId w:val="23"/>
        </w:numPr>
        <w:ind w:left="851" w:hanging="425"/>
        <w:jc w:val="both"/>
        <w:rPr>
          <w:sz w:val="20"/>
          <w:szCs w:val="20"/>
        </w:rPr>
      </w:pPr>
      <w:proofErr w:type="spellStart"/>
      <w:r>
        <w:rPr>
          <w:sz w:val="20"/>
          <w:szCs w:val="20"/>
        </w:rPr>
        <w:t>FechaAgenda</w:t>
      </w:r>
      <w:proofErr w:type="spellEnd"/>
    </w:p>
    <w:p w:rsidR="005029AC" w:rsidRPr="00DE15C3" w:rsidRDefault="005029AC" w:rsidP="00F679DB">
      <w:pPr>
        <w:pStyle w:val="Prrafodelista"/>
        <w:numPr>
          <w:ilvl w:val="1"/>
          <w:numId w:val="23"/>
        </w:numPr>
        <w:ind w:left="851" w:hanging="425"/>
        <w:jc w:val="both"/>
        <w:rPr>
          <w:sz w:val="20"/>
          <w:szCs w:val="20"/>
        </w:rPr>
      </w:pPr>
      <w:proofErr w:type="spellStart"/>
      <w:r w:rsidRPr="00DE15C3">
        <w:rPr>
          <w:sz w:val="20"/>
          <w:szCs w:val="20"/>
        </w:rPr>
        <w:t>FinVisita</w:t>
      </w:r>
      <w:proofErr w:type="spellEnd"/>
    </w:p>
    <w:p w:rsidR="002A01B1" w:rsidRPr="00DE15C3" w:rsidRDefault="002A01B1" w:rsidP="002A01B1">
      <w:pPr>
        <w:pStyle w:val="Prrafodelista"/>
        <w:numPr>
          <w:ilvl w:val="0"/>
          <w:numId w:val="23"/>
        </w:numPr>
        <w:jc w:val="both"/>
        <w:rPr>
          <w:sz w:val="20"/>
          <w:szCs w:val="20"/>
        </w:rPr>
      </w:pPr>
      <w:proofErr w:type="spellStart"/>
      <w:r w:rsidRPr="00DE15C3">
        <w:rPr>
          <w:sz w:val="20"/>
          <w:szCs w:val="20"/>
        </w:rPr>
        <w:t>GenerarSucriptorVisitado</w:t>
      </w:r>
      <w:proofErr w:type="spellEnd"/>
    </w:p>
    <w:p w:rsidR="002A01B1" w:rsidRPr="00DE15C3" w:rsidRDefault="002A01B1" w:rsidP="002A01B1">
      <w:pPr>
        <w:pStyle w:val="Prrafodelista"/>
        <w:numPr>
          <w:ilvl w:val="1"/>
          <w:numId w:val="23"/>
        </w:numPr>
        <w:ind w:left="851" w:hanging="425"/>
        <w:jc w:val="both"/>
        <w:rPr>
          <w:sz w:val="20"/>
          <w:szCs w:val="20"/>
        </w:rPr>
      </w:pPr>
      <w:proofErr w:type="spellStart"/>
      <w:r w:rsidRPr="00DE15C3">
        <w:rPr>
          <w:sz w:val="20"/>
          <w:szCs w:val="20"/>
        </w:rPr>
        <w:t>ClaveSuscriptor</w:t>
      </w:r>
      <w:proofErr w:type="spellEnd"/>
    </w:p>
    <w:p w:rsidR="002A01B1" w:rsidRPr="00DE15C3" w:rsidRDefault="002A01B1" w:rsidP="002A01B1">
      <w:pPr>
        <w:pStyle w:val="Prrafodelista"/>
        <w:numPr>
          <w:ilvl w:val="1"/>
          <w:numId w:val="23"/>
        </w:numPr>
        <w:ind w:left="851" w:hanging="425"/>
        <w:jc w:val="both"/>
        <w:rPr>
          <w:sz w:val="20"/>
          <w:szCs w:val="20"/>
        </w:rPr>
      </w:pPr>
      <w:proofErr w:type="spellStart"/>
      <w:r w:rsidRPr="00DE15C3">
        <w:rPr>
          <w:sz w:val="20"/>
          <w:szCs w:val="20"/>
        </w:rPr>
        <w:t>IdVisita</w:t>
      </w:r>
      <w:proofErr w:type="spellEnd"/>
    </w:p>
    <w:p w:rsidR="00355E5A" w:rsidRPr="00DE15C3" w:rsidRDefault="00355E5A" w:rsidP="00355E5A">
      <w:pPr>
        <w:pStyle w:val="Prrafodelista"/>
        <w:numPr>
          <w:ilvl w:val="0"/>
          <w:numId w:val="23"/>
        </w:numPr>
        <w:jc w:val="both"/>
        <w:rPr>
          <w:sz w:val="20"/>
          <w:szCs w:val="20"/>
        </w:rPr>
      </w:pPr>
      <w:proofErr w:type="spellStart"/>
      <w:r w:rsidRPr="00DE15C3">
        <w:rPr>
          <w:sz w:val="20"/>
          <w:szCs w:val="20"/>
        </w:rPr>
        <w:t>GenerarConsumos</w:t>
      </w:r>
      <w:proofErr w:type="spellEnd"/>
    </w:p>
    <w:p w:rsidR="00355E5A" w:rsidRPr="00DE15C3" w:rsidRDefault="00355E5A" w:rsidP="00355E5A">
      <w:pPr>
        <w:pStyle w:val="Prrafodelista"/>
        <w:numPr>
          <w:ilvl w:val="1"/>
          <w:numId w:val="23"/>
        </w:numPr>
        <w:ind w:left="851" w:hanging="425"/>
        <w:jc w:val="both"/>
        <w:rPr>
          <w:sz w:val="20"/>
          <w:szCs w:val="20"/>
        </w:rPr>
      </w:pPr>
      <w:proofErr w:type="spellStart"/>
      <w:r w:rsidRPr="00DE15C3">
        <w:rPr>
          <w:sz w:val="20"/>
          <w:szCs w:val="20"/>
        </w:rPr>
        <w:t>FolioOrden</w:t>
      </w:r>
      <w:proofErr w:type="spellEnd"/>
    </w:p>
    <w:p w:rsidR="005029AC" w:rsidRPr="00DE15C3" w:rsidRDefault="005029AC" w:rsidP="005029AC">
      <w:pPr>
        <w:jc w:val="both"/>
        <w:rPr>
          <w:sz w:val="20"/>
          <w:szCs w:val="20"/>
        </w:rPr>
      </w:pPr>
    </w:p>
    <w:p w:rsidR="005B40F2" w:rsidRDefault="00982AD1" w:rsidP="005B40F2">
      <w:pPr>
        <w:pStyle w:val="Ttulo2"/>
        <w:widowControl w:val="0"/>
        <w:tabs>
          <w:tab w:val="num" w:pos="709"/>
          <w:tab w:val="left" w:pos="993"/>
        </w:tabs>
        <w:spacing w:before="120" w:after="60"/>
        <w:ind w:left="1428" w:hanging="1428"/>
        <w:jc w:val="both"/>
        <w:rPr>
          <w:rFonts w:cs="Arial"/>
        </w:rPr>
      </w:pPr>
      <w:bookmarkStart w:id="182" w:name="_Toc319410135"/>
      <w:r w:rsidRPr="00DE15C3">
        <w:rPr>
          <w:rFonts w:cs="Arial"/>
        </w:rPr>
        <w:t>6.3</w:t>
      </w:r>
      <w:r w:rsidRPr="00DE15C3">
        <w:rPr>
          <w:rFonts w:cs="Arial"/>
        </w:rPr>
        <w:tab/>
      </w:r>
      <w:r w:rsidR="005B40F2" w:rsidRPr="00DE15C3">
        <w:rPr>
          <w:rFonts w:cs="Arial"/>
        </w:rPr>
        <w:t>Sesión</w:t>
      </w:r>
      <w:bookmarkEnd w:id="182"/>
    </w:p>
    <w:p w:rsidR="006C4FDE" w:rsidRDefault="006C4FDE" w:rsidP="006C4FDE">
      <w:pPr>
        <w:pStyle w:val="Prrafodelista"/>
        <w:numPr>
          <w:ilvl w:val="0"/>
          <w:numId w:val="24"/>
        </w:numPr>
        <w:jc w:val="both"/>
        <w:rPr>
          <w:sz w:val="20"/>
          <w:szCs w:val="20"/>
        </w:rPr>
      </w:pPr>
      <w:r>
        <w:rPr>
          <w:sz w:val="20"/>
          <w:szCs w:val="20"/>
        </w:rPr>
        <w:t>Clave del Suscriptor</w:t>
      </w:r>
    </w:p>
    <w:p w:rsidR="00F40A51" w:rsidRDefault="00F40A51" w:rsidP="006C4FDE">
      <w:pPr>
        <w:pStyle w:val="Prrafodelista"/>
        <w:numPr>
          <w:ilvl w:val="0"/>
          <w:numId w:val="24"/>
        </w:numPr>
        <w:jc w:val="both"/>
        <w:rPr>
          <w:sz w:val="20"/>
          <w:szCs w:val="20"/>
        </w:rPr>
      </w:pPr>
      <w:r>
        <w:rPr>
          <w:sz w:val="20"/>
          <w:szCs w:val="20"/>
        </w:rPr>
        <w:t>Folio de la Orden</w:t>
      </w:r>
    </w:p>
    <w:p w:rsidR="005B40F2" w:rsidRDefault="005B40F2" w:rsidP="00481C4A">
      <w:pPr>
        <w:rPr>
          <w:i/>
          <w:color w:val="0000FF"/>
          <w:sz w:val="20"/>
          <w:szCs w:val="20"/>
        </w:rPr>
      </w:pPr>
    </w:p>
    <w:p w:rsidR="005B40F2" w:rsidRPr="004D45D6" w:rsidRDefault="005B40F2" w:rsidP="00481C4A">
      <w:pPr>
        <w:rPr>
          <w:i/>
          <w:color w:val="0000FF"/>
          <w:sz w:val="20"/>
          <w:szCs w:val="20"/>
        </w:rPr>
      </w:pPr>
    </w:p>
    <w:p w:rsidR="00D46945" w:rsidRPr="00D46945" w:rsidRDefault="000C224B" w:rsidP="00200213">
      <w:pPr>
        <w:pStyle w:val="Ttulo1"/>
        <w:tabs>
          <w:tab w:val="clear" w:pos="720"/>
          <w:tab w:val="num" w:pos="284"/>
        </w:tabs>
        <w:autoSpaceDE/>
        <w:autoSpaceDN/>
        <w:adjustRightInd/>
        <w:ind w:left="431" w:hanging="431"/>
      </w:pPr>
      <w:bookmarkStart w:id="183" w:name="_Toc319410136"/>
      <w:r>
        <w:t>7</w:t>
      </w:r>
      <w:r>
        <w:tab/>
      </w:r>
      <w:r w:rsidR="00D46945">
        <w:t>Anexos</w:t>
      </w:r>
      <w:bookmarkEnd w:id="183"/>
    </w:p>
    <w:p w:rsidR="00200213" w:rsidRPr="00200213" w:rsidRDefault="00200213" w:rsidP="00200213">
      <w:pPr>
        <w:pStyle w:val="InfoBlue"/>
        <w:rPr>
          <w:i w:val="0"/>
          <w:color w:val="auto"/>
        </w:rPr>
      </w:pPr>
      <w:r w:rsidRPr="00200213">
        <w:rPr>
          <w:i w:val="0"/>
          <w:color w:val="auto"/>
        </w:rPr>
        <w:t>N/A</w:t>
      </w:r>
    </w:p>
    <w:p w:rsidR="005334F4" w:rsidRDefault="000C224B" w:rsidP="007F4C05">
      <w:pPr>
        <w:pStyle w:val="Ttulo1"/>
        <w:tabs>
          <w:tab w:val="clear" w:pos="720"/>
          <w:tab w:val="num" w:pos="432"/>
        </w:tabs>
        <w:autoSpaceDE/>
        <w:autoSpaceDN/>
        <w:adjustRightInd/>
        <w:spacing w:before="120" w:after="60"/>
      </w:pPr>
      <w:bookmarkStart w:id="184" w:name="_Toc319410137"/>
      <w:bookmarkStart w:id="185" w:name="_Toc207014958"/>
      <w:bookmarkStart w:id="186" w:name="_Toc207088193"/>
      <w:bookmarkEnd w:id="0"/>
      <w:bookmarkEnd w:id="1"/>
      <w:r>
        <w:t>8</w:t>
      </w:r>
      <w:r>
        <w:tab/>
      </w:r>
      <w:r w:rsidR="00160034">
        <w:t>Diagramas</w:t>
      </w:r>
      <w:bookmarkEnd w:id="184"/>
    </w:p>
    <w:p w:rsidR="009425B8" w:rsidRPr="006F21B8" w:rsidRDefault="009425B8" w:rsidP="009425B8">
      <w:pPr>
        <w:rPr>
          <w:sz w:val="20"/>
          <w:szCs w:val="20"/>
          <w:lang w:val="es-MX" w:eastAsia="es-MX"/>
        </w:rPr>
      </w:pPr>
      <w:r w:rsidRPr="006F21B8">
        <w:rPr>
          <w:sz w:val="20"/>
          <w:szCs w:val="20"/>
          <w:lang w:val="es-MX" w:eastAsia="es-MX"/>
        </w:rPr>
        <w:t xml:space="preserve">El diagrama de clases se encuentra en el proyecto de modelo </w:t>
      </w:r>
      <w:proofErr w:type="spellStart"/>
      <w:r w:rsidRPr="006F21B8">
        <w:rPr>
          <w:sz w:val="20"/>
          <w:szCs w:val="20"/>
          <w:lang w:val="es-MX" w:eastAsia="es-MX"/>
        </w:rPr>
        <w:t>pryMovil_MEGACABLE</w:t>
      </w:r>
      <w:proofErr w:type="spellEnd"/>
      <w:r w:rsidRPr="006F21B8">
        <w:rPr>
          <w:sz w:val="20"/>
          <w:szCs w:val="20"/>
          <w:lang w:val="es-MX" w:eastAsia="es-MX"/>
        </w:rPr>
        <w:t>\</w:t>
      </w:r>
      <w:proofErr w:type="spellStart"/>
      <w:r w:rsidRPr="006F21B8">
        <w:rPr>
          <w:sz w:val="20"/>
          <w:szCs w:val="20"/>
          <w:lang w:val="es-MX" w:eastAsia="es-MX"/>
        </w:rPr>
        <w:t>Logical</w:t>
      </w:r>
      <w:proofErr w:type="spellEnd"/>
      <w:r w:rsidRPr="006F21B8">
        <w:rPr>
          <w:sz w:val="20"/>
          <w:szCs w:val="20"/>
          <w:lang w:val="es-MX" w:eastAsia="es-MX"/>
        </w:rPr>
        <w:t xml:space="preserve"> View\</w:t>
      </w:r>
      <w:r w:rsidRPr="006F21B8">
        <w:rPr>
          <w:sz w:val="20"/>
          <w:szCs w:val="20"/>
        </w:rPr>
        <w:t xml:space="preserve"> </w:t>
      </w:r>
      <w:r w:rsidR="00FA72C4">
        <w:rPr>
          <w:sz w:val="20"/>
          <w:szCs w:val="20"/>
          <w:lang w:val="es-MX" w:eastAsia="es-MX"/>
        </w:rPr>
        <w:t>Clases\CL_MOV\DCL_MOV\DCL</w:t>
      </w:r>
      <w:r w:rsidR="00A52611">
        <w:rPr>
          <w:sz w:val="20"/>
          <w:szCs w:val="20"/>
          <w:lang w:val="es-MX" w:eastAsia="es-MX"/>
        </w:rPr>
        <w:t>CUMEGMOV08</w:t>
      </w:r>
    </w:p>
    <w:p w:rsidR="009425B8" w:rsidRPr="006F21B8" w:rsidRDefault="009425B8" w:rsidP="009425B8">
      <w:pPr>
        <w:ind w:left="-993"/>
        <w:rPr>
          <w:sz w:val="20"/>
          <w:szCs w:val="20"/>
          <w:lang w:val="es-MX" w:eastAsia="es-MX"/>
        </w:rPr>
      </w:pPr>
    </w:p>
    <w:p w:rsidR="009425B8" w:rsidRPr="006F21B8" w:rsidRDefault="009425B8" w:rsidP="009425B8">
      <w:pPr>
        <w:rPr>
          <w:sz w:val="20"/>
          <w:szCs w:val="20"/>
          <w:lang w:val="es-MX" w:eastAsia="es-MX"/>
        </w:rPr>
      </w:pPr>
      <w:r w:rsidRPr="006F21B8">
        <w:rPr>
          <w:sz w:val="20"/>
          <w:szCs w:val="20"/>
          <w:lang w:val="es-MX" w:eastAsia="es-MX"/>
        </w:rPr>
        <w:t xml:space="preserve">El diagrama de secuencia se encuentra en el proyecto de modelo </w:t>
      </w:r>
      <w:proofErr w:type="spellStart"/>
      <w:r w:rsidRPr="006F21B8">
        <w:rPr>
          <w:sz w:val="20"/>
          <w:szCs w:val="20"/>
          <w:lang w:val="es-MX" w:eastAsia="es-MX"/>
        </w:rPr>
        <w:t>pryMovil_MEGACABLE</w:t>
      </w:r>
      <w:proofErr w:type="spellEnd"/>
      <w:r w:rsidRPr="006F21B8">
        <w:rPr>
          <w:sz w:val="20"/>
          <w:szCs w:val="20"/>
          <w:lang w:val="es-MX" w:eastAsia="es-MX"/>
        </w:rPr>
        <w:t>\Use Case View\</w:t>
      </w:r>
      <w:r w:rsidRPr="006F21B8">
        <w:rPr>
          <w:sz w:val="20"/>
          <w:szCs w:val="20"/>
        </w:rPr>
        <w:t>Casos de Uso\</w:t>
      </w:r>
      <w:r w:rsidR="00FA72C4">
        <w:rPr>
          <w:sz w:val="20"/>
          <w:szCs w:val="20"/>
          <w:lang w:val="es-MX" w:eastAsia="es-MX"/>
        </w:rPr>
        <w:t>CU_MOV</w:t>
      </w:r>
      <w:r w:rsidRPr="006F21B8">
        <w:rPr>
          <w:sz w:val="20"/>
          <w:szCs w:val="20"/>
          <w:lang w:val="es-MX" w:eastAsia="es-MX"/>
        </w:rPr>
        <w:t>\</w:t>
      </w:r>
      <w:r w:rsidR="00C463C1">
        <w:rPr>
          <w:sz w:val="20"/>
          <w:szCs w:val="20"/>
          <w:lang w:val="es-MX" w:eastAsia="es-MX"/>
        </w:rPr>
        <w:t xml:space="preserve">Consultar </w:t>
      </w:r>
      <w:r w:rsidR="005F442F">
        <w:rPr>
          <w:sz w:val="20"/>
          <w:szCs w:val="20"/>
          <w:lang w:val="es-MX" w:eastAsia="es-MX"/>
        </w:rPr>
        <w:t>Suscriptor\DS</w:t>
      </w:r>
      <w:r w:rsidR="00A52611">
        <w:rPr>
          <w:sz w:val="20"/>
          <w:szCs w:val="20"/>
          <w:lang w:val="es-MX" w:eastAsia="es-MX"/>
        </w:rPr>
        <w:t>CUMEGMOV08</w:t>
      </w:r>
      <w:r w:rsidR="00DE329D">
        <w:rPr>
          <w:sz w:val="20"/>
          <w:szCs w:val="20"/>
          <w:lang w:val="es-MX" w:eastAsia="es-MX"/>
        </w:rPr>
        <w:t>,  DSAX01CUMEGMOV08</w:t>
      </w:r>
    </w:p>
    <w:p w:rsidR="005334F4" w:rsidRDefault="005334F4" w:rsidP="005334F4">
      <w:pPr>
        <w:rPr>
          <w:lang w:val="es-MX" w:eastAsia="es-MX"/>
        </w:rPr>
      </w:pPr>
    </w:p>
    <w:p w:rsidR="00200213" w:rsidRDefault="00200213">
      <w:pPr>
        <w:rPr>
          <w:rFonts w:cs="Arial"/>
          <w:b/>
          <w:bCs/>
          <w:lang w:val="es-MX" w:eastAsia="es-MX"/>
        </w:rPr>
      </w:pPr>
      <w:r>
        <w:br w:type="page"/>
      </w:r>
    </w:p>
    <w:p w:rsidR="00160034" w:rsidRDefault="00160034" w:rsidP="009F7D78">
      <w:pPr>
        <w:pStyle w:val="Ttulo1"/>
        <w:numPr>
          <w:ilvl w:val="0"/>
          <w:numId w:val="12"/>
        </w:numPr>
        <w:tabs>
          <w:tab w:val="clear" w:pos="720"/>
        </w:tabs>
        <w:autoSpaceDE/>
        <w:autoSpaceDN/>
        <w:adjustRightInd/>
        <w:spacing w:before="120" w:after="60"/>
      </w:pPr>
      <w:bookmarkStart w:id="187" w:name="_Toc319410138"/>
      <w:r>
        <w:lastRenderedPageBreak/>
        <w:t>Propuesta de Pantallas</w:t>
      </w:r>
      <w:bookmarkEnd w:id="187"/>
    </w:p>
    <w:p w:rsidR="00200213" w:rsidRDefault="009F7D78" w:rsidP="009F7D78">
      <w:pPr>
        <w:jc w:val="center"/>
      </w:pPr>
      <w:r>
        <w:object w:dxaOrig="4951"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40.5pt" o:ole="">
            <v:imagedata r:id="rId81" o:title=""/>
          </v:shape>
          <o:OLEObject Type="Embed" ProgID="Visio.Drawing.11" ShapeID="_x0000_i1025" DrawAspect="Content" ObjectID="_1393316751" r:id="rId82"/>
        </w:object>
      </w:r>
    </w:p>
    <w:p w:rsidR="009F7D78" w:rsidRDefault="00E50706" w:rsidP="00200213">
      <w:pPr>
        <w:jc w:val="center"/>
      </w:pPr>
      <w:r>
        <w:object w:dxaOrig="5073" w:dyaOrig="6207">
          <v:shape id="_x0000_i1026" type="#_x0000_t75" style="width:235.5pt;height:288.75pt" o:ole="">
            <v:imagedata r:id="rId83" o:title=""/>
          </v:shape>
          <o:OLEObject Type="Embed" ProgID="Visio.Drawing.11" ShapeID="_x0000_i1026" DrawAspect="Content" ObjectID="_1393316752" r:id="rId84"/>
        </w:object>
      </w:r>
    </w:p>
    <w:p w:rsidR="009F7D78" w:rsidRDefault="00E50706" w:rsidP="00200213">
      <w:pPr>
        <w:jc w:val="center"/>
      </w:pPr>
      <w:r>
        <w:object w:dxaOrig="5073" w:dyaOrig="6207">
          <v:shape id="_x0000_i1027" type="#_x0000_t75" style="width:246pt;height:300.75pt" o:ole="">
            <v:imagedata r:id="rId85" o:title=""/>
          </v:shape>
          <o:OLEObject Type="Embed" ProgID="Visio.Drawing.11" ShapeID="_x0000_i1027" DrawAspect="Content" ObjectID="_1393316753" r:id="rId86"/>
        </w:object>
      </w:r>
    </w:p>
    <w:p w:rsidR="009F7D78" w:rsidRDefault="009F7D78" w:rsidP="00200213">
      <w:pPr>
        <w:jc w:val="center"/>
      </w:pPr>
    </w:p>
    <w:p w:rsidR="009425B8" w:rsidRDefault="00AC6284" w:rsidP="00555A5F">
      <w:pPr>
        <w:jc w:val="center"/>
      </w:pPr>
      <w:r>
        <w:object w:dxaOrig="4951" w:dyaOrig="811">
          <v:shape id="_x0000_i1028" type="#_x0000_t75" style="width:247.5pt;height:40.5pt" o:ole="">
            <v:imagedata r:id="rId87" o:title=""/>
          </v:shape>
          <o:OLEObject Type="Embed" ProgID="Visio.Drawing.11" ShapeID="_x0000_i1028" DrawAspect="Content" ObjectID="_1393316754" r:id="rId88"/>
        </w:object>
      </w:r>
    </w:p>
    <w:p w:rsidR="00AC6284" w:rsidRDefault="00AC6284" w:rsidP="00555A5F">
      <w:pPr>
        <w:jc w:val="center"/>
      </w:pPr>
      <w:r>
        <w:object w:dxaOrig="10562" w:dyaOrig="6207">
          <v:shape id="_x0000_i1029" type="#_x0000_t75" style="width:498.75pt;height:293.25pt" o:ole="">
            <v:imagedata r:id="rId89" o:title=""/>
          </v:shape>
          <o:OLEObject Type="Embed" ProgID="Visio.Drawing.11" ShapeID="_x0000_i1029" DrawAspect="Content" ObjectID="_1393316755" r:id="rId90"/>
        </w:object>
      </w:r>
    </w:p>
    <w:p w:rsidR="00200213" w:rsidRDefault="00200213" w:rsidP="00200213">
      <w:pPr>
        <w:jc w:val="center"/>
      </w:pPr>
    </w:p>
    <w:p w:rsidR="008A48B8" w:rsidRDefault="008A48B8" w:rsidP="00200213">
      <w:pPr>
        <w:jc w:val="center"/>
        <w:rPr>
          <w:lang w:val="es-MX" w:eastAsia="es-MX"/>
        </w:rPr>
      </w:pPr>
    </w:p>
    <w:p w:rsidR="008A48B8" w:rsidRDefault="008A48B8">
      <w:pPr>
        <w:rPr>
          <w:lang w:val="es-MX" w:eastAsia="es-MX"/>
        </w:rPr>
      </w:pPr>
      <w:r>
        <w:rPr>
          <w:lang w:val="es-MX" w:eastAsia="es-MX"/>
        </w:rPr>
        <w:br w:type="page"/>
      </w:r>
    </w:p>
    <w:p w:rsidR="008A48B8" w:rsidRDefault="00C31333" w:rsidP="00200213">
      <w:pPr>
        <w:jc w:val="center"/>
      </w:pPr>
      <w:r>
        <w:object w:dxaOrig="5009" w:dyaOrig="811">
          <v:shape id="_x0000_i1030" type="#_x0000_t75" style="width:235.5pt;height:38.25pt" o:ole="">
            <v:imagedata r:id="rId91" o:title=""/>
          </v:shape>
          <o:OLEObject Type="Embed" ProgID="Visio.Drawing.11" ShapeID="_x0000_i1030" DrawAspect="Content" ObjectID="_1393316756" r:id="rId92"/>
        </w:object>
      </w:r>
    </w:p>
    <w:p w:rsidR="008A48B8" w:rsidRDefault="00C31333" w:rsidP="00200213">
      <w:pPr>
        <w:jc w:val="center"/>
      </w:pPr>
      <w:r>
        <w:object w:dxaOrig="5073" w:dyaOrig="6207">
          <v:shape id="_x0000_i1031" type="#_x0000_t75" style="width:219.75pt;height:268.5pt" o:ole="">
            <v:imagedata r:id="rId93" o:title=""/>
          </v:shape>
          <o:OLEObject Type="Embed" ProgID="Visio.Drawing.11" ShapeID="_x0000_i1031" DrawAspect="Content" ObjectID="_1393316757" r:id="rId94"/>
        </w:object>
      </w:r>
    </w:p>
    <w:p w:rsidR="009F7D78" w:rsidRDefault="00C31333" w:rsidP="00200213">
      <w:pPr>
        <w:jc w:val="center"/>
      </w:pPr>
      <w:r>
        <w:object w:dxaOrig="4950" w:dyaOrig="811">
          <v:shape id="_x0000_i1032" type="#_x0000_t75" style="width:228.75pt;height:38.25pt" o:ole="">
            <v:imagedata r:id="rId95" o:title=""/>
          </v:shape>
          <o:OLEObject Type="Embed" ProgID="Visio.Drawing.11" ShapeID="_x0000_i1032" DrawAspect="Content" ObjectID="_1393316758" r:id="rId96"/>
        </w:object>
      </w:r>
    </w:p>
    <w:p w:rsidR="009F7D78" w:rsidRDefault="009F7D78" w:rsidP="00200213">
      <w:pPr>
        <w:jc w:val="center"/>
      </w:pPr>
    </w:p>
    <w:p w:rsidR="00200213" w:rsidRDefault="00C31333" w:rsidP="00200213">
      <w:pPr>
        <w:jc w:val="center"/>
        <w:rPr>
          <w:lang w:val="es-MX" w:eastAsia="es-MX"/>
        </w:rPr>
      </w:pPr>
      <w:r>
        <w:object w:dxaOrig="5073" w:dyaOrig="6207">
          <v:shape id="_x0000_i1033" type="#_x0000_t75" style="width:231.75pt;height:284.25pt" o:ole="">
            <v:imagedata r:id="rId97" o:title=""/>
          </v:shape>
          <o:OLEObject Type="Embed" ProgID="Visio.Drawing.11" ShapeID="_x0000_i1033" DrawAspect="Content" ObjectID="_1393316759" r:id="rId98"/>
        </w:object>
      </w:r>
    </w:p>
    <w:p w:rsidR="007F4C05" w:rsidRDefault="000C224B" w:rsidP="007F4C05">
      <w:pPr>
        <w:pStyle w:val="Ttulo1"/>
        <w:tabs>
          <w:tab w:val="clear" w:pos="720"/>
          <w:tab w:val="num" w:pos="432"/>
        </w:tabs>
        <w:autoSpaceDE/>
        <w:autoSpaceDN/>
        <w:adjustRightInd/>
        <w:spacing w:before="120" w:after="60"/>
      </w:pPr>
      <w:bookmarkStart w:id="188" w:name="_Toc319410139"/>
      <w:r>
        <w:lastRenderedPageBreak/>
        <w:t>10</w:t>
      </w:r>
      <w:r>
        <w:tab/>
      </w:r>
      <w:r w:rsidR="007F4C05">
        <w:t>Firmas de Aceptación</w:t>
      </w:r>
      <w:bookmarkEnd w:id="185"/>
      <w:bookmarkEnd w:id="186"/>
      <w:bookmarkEnd w:id="188"/>
    </w:p>
    <w:p w:rsidR="00200213" w:rsidRPr="005E463A" w:rsidRDefault="00200213" w:rsidP="00200213">
      <w:pPr>
        <w:pStyle w:val="Listaconvietas"/>
      </w:pPr>
    </w:p>
    <w:p w:rsidR="00200213" w:rsidRDefault="00200213" w:rsidP="00200213">
      <w:pPr>
        <w:pStyle w:val="Listaconvietas"/>
      </w:pPr>
    </w:p>
    <w:p w:rsidR="00200213" w:rsidRDefault="00200213" w:rsidP="00200213">
      <w:pPr>
        <w:pStyle w:val="Listaconvieta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tblGrid>
      <w:tr w:rsidR="00200213" w:rsidRPr="00200213" w:rsidTr="006B0B7B">
        <w:tc>
          <w:tcPr>
            <w:tcW w:w="3227" w:type="dxa"/>
            <w:tcBorders>
              <w:top w:val="nil"/>
              <w:left w:val="nil"/>
              <w:bottom w:val="single" w:sz="4" w:space="0" w:color="auto"/>
              <w:right w:val="nil"/>
            </w:tcBorders>
          </w:tcPr>
          <w:p w:rsidR="00200213" w:rsidRPr="00200213" w:rsidRDefault="00200213" w:rsidP="006B0B7B">
            <w:pPr>
              <w:pStyle w:val="Listaconvietas"/>
              <w:rPr>
                <w:i w:val="0"/>
                <w:color w:val="auto"/>
              </w:rPr>
            </w:pPr>
          </w:p>
        </w:tc>
      </w:tr>
      <w:tr w:rsidR="00200213" w:rsidRPr="00200213" w:rsidTr="006B0B7B">
        <w:tc>
          <w:tcPr>
            <w:tcW w:w="3227" w:type="dxa"/>
            <w:tcBorders>
              <w:top w:val="single" w:sz="4" w:space="0" w:color="auto"/>
              <w:left w:val="nil"/>
              <w:bottom w:val="nil"/>
              <w:right w:val="nil"/>
            </w:tcBorders>
          </w:tcPr>
          <w:p w:rsidR="00200213" w:rsidRPr="00200213" w:rsidRDefault="00200213" w:rsidP="006B0B7B">
            <w:pPr>
              <w:pStyle w:val="Listaconvietas"/>
              <w:rPr>
                <w:i w:val="0"/>
                <w:color w:val="auto"/>
              </w:rPr>
            </w:pPr>
            <w:r w:rsidRPr="00200213">
              <w:rPr>
                <w:i w:val="0"/>
                <w:color w:val="auto"/>
              </w:rPr>
              <w:t>Gilberto Ochoa</w:t>
            </w:r>
          </w:p>
        </w:tc>
      </w:tr>
      <w:tr w:rsidR="00200213" w:rsidRPr="00200213" w:rsidTr="006B0B7B">
        <w:tc>
          <w:tcPr>
            <w:tcW w:w="3227" w:type="dxa"/>
            <w:tcBorders>
              <w:top w:val="nil"/>
              <w:left w:val="nil"/>
              <w:bottom w:val="nil"/>
              <w:right w:val="nil"/>
            </w:tcBorders>
          </w:tcPr>
          <w:p w:rsidR="00200213" w:rsidRPr="00200213" w:rsidRDefault="00200213" w:rsidP="006B0B7B">
            <w:pPr>
              <w:pStyle w:val="Listaconvietas"/>
              <w:rPr>
                <w:i w:val="0"/>
                <w:color w:val="auto"/>
              </w:rPr>
            </w:pPr>
            <w:r w:rsidRPr="00200213">
              <w:rPr>
                <w:i w:val="0"/>
                <w:color w:val="auto"/>
              </w:rPr>
              <w:t>Responsable del Proyecto / Gerente de Ventas Occ - Amesol</w:t>
            </w:r>
          </w:p>
        </w:tc>
      </w:tr>
      <w:tr w:rsidR="00200213" w:rsidRPr="00200213" w:rsidTr="006B0B7B">
        <w:tc>
          <w:tcPr>
            <w:tcW w:w="3227" w:type="dxa"/>
            <w:tcBorders>
              <w:top w:val="nil"/>
              <w:left w:val="nil"/>
              <w:bottom w:val="nil"/>
              <w:right w:val="nil"/>
            </w:tcBorders>
          </w:tcPr>
          <w:p w:rsidR="00200213" w:rsidRPr="00200213" w:rsidRDefault="002A3913" w:rsidP="00142D69">
            <w:pPr>
              <w:pStyle w:val="Listaconvietas"/>
              <w:rPr>
                <w:i w:val="0"/>
                <w:color w:val="auto"/>
              </w:rPr>
            </w:pPr>
            <w:r>
              <w:rPr>
                <w:i w:val="0"/>
                <w:color w:val="auto"/>
              </w:rPr>
              <w:t>25</w:t>
            </w:r>
            <w:r w:rsidR="00200213" w:rsidRPr="00200213">
              <w:rPr>
                <w:i w:val="0"/>
                <w:color w:val="auto"/>
              </w:rPr>
              <w:t>/0</w:t>
            </w:r>
            <w:r w:rsidR="00142D69">
              <w:rPr>
                <w:i w:val="0"/>
                <w:color w:val="auto"/>
              </w:rPr>
              <w:t>8</w:t>
            </w:r>
            <w:r w:rsidR="00200213" w:rsidRPr="00200213">
              <w:rPr>
                <w:i w:val="0"/>
                <w:color w:val="auto"/>
              </w:rPr>
              <w:t>/2010</w:t>
            </w:r>
          </w:p>
        </w:tc>
      </w:tr>
    </w:tbl>
    <w:tbl>
      <w:tblPr>
        <w:tblpPr w:leftFromText="141" w:rightFromText="141" w:vertAnchor="text" w:horzAnchor="page" w:tblpX="6634" w:tblpY="-2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tblGrid>
      <w:tr w:rsidR="00200213" w:rsidRPr="00200213" w:rsidTr="006B0B7B">
        <w:tc>
          <w:tcPr>
            <w:tcW w:w="3227" w:type="dxa"/>
            <w:tcBorders>
              <w:top w:val="nil"/>
              <w:left w:val="nil"/>
              <w:bottom w:val="single" w:sz="4" w:space="0" w:color="auto"/>
              <w:right w:val="nil"/>
            </w:tcBorders>
          </w:tcPr>
          <w:p w:rsidR="00200213" w:rsidRPr="00200213" w:rsidRDefault="00200213" w:rsidP="006B0B7B">
            <w:pPr>
              <w:pStyle w:val="Listaconvietas"/>
              <w:rPr>
                <w:i w:val="0"/>
                <w:color w:val="auto"/>
              </w:rPr>
            </w:pPr>
          </w:p>
        </w:tc>
      </w:tr>
      <w:tr w:rsidR="00200213" w:rsidRPr="00200213" w:rsidTr="006B0B7B">
        <w:tc>
          <w:tcPr>
            <w:tcW w:w="3227" w:type="dxa"/>
            <w:tcBorders>
              <w:top w:val="single" w:sz="4" w:space="0" w:color="auto"/>
              <w:left w:val="nil"/>
              <w:bottom w:val="nil"/>
              <w:right w:val="nil"/>
            </w:tcBorders>
          </w:tcPr>
          <w:p w:rsidR="00200213" w:rsidRPr="00200213" w:rsidRDefault="00200213" w:rsidP="006B0B7B">
            <w:pPr>
              <w:pStyle w:val="Listaconvietas"/>
              <w:rPr>
                <w:i w:val="0"/>
                <w:color w:val="auto"/>
              </w:rPr>
            </w:pPr>
            <w:r w:rsidRPr="00200213">
              <w:rPr>
                <w:i w:val="0"/>
                <w:color w:val="auto"/>
              </w:rPr>
              <w:t>Omar Cornejo</w:t>
            </w:r>
          </w:p>
        </w:tc>
      </w:tr>
      <w:tr w:rsidR="00200213" w:rsidRPr="00200213" w:rsidTr="006B0B7B">
        <w:tc>
          <w:tcPr>
            <w:tcW w:w="3227" w:type="dxa"/>
            <w:tcBorders>
              <w:top w:val="nil"/>
              <w:left w:val="nil"/>
              <w:bottom w:val="nil"/>
              <w:right w:val="nil"/>
            </w:tcBorders>
          </w:tcPr>
          <w:p w:rsidR="00200213" w:rsidRPr="00200213" w:rsidRDefault="00200213" w:rsidP="006B0B7B">
            <w:pPr>
              <w:pStyle w:val="Listaconvietas"/>
              <w:rPr>
                <w:i w:val="0"/>
                <w:color w:val="auto"/>
              </w:rPr>
            </w:pPr>
            <w:r w:rsidRPr="00200213">
              <w:rPr>
                <w:i w:val="0"/>
                <w:color w:val="auto"/>
              </w:rPr>
              <w:t>Responsable del Proyecto/ Gerente de Atención a Clientes – Megacable</w:t>
            </w:r>
          </w:p>
        </w:tc>
      </w:tr>
      <w:tr w:rsidR="00200213" w:rsidRPr="00200213" w:rsidTr="006B0B7B">
        <w:tc>
          <w:tcPr>
            <w:tcW w:w="3227" w:type="dxa"/>
            <w:tcBorders>
              <w:top w:val="nil"/>
              <w:left w:val="nil"/>
              <w:bottom w:val="nil"/>
              <w:right w:val="nil"/>
            </w:tcBorders>
          </w:tcPr>
          <w:p w:rsidR="00200213" w:rsidRPr="00200213" w:rsidRDefault="002A3913" w:rsidP="006B0B7B">
            <w:pPr>
              <w:pStyle w:val="Listaconvietas"/>
              <w:rPr>
                <w:i w:val="0"/>
                <w:color w:val="auto"/>
              </w:rPr>
            </w:pPr>
            <w:r>
              <w:rPr>
                <w:i w:val="0"/>
                <w:color w:val="auto"/>
              </w:rPr>
              <w:t>25</w:t>
            </w:r>
            <w:r w:rsidRPr="00200213">
              <w:rPr>
                <w:i w:val="0"/>
                <w:color w:val="auto"/>
              </w:rPr>
              <w:t>/0</w:t>
            </w:r>
            <w:r>
              <w:rPr>
                <w:i w:val="0"/>
                <w:color w:val="auto"/>
              </w:rPr>
              <w:t>8</w:t>
            </w:r>
            <w:r w:rsidRPr="00200213">
              <w:rPr>
                <w:i w:val="0"/>
                <w:color w:val="auto"/>
              </w:rPr>
              <w:t>/2010</w:t>
            </w:r>
          </w:p>
        </w:tc>
      </w:tr>
    </w:tbl>
    <w:p w:rsidR="00200213" w:rsidRPr="00200213" w:rsidRDefault="00200213" w:rsidP="00200213">
      <w:pPr>
        <w:pStyle w:val="Listaconvietas"/>
        <w:rPr>
          <w:i w:val="0"/>
          <w:color w:val="auto"/>
        </w:rPr>
      </w:pPr>
    </w:p>
    <w:p w:rsidR="00200213" w:rsidRPr="00200213" w:rsidRDefault="00200213" w:rsidP="00200213">
      <w:pPr>
        <w:pStyle w:val="Listaconvietas"/>
        <w:rPr>
          <w:i w:val="0"/>
          <w:color w:val="auto"/>
        </w:rPr>
      </w:pPr>
    </w:p>
    <w:p w:rsidR="00200213" w:rsidRPr="00200213" w:rsidRDefault="00200213" w:rsidP="00200213">
      <w:pPr>
        <w:pStyle w:val="Listaconvietas"/>
        <w:rPr>
          <w:i w:val="0"/>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tblGrid>
      <w:tr w:rsidR="00200213" w:rsidRPr="00200213" w:rsidTr="006B0B7B">
        <w:tc>
          <w:tcPr>
            <w:tcW w:w="3227" w:type="dxa"/>
            <w:tcBorders>
              <w:top w:val="nil"/>
              <w:left w:val="nil"/>
              <w:bottom w:val="single" w:sz="4" w:space="0" w:color="auto"/>
              <w:right w:val="nil"/>
            </w:tcBorders>
          </w:tcPr>
          <w:p w:rsidR="00200213" w:rsidRPr="00200213" w:rsidRDefault="00200213" w:rsidP="006B0B7B">
            <w:pPr>
              <w:pStyle w:val="Listaconvietas"/>
              <w:rPr>
                <w:i w:val="0"/>
                <w:color w:val="auto"/>
              </w:rPr>
            </w:pPr>
          </w:p>
        </w:tc>
      </w:tr>
      <w:tr w:rsidR="00200213" w:rsidRPr="00200213" w:rsidTr="006B0B7B">
        <w:tc>
          <w:tcPr>
            <w:tcW w:w="3227" w:type="dxa"/>
            <w:tcBorders>
              <w:top w:val="single" w:sz="4" w:space="0" w:color="auto"/>
              <w:left w:val="nil"/>
              <w:bottom w:val="nil"/>
              <w:right w:val="nil"/>
            </w:tcBorders>
          </w:tcPr>
          <w:p w:rsidR="00200213" w:rsidRPr="00200213" w:rsidRDefault="00200213" w:rsidP="006B0B7B">
            <w:pPr>
              <w:pStyle w:val="Listaconvietas"/>
              <w:rPr>
                <w:i w:val="0"/>
                <w:color w:val="auto"/>
              </w:rPr>
            </w:pPr>
            <w:r w:rsidRPr="00200213">
              <w:rPr>
                <w:i w:val="0"/>
                <w:color w:val="auto"/>
              </w:rPr>
              <w:t>José María Alcalá</w:t>
            </w:r>
          </w:p>
        </w:tc>
      </w:tr>
      <w:tr w:rsidR="00200213" w:rsidRPr="00200213" w:rsidTr="006B0B7B">
        <w:tc>
          <w:tcPr>
            <w:tcW w:w="3227" w:type="dxa"/>
            <w:tcBorders>
              <w:top w:val="nil"/>
              <w:left w:val="nil"/>
              <w:bottom w:val="nil"/>
              <w:right w:val="nil"/>
            </w:tcBorders>
          </w:tcPr>
          <w:p w:rsidR="00200213" w:rsidRPr="00200213" w:rsidRDefault="00200213" w:rsidP="006B0B7B">
            <w:pPr>
              <w:pStyle w:val="Listaconvietas"/>
              <w:rPr>
                <w:i w:val="0"/>
                <w:color w:val="auto"/>
              </w:rPr>
            </w:pPr>
            <w:r w:rsidRPr="00200213">
              <w:rPr>
                <w:i w:val="0"/>
                <w:color w:val="auto"/>
              </w:rPr>
              <w:t>Líder del Proyecto / Ejecutivo de Cuentas Corporativas - Amesol</w:t>
            </w:r>
          </w:p>
        </w:tc>
      </w:tr>
      <w:tr w:rsidR="00200213" w:rsidRPr="00200213" w:rsidTr="006B0B7B">
        <w:tc>
          <w:tcPr>
            <w:tcW w:w="3227" w:type="dxa"/>
            <w:tcBorders>
              <w:top w:val="nil"/>
              <w:left w:val="nil"/>
              <w:bottom w:val="nil"/>
              <w:right w:val="nil"/>
            </w:tcBorders>
          </w:tcPr>
          <w:p w:rsidR="00200213" w:rsidRPr="00200213" w:rsidRDefault="002A3913" w:rsidP="006B0B7B">
            <w:pPr>
              <w:pStyle w:val="Listaconvietas"/>
              <w:rPr>
                <w:i w:val="0"/>
                <w:color w:val="auto"/>
              </w:rPr>
            </w:pPr>
            <w:r>
              <w:rPr>
                <w:i w:val="0"/>
                <w:color w:val="auto"/>
              </w:rPr>
              <w:t>25</w:t>
            </w:r>
            <w:r w:rsidRPr="00200213">
              <w:rPr>
                <w:i w:val="0"/>
                <w:color w:val="auto"/>
              </w:rPr>
              <w:t>/0</w:t>
            </w:r>
            <w:r>
              <w:rPr>
                <w:i w:val="0"/>
                <w:color w:val="auto"/>
              </w:rPr>
              <w:t>8</w:t>
            </w:r>
            <w:r w:rsidRPr="00200213">
              <w:rPr>
                <w:i w:val="0"/>
                <w:color w:val="auto"/>
              </w:rPr>
              <w:t>/2010</w:t>
            </w:r>
          </w:p>
        </w:tc>
      </w:tr>
    </w:tbl>
    <w:p w:rsidR="00200213" w:rsidRPr="00200213" w:rsidRDefault="00200213" w:rsidP="00200213">
      <w:pPr>
        <w:pStyle w:val="Listaconvietas"/>
        <w:rPr>
          <w:i w:val="0"/>
          <w:color w:val="auto"/>
        </w:rPr>
      </w:pPr>
    </w:p>
    <w:tbl>
      <w:tblPr>
        <w:tblpPr w:leftFromText="141" w:rightFromText="141" w:vertAnchor="text" w:horzAnchor="page" w:tblpX="6634" w:tblpY="-2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tblGrid>
      <w:tr w:rsidR="00200213" w:rsidRPr="00200213" w:rsidTr="006B0B7B">
        <w:tc>
          <w:tcPr>
            <w:tcW w:w="3227" w:type="dxa"/>
            <w:tcBorders>
              <w:top w:val="nil"/>
              <w:left w:val="nil"/>
              <w:bottom w:val="single" w:sz="4" w:space="0" w:color="auto"/>
              <w:right w:val="nil"/>
            </w:tcBorders>
          </w:tcPr>
          <w:p w:rsidR="00200213" w:rsidRPr="00200213" w:rsidRDefault="00200213" w:rsidP="006B0B7B">
            <w:pPr>
              <w:pStyle w:val="Listaconvietas"/>
              <w:rPr>
                <w:i w:val="0"/>
                <w:color w:val="auto"/>
              </w:rPr>
            </w:pPr>
          </w:p>
        </w:tc>
      </w:tr>
      <w:tr w:rsidR="00200213" w:rsidRPr="00200213" w:rsidTr="006B0B7B">
        <w:tc>
          <w:tcPr>
            <w:tcW w:w="3227" w:type="dxa"/>
            <w:tcBorders>
              <w:top w:val="single" w:sz="4" w:space="0" w:color="auto"/>
              <w:left w:val="nil"/>
              <w:bottom w:val="nil"/>
              <w:right w:val="nil"/>
            </w:tcBorders>
          </w:tcPr>
          <w:p w:rsidR="00200213" w:rsidRPr="00200213" w:rsidRDefault="00200213" w:rsidP="006B0B7B">
            <w:pPr>
              <w:pStyle w:val="Listaconvietas"/>
              <w:rPr>
                <w:i w:val="0"/>
                <w:color w:val="auto"/>
              </w:rPr>
            </w:pPr>
            <w:r w:rsidRPr="00200213">
              <w:rPr>
                <w:i w:val="0"/>
                <w:color w:val="auto"/>
              </w:rPr>
              <w:t>Leopoldo Padilla</w:t>
            </w:r>
          </w:p>
        </w:tc>
      </w:tr>
      <w:tr w:rsidR="00200213" w:rsidRPr="00200213" w:rsidTr="006B0B7B">
        <w:tc>
          <w:tcPr>
            <w:tcW w:w="3227" w:type="dxa"/>
            <w:tcBorders>
              <w:top w:val="nil"/>
              <w:left w:val="nil"/>
              <w:bottom w:val="nil"/>
              <w:right w:val="nil"/>
            </w:tcBorders>
          </w:tcPr>
          <w:p w:rsidR="00200213" w:rsidRPr="00200213" w:rsidRDefault="00200213" w:rsidP="006B0B7B">
            <w:pPr>
              <w:pStyle w:val="Listaconvietas"/>
              <w:rPr>
                <w:i w:val="0"/>
                <w:color w:val="auto"/>
              </w:rPr>
            </w:pPr>
            <w:r w:rsidRPr="00200213">
              <w:rPr>
                <w:i w:val="0"/>
                <w:color w:val="auto"/>
              </w:rPr>
              <w:t>Líder de Proyecto /  Ingeniero de Proyectos - Megacable</w:t>
            </w:r>
          </w:p>
        </w:tc>
      </w:tr>
      <w:tr w:rsidR="00200213" w:rsidRPr="00200213" w:rsidTr="006B0B7B">
        <w:tc>
          <w:tcPr>
            <w:tcW w:w="3227" w:type="dxa"/>
            <w:tcBorders>
              <w:top w:val="nil"/>
              <w:left w:val="nil"/>
              <w:bottom w:val="nil"/>
              <w:right w:val="nil"/>
            </w:tcBorders>
          </w:tcPr>
          <w:p w:rsidR="00200213" w:rsidRPr="00200213" w:rsidRDefault="002A3913" w:rsidP="006B0B7B">
            <w:pPr>
              <w:pStyle w:val="Listaconvietas"/>
              <w:rPr>
                <w:i w:val="0"/>
                <w:color w:val="auto"/>
              </w:rPr>
            </w:pPr>
            <w:r>
              <w:rPr>
                <w:i w:val="0"/>
                <w:color w:val="auto"/>
              </w:rPr>
              <w:t>25</w:t>
            </w:r>
            <w:r w:rsidRPr="00200213">
              <w:rPr>
                <w:i w:val="0"/>
                <w:color w:val="auto"/>
              </w:rPr>
              <w:t>/0</w:t>
            </w:r>
            <w:r>
              <w:rPr>
                <w:i w:val="0"/>
                <w:color w:val="auto"/>
              </w:rPr>
              <w:t>8</w:t>
            </w:r>
            <w:r w:rsidRPr="00200213">
              <w:rPr>
                <w:i w:val="0"/>
                <w:color w:val="auto"/>
              </w:rPr>
              <w:t>/2010</w:t>
            </w:r>
          </w:p>
        </w:tc>
      </w:tr>
    </w:tbl>
    <w:p w:rsidR="00200213" w:rsidRPr="00200213" w:rsidRDefault="00200213" w:rsidP="00200213"/>
    <w:p w:rsidR="00200213" w:rsidRPr="00200213" w:rsidRDefault="00200213" w:rsidP="00200213">
      <w:pPr>
        <w:rPr>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tblGrid>
      <w:tr w:rsidR="00200213" w:rsidRPr="00200213" w:rsidTr="006B0B7B">
        <w:tc>
          <w:tcPr>
            <w:tcW w:w="3227" w:type="dxa"/>
            <w:tcBorders>
              <w:top w:val="nil"/>
              <w:left w:val="nil"/>
              <w:bottom w:val="single" w:sz="4" w:space="0" w:color="auto"/>
              <w:right w:val="nil"/>
            </w:tcBorders>
          </w:tcPr>
          <w:p w:rsidR="00200213" w:rsidRPr="00200213" w:rsidRDefault="00200213" w:rsidP="006B0B7B">
            <w:pPr>
              <w:pStyle w:val="Listaconvietas"/>
              <w:rPr>
                <w:i w:val="0"/>
                <w:color w:val="auto"/>
              </w:rPr>
            </w:pPr>
          </w:p>
        </w:tc>
      </w:tr>
      <w:tr w:rsidR="00200213" w:rsidRPr="00200213" w:rsidTr="006B0B7B">
        <w:tc>
          <w:tcPr>
            <w:tcW w:w="3227" w:type="dxa"/>
            <w:tcBorders>
              <w:top w:val="single" w:sz="4" w:space="0" w:color="auto"/>
              <w:left w:val="nil"/>
              <w:bottom w:val="nil"/>
              <w:right w:val="nil"/>
            </w:tcBorders>
          </w:tcPr>
          <w:p w:rsidR="00200213" w:rsidRPr="00200213" w:rsidRDefault="00200213" w:rsidP="006B0B7B">
            <w:pPr>
              <w:pStyle w:val="Listaconvietas"/>
              <w:rPr>
                <w:i w:val="0"/>
                <w:color w:val="auto"/>
              </w:rPr>
            </w:pPr>
            <w:r w:rsidRPr="00200213">
              <w:rPr>
                <w:i w:val="0"/>
                <w:color w:val="auto"/>
              </w:rPr>
              <w:t>Ana Lizza Pasindo González</w:t>
            </w:r>
          </w:p>
        </w:tc>
      </w:tr>
      <w:tr w:rsidR="00200213" w:rsidRPr="00200213" w:rsidTr="006B0B7B">
        <w:tc>
          <w:tcPr>
            <w:tcW w:w="3227" w:type="dxa"/>
            <w:tcBorders>
              <w:top w:val="nil"/>
              <w:left w:val="nil"/>
              <w:bottom w:val="nil"/>
              <w:right w:val="nil"/>
            </w:tcBorders>
          </w:tcPr>
          <w:p w:rsidR="00200213" w:rsidRPr="00200213" w:rsidRDefault="00200213" w:rsidP="006B0B7B">
            <w:pPr>
              <w:pStyle w:val="Listaconvietas"/>
              <w:rPr>
                <w:i w:val="0"/>
                <w:color w:val="auto"/>
              </w:rPr>
            </w:pPr>
            <w:r w:rsidRPr="00200213">
              <w:rPr>
                <w:i w:val="0"/>
                <w:color w:val="auto"/>
              </w:rPr>
              <w:t>Analista / Departamento Ingenieria - Amesol</w:t>
            </w:r>
          </w:p>
        </w:tc>
      </w:tr>
      <w:tr w:rsidR="00200213" w:rsidRPr="00200213" w:rsidTr="006B0B7B">
        <w:tc>
          <w:tcPr>
            <w:tcW w:w="3227" w:type="dxa"/>
            <w:tcBorders>
              <w:top w:val="nil"/>
              <w:left w:val="nil"/>
              <w:bottom w:val="nil"/>
              <w:right w:val="nil"/>
            </w:tcBorders>
          </w:tcPr>
          <w:p w:rsidR="00200213" w:rsidRPr="00200213" w:rsidRDefault="002A3913" w:rsidP="006B0B7B">
            <w:pPr>
              <w:pStyle w:val="Listaconvietas"/>
              <w:rPr>
                <w:i w:val="0"/>
                <w:color w:val="auto"/>
              </w:rPr>
            </w:pPr>
            <w:r>
              <w:rPr>
                <w:i w:val="0"/>
                <w:color w:val="auto"/>
              </w:rPr>
              <w:t>25</w:t>
            </w:r>
            <w:r w:rsidRPr="00200213">
              <w:rPr>
                <w:i w:val="0"/>
                <w:color w:val="auto"/>
              </w:rPr>
              <w:t>/0</w:t>
            </w:r>
            <w:r>
              <w:rPr>
                <w:i w:val="0"/>
                <w:color w:val="auto"/>
              </w:rPr>
              <w:t>8</w:t>
            </w:r>
            <w:r w:rsidRPr="00200213">
              <w:rPr>
                <w:i w:val="0"/>
                <w:color w:val="auto"/>
              </w:rPr>
              <w:t>/2010</w:t>
            </w:r>
          </w:p>
        </w:tc>
      </w:tr>
    </w:tbl>
    <w:p w:rsidR="009F63D6" w:rsidRDefault="009F63D6" w:rsidP="007F60EF">
      <w:pPr>
        <w:rPr>
          <w:lang w:val="es-MX"/>
        </w:rPr>
      </w:pPr>
    </w:p>
    <w:p w:rsidR="009F63D6" w:rsidRDefault="009F63D6" w:rsidP="007F60EF">
      <w:pPr>
        <w:rPr>
          <w:lang w:val="es-MX"/>
        </w:rPr>
      </w:pPr>
    </w:p>
    <w:sectPr w:rsidR="009F63D6" w:rsidSect="003E5D6F">
      <w:headerReference w:type="default" r:id="rId99"/>
      <w:footerReference w:type="even" r:id="rId100"/>
      <w:footerReference w:type="default" r:id="rId101"/>
      <w:headerReference w:type="first" r:id="rId102"/>
      <w:pgSz w:w="12242" w:h="15842" w:code="1"/>
      <w:pgMar w:top="1412" w:right="1134" w:bottom="1134" w:left="1134"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229A" w:rsidRDefault="00B1229A" w:rsidP="00514F06">
      <w:pPr>
        <w:pStyle w:val="Ttulo1"/>
      </w:pPr>
      <w:r>
        <w:separator/>
      </w:r>
    </w:p>
  </w:endnote>
  <w:endnote w:type="continuationSeparator" w:id="0">
    <w:p w:rsidR="00B1229A" w:rsidRDefault="00B1229A" w:rsidP="00514F06">
      <w:pPr>
        <w:pStyle w:val="Ttulo1"/>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ill Sans Light">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E25" w:rsidRDefault="00327E2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327E25" w:rsidRDefault="00327E2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35" w:type="dxa"/>
      <w:tblLayout w:type="fixed"/>
      <w:tblCellMar>
        <w:left w:w="70" w:type="dxa"/>
        <w:right w:w="70" w:type="dxa"/>
      </w:tblCellMar>
      <w:tblLook w:val="0000" w:firstRow="0" w:lastRow="0" w:firstColumn="0" w:lastColumn="0" w:noHBand="0" w:noVBand="0"/>
    </w:tblPr>
    <w:tblGrid>
      <w:gridCol w:w="3331"/>
      <w:gridCol w:w="3331"/>
      <w:gridCol w:w="3473"/>
    </w:tblGrid>
    <w:tr w:rsidR="00327E25" w:rsidRPr="00596B48" w:rsidTr="00B01427">
      <w:trPr>
        <w:trHeight w:val="539"/>
      </w:trPr>
      <w:tc>
        <w:tcPr>
          <w:tcW w:w="3331" w:type="dxa"/>
        </w:tcPr>
        <w:p w:rsidR="00327E25" w:rsidRPr="00596B48" w:rsidRDefault="00327E25" w:rsidP="00FE1CAC">
          <w:pPr>
            <w:pStyle w:val="Piedepgina"/>
            <w:tabs>
              <w:tab w:val="left" w:pos="3191"/>
            </w:tabs>
            <w:rPr>
              <w:rFonts w:ascii="Arial" w:hAnsi="Arial" w:cs="Arial"/>
            </w:rPr>
          </w:pPr>
          <w:r>
            <w:rPr>
              <w:noProof/>
              <w:lang w:val="es-MX" w:eastAsia="es-MX"/>
            </w:rPr>
            <w:drawing>
              <wp:inline distT="0" distB="0" distL="0" distR="0" wp14:anchorId="0B952475" wp14:editId="73A44C61">
                <wp:extent cx="1240013" cy="361950"/>
                <wp:effectExtent l="0" t="0" r="0" b="0"/>
                <wp:docPr id="2" name="Imagen 2" descr="logo_amesol_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amesol_mexic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2669" cy="362725"/>
                        </a:xfrm>
                        <a:prstGeom prst="rect">
                          <a:avLst/>
                        </a:prstGeom>
                        <a:noFill/>
                        <a:ln>
                          <a:noFill/>
                        </a:ln>
                      </pic:spPr>
                    </pic:pic>
                  </a:graphicData>
                </a:graphic>
              </wp:inline>
            </w:drawing>
          </w:r>
        </w:p>
      </w:tc>
      <w:tc>
        <w:tcPr>
          <w:tcW w:w="3331" w:type="dxa"/>
        </w:tcPr>
        <w:p w:rsidR="00327E25" w:rsidRDefault="00327E25" w:rsidP="00A75047">
          <w:pPr>
            <w:pStyle w:val="Piedepgina"/>
            <w:jc w:val="center"/>
            <w:rPr>
              <w:rFonts w:ascii="Arial" w:hAnsi="Arial" w:cs="Arial"/>
            </w:rPr>
          </w:pPr>
          <w:r w:rsidRPr="00B01427">
            <w:rPr>
              <w:rFonts w:ascii="Arial" w:hAnsi="Arial" w:cs="Arial"/>
            </w:rPr>
            <w:t>©</w:t>
          </w:r>
          <w:r>
            <w:rPr>
              <w:rFonts w:ascii="Arial" w:hAnsi="Arial" w:cs="Arial"/>
            </w:rPr>
            <w:t xml:space="preserve"> Megacable</w:t>
          </w:r>
        </w:p>
        <w:p w:rsidR="00327E25" w:rsidRPr="00B01427" w:rsidRDefault="00327E25" w:rsidP="00A75047">
          <w:pPr>
            <w:pStyle w:val="Piedepgina"/>
            <w:jc w:val="center"/>
            <w:rPr>
              <w:rFonts w:ascii="Arial" w:hAnsi="Arial" w:cs="Arial"/>
            </w:rPr>
          </w:pPr>
          <w:r>
            <w:rPr>
              <w:rFonts w:ascii="Arial" w:hAnsi="Arial" w:cs="Arial"/>
            </w:rPr>
            <w:t>Comunicaciones</w:t>
          </w:r>
          <w:r w:rsidRPr="00B01427">
            <w:rPr>
              <w:rFonts w:ascii="Arial" w:hAnsi="Arial" w:cs="Arial"/>
            </w:rPr>
            <w:t>, 20</w:t>
          </w:r>
          <w:r>
            <w:rPr>
              <w:rFonts w:ascii="Arial" w:hAnsi="Arial" w:cs="Arial"/>
            </w:rPr>
            <w:t>10</w:t>
          </w:r>
        </w:p>
      </w:tc>
      <w:tc>
        <w:tcPr>
          <w:tcW w:w="3473" w:type="dxa"/>
        </w:tcPr>
        <w:p w:rsidR="00327E25" w:rsidRPr="00596B48" w:rsidRDefault="00327E25">
          <w:pPr>
            <w:pStyle w:val="Piedepgina"/>
            <w:jc w:val="right"/>
            <w:rPr>
              <w:rFonts w:ascii="Arial" w:hAnsi="Arial" w:cs="Arial"/>
            </w:rPr>
          </w:pPr>
          <w:r w:rsidRPr="00281F91">
            <w:rPr>
              <w:rFonts w:ascii="Arial" w:hAnsi="Arial" w:cs="Arial"/>
            </w:rPr>
            <w:t xml:space="preserve">Página </w:t>
          </w:r>
          <w:r w:rsidRPr="00281F91">
            <w:rPr>
              <w:rFonts w:ascii="Arial" w:hAnsi="Arial" w:cs="Arial"/>
            </w:rPr>
            <w:fldChar w:fldCharType="begin"/>
          </w:r>
          <w:r w:rsidRPr="00281F91">
            <w:rPr>
              <w:rFonts w:ascii="Arial" w:hAnsi="Arial" w:cs="Arial"/>
            </w:rPr>
            <w:instrText xml:space="preserve"> PAGE </w:instrText>
          </w:r>
          <w:r w:rsidRPr="00281F91">
            <w:rPr>
              <w:rFonts w:ascii="Arial" w:hAnsi="Arial" w:cs="Arial"/>
            </w:rPr>
            <w:fldChar w:fldCharType="separate"/>
          </w:r>
          <w:r w:rsidR="00612FE8">
            <w:rPr>
              <w:rFonts w:ascii="Arial" w:hAnsi="Arial" w:cs="Arial"/>
              <w:noProof/>
            </w:rPr>
            <w:t>16</w:t>
          </w:r>
          <w:r w:rsidRPr="00281F91">
            <w:rPr>
              <w:rFonts w:ascii="Arial" w:hAnsi="Arial" w:cs="Arial"/>
            </w:rPr>
            <w:fldChar w:fldCharType="end"/>
          </w:r>
          <w:r w:rsidRPr="00281F91">
            <w:rPr>
              <w:rFonts w:ascii="Arial" w:hAnsi="Arial" w:cs="Arial"/>
            </w:rPr>
            <w:t xml:space="preserve"> de </w:t>
          </w:r>
          <w:r w:rsidRPr="00281F91">
            <w:rPr>
              <w:rFonts w:ascii="Arial" w:hAnsi="Arial" w:cs="Arial"/>
            </w:rPr>
            <w:fldChar w:fldCharType="begin"/>
          </w:r>
          <w:r w:rsidRPr="00281F91">
            <w:rPr>
              <w:rFonts w:ascii="Arial" w:hAnsi="Arial" w:cs="Arial"/>
            </w:rPr>
            <w:instrText xml:space="preserve"> NUMPAGES </w:instrText>
          </w:r>
          <w:r w:rsidRPr="00281F91">
            <w:rPr>
              <w:rFonts w:ascii="Arial" w:hAnsi="Arial" w:cs="Arial"/>
            </w:rPr>
            <w:fldChar w:fldCharType="separate"/>
          </w:r>
          <w:r w:rsidR="00612FE8">
            <w:rPr>
              <w:rFonts w:ascii="Arial" w:hAnsi="Arial" w:cs="Arial"/>
              <w:noProof/>
            </w:rPr>
            <w:t>22</w:t>
          </w:r>
          <w:r w:rsidRPr="00281F91">
            <w:rPr>
              <w:rFonts w:ascii="Arial" w:hAnsi="Arial" w:cs="Arial"/>
            </w:rPr>
            <w:fldChar w:fldCharType="end"/>
          </w:r>
        </w:p>
      </w:tc>
    </w:tr>
  </w:tbl>
  <w:p w:rsidR="00327E25" w:rsidRPr="00596B48" w:rsidRDefault="00327E25" w:rsidP="00B0142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229A" w:rsidRDefault="00B1229A" w:rsidP="00514F06">
      <w:pPr>
        <w:pStyle w:val="Ttulo1"/>
      </w:pPr>
      <w:r>
        <w:separator/>
      </w:r>
    </w:p>
  </w:footnote>
  <w:footnote w:type="continuationSeparator" w:id="0">
    <w:p w:rsidR="00B1229A" w:rsidRDefault="00B1229A" w:rsidP="00514F06">
      <w:pPr>
        <w:pStyle w:val="Ttulo1"/>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04"/>
      <w:gridCol w:w="4893"/>
    </w:tblGrid>
    <w:tr w:rsidR="00327E25" w:rsidRPr="00375A5D" w:rsidTr="003E5D6F">
      <w:tc>
        <w:tcPr>
          <w:tcW w:w="4604" w:type="dxa"/>
        </w:tcPr>
        <w:p w:rsidR="00327E25" w:rsidRPr="00375A5D" w:rsidRDefault="00327E25" w:rsidP="00894B60">
          <w:pPr>
            <w:tabs>
              <w:tab w:val="left" w:pos="5070"/>
            </w:tabs>
            <w:jc w:val="both"/>
            <w:rPr>
              <w:rFonts w:ascii="Tahoma" w:hAnsi="Tahoma" w:cs="Tahoma"/>
              <w:sz w:val="20"/>
              <w:szCs w:val="20"/>
            </w:rPr>
          </w:pPr>
          <w:r w:rsidRPr="00375A5D">
            <w:rPr>
              <w:rFonts w:ascii="Tahoma" w:hAnsi="Tahoma" w:cs="Tahoma"/>
              <w:sz w:val="20"/>
              <w:szCs w:val="20"/>
            </w:rPr>
            <w:t>Especificación de casos de uso</w:t>
          </w:r>
        </w:p>
      </w:tc>
      <w:tc>
        <w:tcPr>
          <w:tcW w:w="4893" w:type="dxa"/>
        </w:tcPr>
        <w:p w:rsidR="00327E25" w:rsidRPr="00375A5D" w:rsidRDefault="00327E25" w:rsidP="006258C3">
          <w:pPr>
            <w:tabs>
              <w:tab w:val="left" w:pos="5070"/>
            </w:tabs>
            <w:jc w:val="right"/>
            <w:rPr>
              <w:rFonts w:ascii="Tahoma" w:hAnsi="Tahoma" w:cs="Tahoma"/>
              <w:sz w:val="20"/>
              <w:szCs w:val="20"/>
            </w:rPr>
          </w:pPr>
          <w:r w:rsidRPr="00375A5D">
            <w:rPr>
              <w:rFonts w:ascii="Tahoma" w:hAnsi="Tahoma" w:cs="Tahoma"/>
              <w:sz w:val="20"/>
              <w:szCs w:val="20"/>
            </w:rPr>
            <w:t>Versión</w:t>
          </w:r>
          <w:r>
            <w:rPr>
              <w:rFonts w:ascii="Tahoma" w:hAnsi="Tahoma" w:cs="Tahoma"/>
              <w:sz w:val="20"/>
              <w:szCs w:val="20"/>
            </w:rPr>
            <w:t xml:space="preserve"> 1.9</w:t>
          </w:r>
          <w:r w:rsidRPr="00375A5D">
            <w:rPr>
              <w:rFonts w:ascii="Tahoma" w:hAnsi="Tahoma" w:cs="Tahoma"/>
              <w:sz w:val="20"/>
              <w:szCs w:val="20"/>
            </w:rPr>
            <w:t xml:space="preserve"> </w:t>
          </w:r>
        </w:p>
      </w:tc>
    </w:tr>
    <w:tr w:rsidR="00327E25" w:rsidRPr="00F52321" w:rsidTr="003E5D6F">
      <w:tc>
        <w:tcPr>
          <w:tcW w:w="4604" w:type="dxa"/>
        </w:tcPr>
        <w:p w:rsidR="00327E25" w:rsidRPr="00E53B63" w:rsidRDefault="00327E25" w:rsidP="00BC7D19">
          <w:pPr>
            <w:tabs>
              <w:tab w:val="left" w:pos="5070"/>
            </w:tabs>
            <w:jc w:val="both"/>
            <w:rPr>
              <w:rFonts w:ascii="Tahoma" w:hAnsi="Tahoma" w:cs="Tahoma"/>
              <w:b/>
              <w:color w:val="FF0000"/>
              <w:sz w:val="20"/>
              <w:szCs w:val="20"/>
            </w:rPr>
          </w:pPr>
          <w:r>
            <w:rPr>
              <w:rFonts w:ascii="Tahoma" w:hAnsi="Tahoma" w:cs="Tahoma"/>
              <w:sz w:val="20"/>
              <w:szCs w:val="20"/>
            </w:rPr>
            <w:t>CUMEGMOV08</w:t>
          </w:r>
          <w:r w:rsidRPr="00C70293">
            <w:rPr>
              <w:rFonts w:ascii="Tahoma" w:hAnsi="Tahoma" w:cs="Tahoma"/>
              <w:sz w:val="20"/>
              <w:szCs w:val="20"/>
            </w:rPr>
            <w:t>_</w:t>
          </w:r>
          <w:r>
            <w:rPr>
              <w:rFonts w:ascii="Tahoma" w:hAnsi="Tahoma" w:cs="Tahoma"/>
              <w:sz w:val="20"/>
              <w:szCs w:val="20"/>
            </w:rPr>
            <w:t>ConsultarSuscriptor</w:t>
          </w:r>
        </w:p>
      </w:tc>
      <w:tc>
        <w:tcPr>
          <w:tcW w:w="4893" w:type="dxa"/>
        </w:tcPr>
        <w:p w:rsidR="00327E25" w:rsidRPr="00DF6EA0" w:rsidRDefault="00327E25" w:rsidP="00DB5565">
          <w:pPr>
            <w:tabs>
              <w:tab w:val="left" w:pos="5070"/>
            </w:tabs>
            <w:jc w:val="right"/>
            <w:rPr>
              <w:rFonts w:ascii="Tahoma" w:hAnsi="Tahoma" w:cs="Tahoma"/>
              <w:color w:val="FF0000"/>
              <w:sz w:val="20"/>
              <w:szCs w:val="20"/>
            </w:rPr>
          </w:pPr>
          <w:r w:rsidRPr="001B1822">
            <w:rPr>
              <w:rFonts w:ascii="Tahoma" w:hAnsi="Tahoma" w:cs="Tahoma"/>
              <w:sz w:val="20"/>
              <w:szCs w:val="20"/>
            </w:rPr>
            <w:t>Fecha de entrega</w:t>
          </w:r>
          <w:r>
            <w:rPr>
              <w:rFonts w:ascii="Tahoma" w:hAnsi="Tahoma" w:cs="Tahoma"/>
              <w:sz w:val="20"/>
              <w:szCs w:val="20"/>
            </w:rPr>
            <w:t xml:space="preserve">:25/08/2010 </w:t>
          </w:r>
        </w:p>
      </w:tc>
    </w:tr>
  </w:tbl>
  <w:p w:rsidR="00327E25" w:rsidRDefault="00327E2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000" w:firstRow="0" w:lastRow="0" w:firstColumn="0" w:lastColumn="0" w:noHBand="0" w:noVBand="0"/>
    </w:tblPr>
    <w:tblGrid>
      <w:gridCol w:w="10114"/>
    </w:tblGrid>
    <w:tr w:rsidR="00327E25" w:rsidTr="003104A1">
      <w:trPr>
        <w:cantSplit/>
        <w:trHeight w:val="1412"/>
      </w:trPr>
      <w:tc>
        <w:tcPr>
          <w:tcW w:w="10114" w:type="dxa"/>
          <w:vAlign w:val="center"/>
        </w:tcPr>
        <w:p w:rsidR="00327E25" w:rsidRDefault="00B1229A" w:rsidP="003104A1">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20.3pt;margin-top:0;width:208.5pt;height:51.75pt;z-index:-251658752;mso-position-horizontal:absolute;mso-position-horizontal-relative:text;mso-position-vertical:top;mso-position-vertical-relative:text;mso-width-relative:page;mso-height-relative:page">
                <v:imagedata r:id="rId1" o:title=""/>
              </v:shape>
              <o:OLEObject Type="Embed" ProgID="PBrush" ShapeID="_x0000_s2049" DrawAspect="Content" ObjectID="_1393316760" r:id="rId2"/>
            </w:pict>
          </w:r>
          <w:r w:rsidR="00327E25">
            <w:t xml:space="preserve">                                                 </w:t>
          </w:r>
        </w:p>
        <w:p w:rsidR="00327E25" w:rsidRDefault="00327E25" w:rsidP="006C07E2">
          <w:pPr>
            <w:jc w:val="right"/>
            <w:rPr>
              <w:b/>
            </w:rPr>
          </w:pPr>
          <w:r>
            <w:rPr>
              <w:b/>
            </w:rPr>
            <w:t>MEGACABLE</w:t>
          </w:r>
        </w:p>
        <w:p w:rsidR="00327E25" w:rsidRPr="00872B53" w:rsidRDefault="00327E25" w:rsidP="006C07E2">
          <w:pPr>
            <w:jc w:val="right"/>
            <w:rPr>
              <w:b/>
            </w:rPr>
          </w:pPr>
          <w:r w:rsidRPr="00872B53">
            <w:rPr>
              <w:b/>
            </w:rPr>
            <w:t>Comunicaciones</w:t>
          </w:r>
        </w:p>
      </w:tc>
    </w:tr>
  </w:tbl>
  <w:p w:rsidR="00327E25" w:rsidRDefault="00327E25" w:rsidP="009F63D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F0A0C"/>
    <w:multiLevelType w:val="multilevel"/>
    <w:tmpl w:val="4356B5B0"/>
    <w:lvl w:ilvl="0">
      <w:start w:val="1"/>
      <w:numFmt w:val="decimal"/>
      <w:lvlText w:val="%1"/>
      <w:lvlJc w:val="left"/>
      <w:pPr>
        <w:ind w:left="432" w:hanging="432"/>
      </w:pPr>
      <w:rPr>
        <w:rFonts w:hint="default"/>
      </w:rPr>
    </w:lvl>
    <w:lvl w:ilvl="1">
      <w:start w:val="1"/>
      <w:numFmt w:val="decimal"/>
      <w:lvlText w:val="%1.%2"/>
      <w:lvlJc w:val="left"/>
      <w:pPr>
        <w:ind w:left="576" w:hanging="576"/>
      </w:pPr>
      <w:rPr>
        <w:b w:val="0"/>
      </w:rPr>
    </w:lvl>
    <w:lvl w:ilvl="2">
      <w:start w:val="1"/>
      <w:numFmt w:val="decimal"/>
      <w:lvlText w:val="%1.%2.%3"/>
      <w:lvlJc w:val="left"/>
      <w:pPr>
        <w:ind w:left="1146"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8793024"/>
    <w:multiLevelType w:val="hybridMultilevel"/>
    <w:tmpl w:val="83B8B702"/>
    <w:lvl w:ilvl="0" w:tplc="9EA6B9AC">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nsid w:val="0B7238CE"/>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33635D"/>
    <w:multiLevelType w:val="multilevel"/>
    <w:tmpl w:val="E3282AE6"/>
    <w:lvl w:ilvl="0">
      <w:start w:val="1"/>
      <w:numFmt w:val="decimal"/>
      <w:lvlText w:val="%1"/>
      <w:lvlJc w:val="left"/>
      <w:pPr>
        <w:ind w:left="432" w:hanging="432"/>
      </w:pPr>
      <w:rPr>
        <w:rFonts w:hint="default"/>
        <w:b w:val="0"/>
        <w:color w:val="auto"/>
      </w:rPr>
    </w:lvl>
    <w:lvl w:ilvl="1">
      <w:start w:val="1"/>
      <w:numFmt w:val="decimal"/>
      <w:lvlText w:val="%1.%2"/>
      <w:lvlJc w:val="left"/>
      <w:pPr>
        <w:ind w:left="1002" w:hanging="576"/>
      </w:pPr>
      <w:rPr>
        <w:rFonts w:hint="default"/>
        <w:b w:val="0"/>
        <w:sz w:val="20"/>
        <w:szCs w:val="20"/>
      </w:rPr>
    </w:lvl>
    <w:lvl w:ilvl="2">
      <w:start w:val="1"/>
      <w:numFmt w:val="decimal"/>
      <w:lvlText w:val="%1.%2.%3"/>
      <w:lvlJc w:val="left"/>
      <w:pPr>
        <w:ind w:left="1146" w:hanging="720"/>
      </w:pPr>
      <w:rPr>
        <w:rFonts w:hint="default"/>
        <w:b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2E4597A"/>
    <w:multiLevelType w:val="multilevel"/>
    <w:tmpl w:val="610ED8B6"/>
    <w:lvl w:ilvl="0">
      <w:start w:val="5"/>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4394AC6"/>
    <w:multiLevelType w:val="multilevel"/>
    <w:tmpl w:val="FED4AC96"/>
    <w:lvl w:ilvl="0">
      <w:start w:val="1"/>
      <w:numFmt w:val="decimal"/>
      <w:lvlText w:val="%1"/>
      <w:lvlJc w:val="left"/>
      <w:pPr>
        <w:ind w:left="432" w:hanging="432"/>
      </w:pPr>
      <w:rPr>
        <w:rFonts w:hint="default"/>
        <w:sz w:val="20"/>
        <w:szCs w:val="20"/>
      </w:rPr>
    </w:lvl>
    <w:lvl w:ilvl="1">
      <w:start w:val="1"/>
      <w:numFmt w:val="decimal"/>
      <w:lvlText w:val="%1.%2"/>
      <w:lvlJc w:val="left"/>
      <w:pPr>
        <w:ind w:left="576" w:hanging="576"/>
      </w:pPr>
      <w:rPr>
        <w:b w:val="0"/>
      </w:rPr>
    </w:lvl>
    <w:lvl w:ilvl="2">
      <w:start w:val="1"/>
      <w:numFmt w:val="decimal"/>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D961E60"/>
    <w:multiLevelType w:val="multilevel"/>
    <w:tmpl w:val="748A45C6"/>
    <w:lvl w:ilvl="0">
      <w:start w:val="1"/>
      <w:numFmt w:val="decimal"/>
      <w:lvlText w:val="%1"/>
      <w:lvlJc w:val="left"/>
      <w:pPr>
        <w:ind w:left="432" w:hanging="432"/>
      </w:pPr>
      <w:rPr>
        <w:rFonts w:hint="default"/>
        <w:sz w:val="20"/>
        <w:szCs w:val="20"/>
      </w:rPr>
    </w:lvl>
    <w:lvl w:ilvl="1">
      <w:start w:val="1"/>
      <w:numFmt w:val="decimal"/>
      <w:lvlText w:val="%1.%2"/>
      <w:lvlJc w:val="left"/>
      <w:pPr>
        <w:ind w:left="1002" w:hanging="576"/>
      </w:pPr>
      <w:rPr>
        <w:b w:val="0"/>
      </w:rPr>
    </w:lvl>
    <w:lvl w:ilvl="2">
      <w:start w:val="1"/>
      <w:numFmt w:val="decimal"/>
      <w:lvlText w:val="%1.%2.%3"/>
      <w:lvlJc w:val="left"/>
      <w:pPr>
        <w:ind w:left="1855"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2F9530FE"/>
    <w:multiLevelType w:val="multilevel"/>
    <w:tmpl w:val="4356B5B0"/>
    <w:lvl w:ilvl="0">
      <w:start w:val="1"/>
      <w:numFmt w:val="decimal"/>
      <w:lvlText w:val="%1"/>
      <w:lvlJc w:val="left"/>
      <w:pPr>
        <w:ind w:left="432" w:hanging="432"/>
      </w:pPr>
      <w:rPr>
        <w:rFonts w:hint="default"/>
      </w:rPr>
    </w:lvl>
    <w:lvl w:ilvl="1">
      <w:start w:val="1"/>
      <w:numFmt w:val="decimal"/>
      <w:lvlText w:val="%1.%2"/>
      <w:lvlJc w:val="left"/>
      <w:pPr>
        <w:ind w:left="860" w:hanging="576"/>
      </w:pPr>
      <w:rPr>
        <w:b w:val="0"/>
      </w:rPr>
    </w:lvl>
    <w:lvl w:ilvl="2">
      <w:start w:val="1"/>
      <w:numFmt w:val="decimal"/>
      <w:lvlText w:val="%1.%2.%3"/>
      <w:lvlJc w:val="left"/>
      <w:pPr>
        <w:ind w:left="1713"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01F50C9"/>
    <w:multiLevelType w:val="multilevel"/>
    <w:tmpl w:val="A3C6538A"/>
    <w:lvl w:ilvl="0">
      <w:start w:val="1"/>
      <w:numFmt w:val="decimal"/>
      <w:pStyle w:val="CAPTULO"/>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9">
    <w:nsid w:val="308E7721"/>
    <w:multiLevelType w:val="multilevel"/>
    <w:tmpl w:val="B47228E4"/>
    <w:lvl w:ilvl="0">
      <w:start w:val="1"/>
      <w:numFmt w:val="decimal"/>
      <w:lvlText w:val="%1"/>
      <w:lvlJc w:val="left"/>
      <w:pPr>
        <w:ind w:left="432" w:hanging="432"/>
      </w:pPr>
      <w:rPr>
        <w:rFonts w:hint="default"/>
        <w:b w:val="0"/>
        <w:color w:val="auto"/>
      </w:rPr>
    </w:lvl>
    <w:lvl w:ilvl="1">
      <w:start w:val="1"/>
      <w:numFmt w:val="decimal"/>
      <w:lvlText w:val="%1.%2"/>
      <w:lvlJc w:val="left"/>
      <w:pPr>
        <w:ind w:left="1286" w:hanging="576"/>
      </w:pPr>
      <w:rPr>
        <w:b w:val="0"/>
        <w:color w:val="auto"/>
        <w:sz w:val="20"/>
        <w:szCs w:val="20"/>
      </w:rPr>
    </w:lvl>
    <w:lvl w:ilvl="2">
      <w:start w:val="1"/>
      <w:numFmt w:val="decimal"/>
      <w:lvlText w:val="%1.%2.%3"/>
      <w:lvlJc w:val="left"/>
      <w:pPr>
        <w:ind w:left="720" w:hanging="720"/>
      </w:pPr>
      <w:rPr>
        <w:b w:val="0"/>
        <w:color w:val="auto"/>
        <w:sz w:val="20"/>
        <w:szCs w:val="20"/>
      </w:rPr>
    </w:lvl>
    <w:lvl w:ilvl="3">
      <w:start w:val="1"/>
      <w:numFmt w:val="decimal"/>
      <w:lvlText w:val="%1.%2.%3.%4"/>
      <w:lvlJc w:val="left"/>
      <w:pPr>
        <w:ind w:left="864" w:hanging="864"/>
      </w:pPr>
      <w:rPr>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32355D79"/>
    <w:multiLevelType w:val="multilevel"/>
    <w:tmpl w:val="4356B5B0"/>
    <w:lvl w:ilvl="0">
      <w:start w:val="1"/>
      <w:numFmt w:val="decimal"/>
      <w:lvlText w:val="%1"/>
      <w:lvlJc w:val="left"/>
      <w:pPr>
        <w:ind w:left="432" w:hanging="432"/>
      </w:pPr>
      <w:rPr>
        <w:rFonts w:hint="default"/>
      </w:rPr>
    </w:lvl>
    <w:lvl w:ilvl="1">
      <w:start w:val="1"/>
      <w:numFmt w:val="decimal"/>
      <w:lvlText w:val="%1.%2"/>
      <w:lvlJc w:val="left"/>
      <w:pPr>
        <w:ind w:left="576" w:hanging="576"/>
      </w:pPr>
      <w:rPr>
        <w:b w:val="0"/>
      </w:rPr>
    </w:lvl>
    <w:lvl w:ilvl="2">
      <w:start w:val="1"/>
      <w:numFmt w:val="decimal"/>
      <w:lvlText w:val="%1.%2.%3"/>
      <w:lvlJc w:val="left"/>
      <w:pPr>
        <w:ind w:left="1146"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344A3929"/>
    <w:multiLevelType w:val="multilevel"/>
    <w:tmpl w:val="4356B5B0"/>
    <w:lvl w:ilvl="0">
      <w:start w:val="1"/>
      <w:numFmt w:val="decimal"/>
      <w:lvlText w:val="%1"/>
      <w:lvlJc w:val="left"/>
      <w:pPr>
        <w:ind w:left="432" w:hanging="432"/>
      </w:pPr>
      <w:rPr>
        <w:rFonts w:hint="default"/>
      </w:rPr>
    </w:lvl>
    <w:lvl w:ilvl="1">
      <w:start w:val="1"/>
      <w:numFmt w:val="decimal"/>
      <w:lvlText w:val="%1.%2"/>
      <w:lvlJc w:val="left"/>
      <w:pPr>
        <w:ind w:left="1002" w:hanging="576"/>
      </w:pPr>
      <w:rPr>
        <w:b w:val="0"/>
      </w:rPr>
    </w:lvl>
    <w:lvl w:ilvl="2">
      <w:start w:val="1"/>
      <w:numFmt w:val="decimal"/>
      <w:lvlText w:val="%1.%2.%3"/>
      <w:lvlJc w:val="left"/>
      <w:pPr>
        <w:ind w:left="1855"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7254F2E"/>
    <w:multiLevelType w:val="multilevel"/>
    <w:tmpl w:val="4C26A9B4"/>
    <w:lvl w:ilvl="0">
      <w:start w:val="1"/>
      <w:numFmt w:val="decimal"/>
      <w:lvlText w:val="%1"/>
      <w:lvlJc w:val="left"/>
      <w:pPr>
        <w:ind w:left="432" w:hanging="432"/>
      </w:pPr>
      <w:rPr>
        <w:rFonts w:hint="default"/>
        <w:b w:val="0"/>
        <w:color w:val="auto"/>
      </w:rPr>
    </w:lvl>
    <w:lvl w:ilvl="1">
      <w:start w:val="1"/>
      <w:numFmt w:val="decimal"/>
      <w:lvlText w:val="%1.%2"/>
      <w:lvlJc w:val="left"/>
      <w:pPr>
        <w:ind w:left="1002" w:hanging="576"/>
      </w:pPr>
      <w:rPr>
        <w:rFonts w:hint="default"/>
        <w:b w:val="0"/>
        <w:color w:val="auto"/>
        <w:sz w:val="20"/>
        <w:szCs w:val="20"/>
      </w:rPr>
    </w:lvl>
    <w:lvl w:ilvl="2">
      <w:start w:val="1"/>
      <w:numFmt w:val="decimal"/>
      <w:lvlText w:val="%1.%2.%3"/>
      <w:lvlJc w:val="left"/>
      <w:pPr>
        <w:ind w:left="1146" w:hanging="720"/>
      </w:pPr>
      <w:rPr>
        <w:rFonts w:hint="default"/>
        <w:b w:val="0"/>
        <w:color w:val="auto"/>
        <w:sz w:val="20"/>
        <w:szCs w:val="20"/>
      </w:rPr>
    </w:lvl>
    <w:lvl w:ilvl="3">
      <w:start w:val="1"/>
      <w:numFmt w:val="decimal"/>
      <w:lvlText w:val="%1.%2.%3.%4"/>
      <w:lvlJc w:val="left"/>
      <w:pPr>
        <w:ind w:left="864" w:hanging="864"/>
      </w:pPr>
      <w:rPr>
        <w:rFonts w:hint="default"/>
        <w:b w:val="0"/>
        <w:color w:val="auto"/>
        <w:sz w:val="20"/>
        <w:szCs w:val="20"/>
      </w:rPr>
    </w:lvl>
    <w:lvl w:ilvl="4">
      <w:start w:val="1"/>
      <w:numFmt w:val="decimal"/>
      <w:lvlText w:val="%1.%2.%3.%4.%5"/>
      <w:lvlJc w:val="left"/>
      <w:pPr>
        <w:ind w:left="1008" w:hanging="1008"/>
      </w:pPr>
      <w:rPr>
        <w:rFonts w:hint="default"/>
        <w:b w:val="0"/>
        <w:color w:val="auto"/>
        <w:sz w:val="20"/>
        <w:szCs w:val="20"/>
      </w:rPr>
    </w:lvl>
    <w:lvl w:ilvl="5">
      <w:start w:val="1"/>
      <w:numFmt w:val="decimal"/>
      <w:lvlText w:val="%1.%2.%3.%4.%5.%6"/>
      <w:lvlJc w:val="left"/>
      <w:pPr>
        <w:ind w:left="1152" w:hanging="1152"/>
      </w:pPr>
      <w:rPr>
        <w:rFonts w:hint="default"/>
        <w:b w:val="0"/>
        <w:color w:val="auto"/>
        <w:sz w:val="20"/>
        <w:szCs w:val="20"/>
      </w:rPr>
    </w:lvl>
    <w:lvl w:ilvl="6">
      <w:start w:val="1"/>
      <w:numFmt w:val="decimal"/>
      <w:lvlText w:val="%1.%2.%3.%4.%5.%6.%7"/>
      <w:lvlJc w:val="left"/>
      <w:pPr>
        <w:ind w:left="1296" w:hanging="1296"/>
      </w:pPr>
      <w:rPr>
        <w:rFonts w:hint="default"/>
        <w:b w:val="0"/>
        <w:color w:val="auto"/>
        <w:sz w:val="20"/>
        <w:szCs w:val="20"/>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39785DD8"/>
    <w:multiLevelType w:val="hybridMultilevel"/>
    <w:tmpl w:val="995CF668"/>
    <w:lvl w:ilvl="0" w:tplc="8A6A965A">
      <w:start w:val="1"/>
      <w:numFmt w:val="decimal"/>
      <w:lvlText w:val="%1."/>
      <w:lvlJc w:val="left"/>
      <w:pPr>
        <w:ind w:left="1068" w:hanging="360"/>
      </w:pPr>
      <w:rPr>
        <w:rFonts w:hint="default"/>
        <w:color w:val="auto"/>
      </w:rPr>
    </w:lvl>
    <w:lvl w:ilvl="1" w:tplc="080A0019">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4">
    <w:nsid w:val="3B403994"/>
    <w:multiLevelType w:val="multilevel"/>
    <w:tmpl w:val="4AC031D6"/>
    <w:lvl w:ilvl="0">
      <w:start w:val="1"/>
      <w:numFmt w:val="decimal"/>
      <w:lvlText w:val="%1"/>
      <w:lvlJc w:val="left"/>
      <w:pPr>
        <w:ind w:left="432" w:hanging="432"/>
      </w:pPr>
      <w:rPr>
        <w:rFonts w:hint="default"/>
      </w:rPr>
    </w:lvl>
    <w:lvl w:ilvl="1">
      <w:start w:val="1"/>
      <w:numFmt w:val="decimal"/>
      <w:lvlText w:val="%1.%2"/>
      <w:lvlJc w:val="left"/>
      <w:pPr>
        <w:ind w:left="576" w:hanging="576"/>
      </w:pPr>
      <w:rPr>
        <w:b w:val="0"/>
        <w:color w:val="auto"/>
      </w:rPr>
    </w:lvl>
    <w:lvl w:ilvl="2">
      <w:start w:val="1"/>
      <w:numFmt w:val="decimal"/>
      <w:lvlText w:val="%1.%2.%3"/>
      <w:lvlJc w:val="left"/>
      <w:pPr>
        <w:ind w:left="720" w:hanging="720"/>
      </w:pPr>
      <w:rPr>
        <w:b w:val="0"/>
        <w:color w:val="auto"/>
      </w:rPr>
    </w:lvl>
    <w:lvl w:ilvl="3">
      <w:start w:val="1"/>
      <w:numFmt w:val="decimal"/>
      <w:lvlText w:val="%1.%2.%3.%4"/>
      <w:lvlJc w:val="left"/>
      <w:pPr>
        <w:ind w:left="864" w:hanging="864"/>
      </w:pPr>
      <w:rPr>
        <w:b w:val="0"/>
        <w:color w:val="auto"/>
      </w:rPr>
    </w:lvl>
    <w:lvl w:ilvl="4">
      <w:start w:val="1"/>
      <w:numFmt w:val="decimal"/>
      <w:lvlText w:val="%1.%2.%3.%4.%5"/>
      <w:lvlJc w:val="left"/>
      <w:pPr>
        <w:ind w:left="1008" w:hanging="1008"/>
      </w:pPr>
      <w:rPr>
        <w:b w:val="0"/>
        <w:color w:val="auto"/>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3C3F05B9"/>
    <w:multiLevelType w:val="multilevel"/>
    <w:tmpl w:val="FED4AC96"/>
    <w:lvl w:ilvl="0">
      <w:start w:val="1"/>
      <w:numFmt w:val="decimal"/>
      <w:lvlText w:val="%1"/>
      <w:lvlJc w:val="left"/>
      <w:pPr>
        <w:ind w:left="432" w:hanging="432"/>
      </w:pPr>
      <w:rPr>
        <w:rFonts w:hint="default"/>
        <w:sz w:val="20"/>
        <w:szCs w:val="20"/>
      </w:rPr>
    </w:lvl>
    <w:lvl w:ilvl="1">
      <w:start w:val="1"/>
      <w:numFmt w:val="decimal"/>
      <w:lvlText w:val="%1.%2"/>
      <w:lvlJc w:val="left"/>
      <w:pPr>
        <w:ind w:left="576" w:hanging="576"/>
      </w:pPr>
      <w:rPr>
        <w:b w:val="0"/>
      </w:rPr>
    </w:lvl>
    <w:lvl w:ilvl="2">
      <w:start w:val="1"/>
      <w:numFmt w:val="decimal"/>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E411054"/>
    <w:multiLevelType w:val="multilevel"/>
    <w:tmpl w:val="261C525C"/>
    <w:lvl w:ilvl="0">
      <w:start w:val="1"/>
      <w:numFmt w:val="decimal"/>
      <w:lvlText w:val="%1"/>
      <w:lvlJc w:val="left"/>
      <w:pPr>
        <w:ind w:left="432" w:hanging="432"/>
      </w:pPr>
      <w:rPr>
        <w:rFonts w:hint="default"/>
        <w:sz w:val="20"/>
        <w:szCs w:val="20"/>
      </w:rPr>
    </w:lvl>
    <w:lvl w:ilvl="1">
      <w:start w:val="1"/>
      <w:numFmt w:val="decimal"/>
      <w:lvlText w:val="%1.%2"/>
      <w:lvlJc w:val="left"/>
      <w:pPr>
        <w:ind w:left="576" w:hanging="576"/>
      </w:pPr>
      <w:rPr>
        <w:b w:val="0"/>
        <w:color w:val="auto"/>
      </w:rPr>
    </w:lvl>
    <w:lvl w:ilvl="2">
      <w:start w:val="1"/>
      <w:numFmt w:val="decimal"/>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C0346B1"/>
    <w:multiLevelType w:val="multilevel"/>
    <w:tmpl w:val="4AC031D6"/>
    <w:lvl w:ilvl="0">
      <w:start w:val="1"/>
      <w:numFmt w:val="decimal"/>
      <w:lvlText w:val="%1"/>
      <w:lvlJc w:val="left"/>
      <w:pPr>
        <w:ind w:left="432" w:hanging="432"/>
      </w:pPr>
      <w:rPr>
        <w:rFonts w:hint="default"/>
      </w:rPr>
    </w:lvl>
    <w:lvl w:ilvl="1">
      <w:start w:val="1"/>
      <w:numFmt w:val="decimal"/>
      <w:lvlText w:val="%1.%2"/>
      <w:lvlJc w:val="left"/>
      <w:pPr>
        <w:ind w:left="576" w:hanging="576"/>
      </w:pPr>
      <w:rPr>
        <w:b w:val="0"/>
        <w:color w:val="auto"/>
      </w:rPr>
    </w:lvl>
    <w:lvl w:ilvl="2">
      <w:start w:val="1"/>
      <w:numFmt w:val="decimal"/>
      <w:lvlText w:val="%1.%2.%3"/>
      <w:lvlJc w:val="left"/>
      <w:pPr>
        <w:ind w:left="720" w:hanging="720"/>
      </w:pPr>
      <w:rPr>
        <w:b w:val="0"/>
        <w:color w:val="auto"/>
      </w:rPr>
    </w:lvl>
    <w:lvl w:ilvl="3">
      <w:start w:val="1"/>
      <w:numFmt w:val="decimal"/>
      <w:lvlText w:val="%1.%2.%3.%4"/>
      <w:lvlJc w:val="left"/>
      <w:pPr>
        <w:ind w:left="864" w:hanging="864"/>
      </w:pPr>
      <w:rPr>
        <w:b w:val="0"/>
        <w:color w:val="auto"/>
      </w:rPr>
    </w:lvl>
    <w:lvl w:ilvl="4">
      <w:start w:val="1"/>
      <w:numFmt w:val="decimal"/>
      <w:lvlText w:val="%1.%2.%3.%4.%5"/>
      <w:lvlJc w:val="left"/>
      <w:pPr>
        <w:ind w:left="1008" w:hanging="1008"/>
      </w:pPr>
      <w:rPr>
        <w:b w:val="0"/>
        <w:color w:val="auto"/>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DD23176"/>
    <w:multiLevelType w:val="multilevel"/>
    <w:tmpl w:val="4AC031D6"/>
    <w:lvl w:ilvl="0">
      <w:start w:val="1"/>
      <w:numFmt w:val="decimal"/>
      <w:lvlText w:val="%1"/>
      <w:lvlJc w:val="left"/>
      <w:pPr>
        <w:ind w:left="432" w:hanging="432"/>
      </w:pPr>
      <w:rPr>
        <w:rFonts w:hint="default"/>
      </w:rPr>
    </w:lvl>
    <w:lvl w:ilvl="1">
      <w:start w:val="1"/>
      <w:numFmt w:val="decimal"/>
      <w:lvlText w:val="%1.%2"/>
      <w:lvlJc w:val="left"/>
      <w:pPr>
        <w:ind w:left="576" w:hanging="576"/>
      </w:pPr>
      <w:rPr>
        <w:b w:val="0"/>
        <w:color w:val="auto"/>
      </w:rPr>
    </w:lvl>
    <w:lvl w:ilvl="2">
      <w:start w:val="1"/>
      <w:numFmt w:val="decimal"/>
      <w:lvlText w:val="%1.%2.%3"/>
      <w:lvlJc w:val="left"/>
      <w:pPr>
        <w:ind w:left="720" w:hanging="720"/>
      </w:pPr>
      <w:rPr>
        <w:b w:val="0"/>
        <w:color w:val="auto"/>
      </w:rPr>
    </w:lvl>
    <w:lvl w:ilvl="3">
      <w:start w:val="1"/>
      <w:numFmt w:val="decimal"/>
      <w:lvlText w:val="%1.%2.%3.%4"/>
      <w:lvlJc w:val="left"/>
      <w:pPr>
        <w:ind w:left="864" w:hanging="864"/>
      </w:pPr>
      <w:rPr>
        <w:b w:val="0"/>
        <w:color w:val="auto"/>
      </w:rPr>
    </w:lvl>
    <w:lvl w:ilvl="4">
      <w:start w:val="1"/>
      <w:numFmt w:val="decimal"/>
      <w:lvlText w:val="%1.%2.%3.%4.%5"/>
      <w:lvlJc w:val="left"/>
      <w:pPr>
        <w:ind w:left="1008" w:hanging="1008"/>
      </w:pPr>
      <w:rPr>
        <w:b w:val="0"/>
        <w:color w:val="auto"/>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51266F8E"/>
    <w:multiLevelType w:val="multilevel"/>
    <w:tmpl w:val="D848DE1A"/>
    <w:lvl w:ilvl="0">
      <w:start w:val="5"/>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2E44ABC"/>
    <w:multiLevelType w:val="hybridMultilevel"/>
    <w:tmpl w:val="2CBEEBB0"/>
    <w:lvl w:ilvl="0" w:tplc="FFFFFFFF">
      <w:start w:val="1"/>
      <w:numFmt w:val="decimal"/>
      <w:pStyle w:val="ListaTareas"/>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nsid w:val="538D7F5E"/>
    <w:multiLevelType w:val="multilevel"/>
    <w:tmpl w:val="4356B5B0"/>
    <w:lvl w:ilvl="0">
      <w:start w:val="1"/>
      <w:numFmt w:val="decimal"/>
      <w:lvlText w:val="%1"/>
      <w:lvlJc w:val="left"/>
      <w:pPr>
        <w:ind w:left="432" w:hanging="432"/>
      </w:pPr>
      <w:rPr>
        <w:rFonts w:hint="default"/>
      </w:rPr>
    </w:lvl>
    <w:lvl w:ilvl="1">
      <w:start w:val="1"/>
      <w:numFmt w:val="decimal"/>
      <w:lvlText w:val="%1.%2"/>
      <w:lvlJc w:val="left"/>
      <w:pPr>
        <w:ind w:left="1002" w:hanging="576"/>
      </w:pPr>
      <w:rPr>
        <w:b w:val="0"/>
      </w:rPr>
    </w:lvl>
    <w:lvl w:ilvl="2">
      <w:start w:val="1"/>
      <w:numFmt w:val="decimal"/>
      <w:lvlText w:val="%1.%2.%3"/>
      <w:lvlJc w:val="left"/>
      <w:pPr>
        <w:ind w:left="1855"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540A3A53"/>
    <w:multiLevelType w:val="hybridMultilevel"/>
    <w:tmpl w:val="83B8B702"/>
    <w:lvl w:ilvl="0" w:tplc="9EA6B9AC">
      <w:start w:val="1"/>
      <w:numFmt w:val="decimal"/>
      <w:lvlText w:val="%1."/>
      <w:lvlJc w:val="left"/>
      <w:pPr>
        <w:ind w:left="1068" w:hanging="360"/>
      </w:pPr>
      <w:rPr>
        <w:rFonts w:hint="default"/>
      </w:rPr>
    </w:lvl>
    <w:lvl w:ilvl="1" w:tplc="080A0019">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3">
    <w:nsid w:val="567879F7"/>
    <w:multiLevelType w:val="multilevel"/>
    <w:tmpl w:val="4AC031D6"/>
    <w:lvl w:ilvl="0">
      <w:start w:val="1"/>
      <w:numFmt w:val="decimal"/>
      <w:lvlText w:val="%1"/>
      <w:lvlJc w:val="left"/>
      <w:pPr>
        <w:ind w:left="432" w:hanging="432"/>
      </w:pPr>
      <w:rPr>
        <w:rFonts w:hint="default"/>
      </w:rPr>
    </w:lvl>
    <w:lvl w:ilvl="1">
      <w:start w:val="1"/>
      <w:numFmt w:val="decimal"/>
      <w:lvlText w:val="%1.%2"/>
      <w:lvlJc w:val="left"/>
      <w:pPr>
        <w:ind w:left="576" w:hanging="576"/>
      </w:pPr>
      <w:rPr>
        <w:b w:val="0"/>
        <w:color w:val="auto"/>
      </w:rPr>
    </w:lvl>
    <w:lvl w:ilvl="2">
      <w:start w:val="1"/>
      <w:numFmt w:val="decimal"/>
      <w:lvlText w:val="%1.%2.%3"/>
      <w:lvlJc w:val="left"/>
      <w:pPr>
        <w:ind w:left="720" w:hanging="720"/>
      </w:pPr>
      <w:rPr>
        <w:b w:val="0"/>
        <w:color w:val="auto"/>
      </w:rPr>
    </w:lvl>
    <w:lvl w:ilvl="3">
      <w:start w:val="1"/>
      <w:numFmt w:val="decimal"/>
      <w:lvlText w:val="%1.%2.%3.%4"/>
      <w:lvlJc w:val="left"/>
      <w:pPr>
        <w:ind w:left="864" w:hanging="864"/>
      </w:pPr>
      <w:rPr>
        <w:b w:val="0"/>
        <w:color w:val="auto"/>
      </w:rPr>
    </w:lvl>
    <w:lvl w:ilvl="4">
      <w:start w:val="1"/>
      <w:numFmt w:val="decimal"/>
      <w:lvlText w:val="%1.%2.%3.%4.%5"/>
      <w:lvlJc w:val="left"/>
      <w:pPr>
        <w:ind w:left="1008" w:hanging="1008"/>
      </w:pPr>
      <w:rPr>
        <w:b w:val="0"/>
        <w:color w:val="auto"/>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5A0363A3"/>
    <w:multiLevelType w:val="multilevel"/>
    <w:tmpl w:val="FAD08D56"/>
    <w:lvl w:ilvl="0">
      <w:start w:val="1"/>
      <w:numFmt w:val="decimal"/>
      <w:lvlText w:val="%1."/>
      <w:lvlJc w:val="left"/>
      <w:pPr>
        <w:ind w:left="360" w:hanging="360"/>
      </w:pPr>
      <w:rPr>
        <w:rFonts w:hint="default"/>
        <w:i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ECF7DEA"/>
    <w:multiLevelType w:val="multilevel"/>
    <w:tmpl w:val="A5DC93B2"/>
    <w:lvl w:ilvl="0">
      <w:start w:val="5"/>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62F3552A"/>
    <w:multiLevelType w:val="multilevel"/>
    <w:tmpl w:val="E04C7EA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67D05190"/>
    <w:multiLevelType w:val="multilevel"/>
    <w:tmpl w:val="4356B5B0"/>
    <w:lvl w:ilvl="0">
      <w:start w:val="1"/>
      <w:numFmt w:val="decimal"/>
      <w:lvlText w:val="%1"/>
      <w:lvlJc w:val="left"/>
      <w:pPr>
        <w:ind w:left="432" w:hanging="432"/>
      </w:pPr>
      <w:rPr>
        <w:rFonts w:hint="default"/>
      </w:rPr>
    </w:lvl>
    <w:lvl w:ilvl="1">
      <w:start w:val="1"/>
      <w:numFmt w:val="decimal"/>
      <w:lvlText w:val="%1.%2"/>
      <w:lvlJc w:val="left"/>
      <w:pPr>
        <w:ind w:left="576" w:hanging="576"/>
      </w:pPr>
      <w:rPr>
        <w:b w:val="0"/>
      </w:rPr>
    </w:lvl>
    <w:lvl w:ilvl="2">
      <w:start w:val="1"/>
      <w:numFmt w:val="decimal"/>
      <w:lvlText w:val="%1.%2.%3"/>
      <w:lvlJc w:val="left"/>
      <w:pPr>
        <w:ind w:left="1146"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6B672859"/>
    <w:multiLevelType w:val="multilevel"/>
    <w:tmpl w:val="4356B5B0"/>
    <w:lvl w:ilvl="0">
      <w:start w:val="1"/>
      <w:numFmt w:val="decimal"/>
      <w:lvlText w:val="%1"/>
      <w:lvlJc w:val="left"/>
      <w:pPr>
        <w:ind w:left="432" w:hanging="432"/>
      </w:pPr>
      <w:rPr>
        <w:rFonts w:hint="default"/>
      </w:rPr>
    </w:lvl>
    <w:lvl w:ilvl="1">
      <w:start w:val="1"/>
      <w:numFmt w:val="decimal"/>
      <w:lvlText w:val="%1.%2"/>
      <w:lvlJc w:val="left"/>
      <w:pPr>
        <w:ind w:left="576" w:hanging="576"/>
      </w:pPr>
      <w:rPr>
        <w:b w:val="0"/>
      </w:rPr>
    </w:lvl>
    <w:lvl w:ilvl="2">
      <w:start w:val="1"/>
      <w:numFmt w:val="decimal"/>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6F3E770E"/>
    <w:multiLevelType w:val="multilevel"/>
    <w:tmpl w:val="4AC031D6"/>
    <w:lvl w:ilvl="0">
      <w:start w:val="1"/>
      <w:numFmt w:val="decimal"/>
      <w:lvlText w:val="%1"/>
      <w:lvlJc w:val="left"/>
      <w:pPr>
        <w:ind w:left="432" w:hanging="432"/>
      </w:pPr>
      <w:rPr>
        <w:rFonts w:hint="default"/>
      </w:rPr>
    </w:lvl>
    <w:lvl w:ilvl="1">
      <w:start w:val="1"/>
      <w:numFmt w:val="decimal"/>
      <w:lvlText w:val="%1.%2"/>
      <w:lvlJc w:val="left"/>
      <w:pPr>
        <w:ind w:left="576" w:hanging="576"/>
      </w:pPr>
      <w:rPr>
        <w:b w:val="0"/>
        <w:color w:val="auto"/>
      </w:rPr>
    </w:lvl>
    <w:lvl w:ilvl="2">
      <w:start w:val="1"/>
      <w:numFmt w:val="decimal"/>
      <w:lvlText w:val="%1.%2.%3"/>
      <w:lvlJc w:val="left"/>
      <w:pPr>
        <w:ind w:left="720" w:hanging="720"/>
      </w:pPr>
      <w:rPr>
        <w:b w:val="0"/>
        <w:color w:val="auto"/>
      </w:rPr>
    </w:lvl>
    <w:lvl w:ilvl="3">
      <w:start w:val="1"/>
      <w:numFmt w:val="decimal"/>
      <w:lvlText w:val="%1.%2.%3.%4"/>
      <w:lvlJc w:val="left"/>
      <w:pPr>
        <w:ind w:left="864" w:hanging="864"/>
      </w:pPr>
      <w:rPr>
        <w:b w:val="0"/>
        <w:color w:val="auto"/>
      </w:rPr>
    </w:lvl>
    <w:lvl w:ilvl="4">
      <w:start w:val="1"/>
      <w:numFmt w:val="decimal"/>
      <w:lvlText w:val="%1.%2.%3.%4.%5"/>
      <w:lvlJc w:val="left"/>
      <w:pPr>
        <w:ind w:left="1008" w:hanging="1008"/>
      </w:pPr>
      <w:rPr>
        <w:b w:val="0"/>
        <w:color w:val="auto"/>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74CD336A"/>
    <w:multiLevelType w:val="multilevel"/>
    <w:tmpl w:val="BE3EF9D8"/>
    <w:lvl w:ilvl="0">
      <w:start w:val="1"/>
      <w:numFmt w:val="decimal"/>
      <w:lvlText w:val="%1"/>
      <w:lvlJc w:val="left"/>
      <w:pPr>
        <w:ind w:left="432" w:hanging="432"/>
      </w:pPr>
      <w:rPr>
        <w:rFonts w:hint="default"/>
        <w:b w:val="0"/>
        <w:color w:val="auto"/>
      </w:rPr>
    </w:lvl>
    <w:lvl w:ilvl="1">
      <w:start w:val="1"/>
      <w:numFmt w:val="decimal"/>
      <w:lvlText w:val="%1.%2"/>
      <w:lvlJc w:val="left"/>
      <w:pPr>
        <w:ind w:left="1002" w:hanging="576"/>
      </w:pPr>
      <w:rPr>
        <w:rFonts w:hint="default"/>
        <w:b w:val="0"/>
        <w:color w:val="auto"/>
        <w:sz w:val="20"/>
        <w:szCs w:val="20"/>
      </w:rPr>
    </w:lvl>
    <w:lvl w:ilvl="2">
      <w:start w:val="1"/>
      <w:numFmt w:val="decimal"/>
      <w:lvlText w:val="%1.%2.%3"/>
      <w:lvlJc w:val="left"/>
      <w:pPr>
        <w:ind w:left="1146" w:hanging="720"/>
      </w:pPr>
      <w:rPr>
        <w:rFonts w:hint="default"/>
        <w:b w:val="0"/>
        <w:color w:val="auto"/>
        <w:sz w:val="20"/>
        <w:szCs w:val="20"/>
      </w:rPr>
    </w:lvl>
    <w:lvl w:ilvl="3">
      <w:start w:val="1"/>
      <w:numFmt w:val="decimal"/>
      <w:lvlText w:val="%1.%2.%3.%4"/>
      <w:lvlJc w:val="left"/>
      <w:pPr>
        <w:ind w:left="864" w:hanging="864"/>
      </w:pPr>
      <w:rPr>
        <w:rFonts w:hint="default"/>
        <w:b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7D167963"/>
    <w:multiLevelType w:val="multilevel"/>
    <w:tmpl w:val="4AC031D6"/>
    <w:lvl w:ilvl="0">
      <w:start w:val="1"/>
      <w:numFmt w:val="decimal"/>
      <w:lvlText w:val="%1"/>
      <w:lvlJc w:val="left"/>
      <w:pPr>
        <w:ind w:left="432" w:hanging="432"/>
      </w:pPr>
      <w:rPr>
        <w:rFonts w:hint="default"/>
      </w:rPr>
    </w:lvl>
    <w:lvl w:ilvl="1">
      <w:start w:val="1"/>
      <w:numFmt w:val="decimal"/>
      <w:lvlText w:val="%1.%2"/>
      <w:lvlJc w:val="left"/>
      <w:pPr>
        <w:ind w:left="576" w:hanging="576"/>
      </w:pPr>
      <w:rPr>
        <w:b w:val="0"/>
        <w:color w:val="auto"/>
      </w:rPr>
    </w:lvl>
    <w:lvl w:ilvl="2">
      <w:start w:val="1"/>
      <w:numFmt w:val="decimal"/>
      <w:lvlText w:val="%1.%2.%3"/>
      <w:lvlJc w:val="left"/>
      <w:pPr>
        <w:ind w:left="720" w:hanging="720"/>
      </w:pPr>
      <w:rPr>
        <w:b w:val="0"/>
        <w:color w:val="auto"/>
      </w:rPr>
    </w:lvl>
    <w:lvl w:ilvl="3">
      <w:start w:val="1"/>
      <w:numFmt w:val="decimal"/>
      <w:lvlText w:val="%1.%2.%3.%4"/>
      <w:lvlJc w:val="left"/>
      <w:pPr>
        <w:ind w:left="864" w:hanging="864"/>
      </w:pPr>
      <w:rPr>
        <w:b w:val="0"/>
        <w:color w:val="auto"/>
      </w:rPr>
    </w:lvl>
    <w:lvl w:ilvl="4">
      <w:start w:val="1"/>
      <w:numFmt w:val="decimal"/>
      <w:lvlText w:val="%1.%2.%3.%4.%5"/>
      <w:lvlJc w:val="left"/>
      <w:pPr>
        <w:ind w:left="1008" w:hanging="1008"/>
      </w:pPr>
      <w:rPr>
        <w:b w:val="0"/>
        <w:color w:val="auto"/>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8"/>
  </w:num>
  <w:num w:numId="2">
    <w:abstractNumId w:val="26"/>
  </w:num>
  <w:num w:numId="3">
    <w:abstractNumId w:val="20"/>
  </w:num>
  <w:num w:numId="4">
    <w:abstractNumId w:val="1"/>
  </w:num>
  <w:num w:numId="5">
    <w:abstractNumId w:val="13"/>
  </w:num>
  <w:num w:numId="6">
    <w:abstractNumId w:val="12"/>
  </w:num>
  <w:num w:numId="7">
    <w:abstractNumId w:val="7"/>
  </w:num>
  <w:num w:numId="8">
    <w:abstractNumId w:val="21"/>
  </w:num>
  <w:num w:numId="9">
    <w:abstractNumId w:val="11"/>
  </w:num>
  <w:num w:numId="10">
    <w:abstractNumId w:val="15"/>
  </w:num>
  <w:num w:numId="11">
    <w:abstractNumId w:val="6"/>
  </w:num>
  <w:num w:numId="12">
    <w:abstractNumId w:val="10"/>
  </w:num>
  <w:num w:numId="13">
    <w:abstractNumId w:val="4"/>
  </w:num>
  <w:num w:numId="14">
    <w:abstractNumId w:val="5"/>
  </w:num>
  <w:num w:numId="15">
    <w:abstractNumId w:val="30"/>
  </w:num>
  <w:num w:numId="16">
    <w:abstractNumId w:val="25"/>
  </w:num>
  <w:num w:numId="17">
    <w:abstractNumId w:val="19"/>
  </w:num>
  <w:num w:numId="18">
    <w:abstractNumId w:val="16"/>
  </w:num>
  <w:num w:numId="19">
    <w:abstractNumId w:val="3"/>
  </w:num>
  <w:num w:numId="20">
    <w:abstractNumId w:val="28"/>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27"/>
  </w:num>
  <w:num w:numId="24">
    <w:abstractNumId w:val="0"/>
  </w:num>
  <w:num w:numId="25">
    <w:abstractNumId w:val="31"/>
  </w:num>
  <w:num w:numId="26">
    <w:abstractNumId w:val="23"/>
  </w:num>
  <w:num w:numId="27">
    <w:abstractNumId w:val="17"/>
  </w:num>
  <w:num w:numId="28">
    <w:abstractNumId w:val="24"/>
  </w:num>
  <w:num w:numId="29">
    <w:abstractNumId w:val="22"/>
  </w:num>
  <w:num w:numId="30">
    <w:abstractNumId w:val="2"/>
  </w:num>
  <w:num w:numId="31">
    <w:abstractNumId w:val="29"/>
  </w:num>
  <w:num w:numId="32">
    <w:abstractNumId w:val="9"/>
  </w:num>
  <w:num w:numId="33">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rawingGridHorizontalSpacing w:val="120"/>
  <w:displayHorizontalDrawingGridEvery w:val="2"/>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F50"/>
    <w:rsid w:val="00000D8E"/>
    <w:rsid w:val="0000206F"/>
    <w:rsid w:val="000048A9"/>
    <w:rsid w:val="00006633"/>
    <w:rsid w:val="0000669D"/>
    <w:rsid w:val="00006873"/>
    <w:rsid w:val="00011034"/>
    <w:rsid w:val="00012915"/>
    <w:rsid w:val="000137CD"/>
    <w:rsid w:val="00025F10"/>
    <w:rsid w:val="0003262B"/>
    <w:rsid w:val="000330BE"/>
    <w:rsid w:val="00033722"/>
    <w:rsid w:val="00035779"/>
    <w:rsid w:val="000364FA"/>
    <w:rsid w:val="000369DF"/>
    <w:rsid w:val="00037466"/>
    <w:rsid w:val="00040326"/>
    <w:rsid w:val="0004194A"/>
    <w:rsid w:val="00043976"/>
    <w:rsid w:val="000443AA"/>
    <w:rsid w:val="000451D8"/>
    <w:rsid w:val="00047513"/>
    <w:rsid w:val="00047BA4"/>
    <w:rsid w:val="0005001B"/>
    <w:rsid w:val="00055766"/>
    <w:rsid w:val="00055E06"/>
    <w:rsid w:val="000671A5"/>
    <w:rsid w:val="0007093F"/>
    <w:rsid w:val="00070C55"/>
    <w:rsid w:val="00072AA9"/>
    <w:rsid w:val="00074319"/>
    <w:rsid w:val="000759EF"/>
    <w:rsid w:val="00081E06"/>
    <w:rsid w:val="00082AAD"/>
    <w:rsid w:val="00082CD4"/>
    <w:rsid w:val="00083FC2"/>
    <w:rsid w:val="000866DC"/>
    <w:rsid w:val="00086811"/>
    <w:rsid w:val="00086937"/>
    <w:rsid w:val="000902C4"/>
    <w:rsid w:val="0009118C"/>
    <w:rsid w:val="00091BE5"/>
    <w:rsid w:val="000972D3"/>
    <w:rsid w:val="00097A46"/>
    <w:rsid w:val="000A0A22"/>
    <w:rsid w:val="000A2BB6"/>
    <w:rsid w:val="000A3FC9"/>
    <w:rsid w:val="000A5CDA"/>
    <w:rsid w:val="000A5F0D"/>
    <w:rsid w:val="000A665E"/>
    <w:rsid w:val="000A6D2D"/>
    <w:rsid w:val="000A77DF"/>
    <w:rsid w:val="000B310F"/>
    <w:rsid w:val="000B523A"/>
    <w:rsid w:val="000B5641"/>
    <w:rsid w:val="000B7169"/>
    <w:rsid w:val="000C065C"/>
    <w:rsid w:val="000C224B"/>
    <w:rsid w:val="000C45BD"/>
    <w:rsid w:val="000C5C67"/>
    <w:rsid w:val="000D13FF"/>
    <w:rsid w:val="000D1AF5"/>
    <w:rsid w:val="000D1F4A"/>
    <w:rsid w:val="000D21D7"/>
    <w:rsid w:val="000D2B4C"/>
    <w:rsid w:val="000D3B7D"/>
    <w:rsid w:val="000D413A"/>
    <w:rsid w:val="000D4604"/>
    <w:rsid w:val="000D4ACB"/>
    <w:rsid w:val="000D5B6A"/>
    <w:rsid w:val="000D709E"/>
    <w:rsid w:val="000D7DAF"/>
    <w:rsid w:val="000E44BC"/>
    <w:rsid w:val="000E52E0"/>
    <w:rsid w:val="000F175B"/>
    <w:rsid w:val="000F31CD"/>
    <w:rsid w:val="000F3582"/>
    <w:rsid w:val="000F4F25"/>
    <w:rsid w:val="00103CD5"/>
    <w:rsid w:val="00104036"/>
    <w:rsid w:val="00105DDA"/>
    <w:rsid w:val="0010764E"/>
    <w:rsid w:val="00111303"/>
    <w:rsid w:val="001117A7"/>
    <w:rsid w:val="00111F09"/>
    <w:rsid w:val="001132C6"/>
    <w:rsid w:val="0011637E"/>
    <w:rsid w:val="0012329D"/>
    <w:rsid w:val="00125E35"/>
    <w:rsid w:val="00127125"/>
    <w:rsid w:val="00127421"/>
    <w:rsid w:val="00134322"/>
    <w:rsid w:val="0013530E"/>
    <w:rsid w:val="00136627"/>
    <w:rsid w:val="0014016E"/>
    <w:rsid w:val="001416D3"/>
    <w:rsid w:val="00142D69"/>
    <w:rsid w:val="001436DC"/>
    <w:rsid w:val="00144B3E"/>
    <w:rsid w:val="00146604"/>
    <w:rsid w:val="001476B3"/>
    <w:rsid w:val="00152C0A"/>
    <w:rsid w:val="00155B9F"/>
    <w:rsid w:val="00157E2C"/>
    <w:rsid w:val="00160034"/>
    <w:rsid w:val="00163738"/>
    <w:rsid w:val="0016751E"/>
    <w:rsid w:val="00167E70"/>
    <w:rsid w:val="0017341C"/>
    <w:rsid w:val="0017379D"/>
    <w:rsid w:val="0017419E"/>
    <w:rsid w:val="0017639D"/>
    <w:rsid w:val="0017686C"/>
    <w:rsid w:val="00177278"/>
    <w:rsid w:val="00182B65"/>
    <w:rsid w:val="00182BCE"/>
    <w:rsid w:val="00183F8B"/>
    <w:rsid w:val="00184046"/>
    <w:rsid w:val="0018517C"/>
    <w:rsid w:val="00187EA1"/>
    <w:rsid w:val="0019275E"/>
    <w:rsid w:val="0019460A"/>
    <w:rsid w:val="0019667E"/>
    <w:rsid w:val="00197AD7"/>
    <w:rsid w:val="001A0596"/>
    <w:rsid w:val="001A3E7C"/>
    <w:rsid w:val="001A60C2"/>
    <w:rsid w:val="001A669A"/>
    <w:rsid w:val="001A6AB4"/>
    <w:rsid w:val="001A7B87"/>
    <w:rsid w:val="001B09A2"/>
    <w:rsid w:val="001B100F"/>
    <w:rsid w:val="001B1735"/>
    <w:rsid w:val="001B1A4A"/>
    <w:rsid w:val="001B1A8E"/>
    <w:rsid w:val="001B254E"/>
    <w:rsid w:val="001B4ABB"/>
    <w:rsid w:val="001B4DCA"/>
    <w:rsid w:val="001C40BB"/>
    <w:rsid w:val="001C5EE8"/>
    <w:rsid w:val="001C7F44"/>
    <w:rsid w:val="001D0069"/>
    <w:rsid w:val="001D0D05"/>
    <w:rsid w:val="001D0DC0"/>
    <w:rsid w:val="001D0F05"/>
    <w:rsid w:val="001D115D"/>
    <w:rsid w:val="001D1534"/>
    <w:rsid w:val="001D3578"/>
    <w:rsid w:val="001D4B3B"/>
    <w:rsid w:val="001D4DE2"/>
    <w:rsid w:val="001D5B7F"/>
    <w:rsid w:val="001D77A2"/>
    <w:rsid w:val="001D7DD8"/>
    <w:rsid w:val="001E0561"/>
    <w:rsid w:val="001E18B3"/>
    <w:rsid w:val="001E20AD"/>
    <w:rsid w:val="001E2261"/>
    <w:rsid w:val="001E406D"/>
    <w:rsid w:val="001E4957"/>
    <w:rsid w:val="001E4DF6"/>
    <w:rsid w:val="001F0211"/>
    <w:rsid w:val="001F03E2"/>
    <w:rsid w:val="001F0519"/>
    <w:rsid w:val="001F34A1"/>
    <w:rsid w:val="001F395B"/>
    <w:rsid w:val="001F4C27"/>
    <w:rsid w:val="001F6289"/>
    <w:rsid w:val="001F7B73"/>
    <w:rsid w:val="00200213"/>
    <w:rsid w:val="0020099B"/>
    <w:rsid w:val="002019D7"/>
    <w:rsid w:val="00203741"/>
    <w:rsid w:val="002047C5"/>
    <w:rsid w:val="002065C2"/>
    <w:rsid w:val="00215254"/>
    <w:rsid w:val="00215F0D"/>
    <w:rsid w:val="002177DF"/>
    <w:rsid w:val="00220011"/>
    <w:rsid w:val="00221B59"/>
    <w:rsid w:val="00222387"/>
    <w:rsid w:val="002232E7"/>
    <w:rsid w:val="002233AB"/>
    <w:rsid w:val="00225DC0"/>
    <w:rsid w:val="00225F50"/>
    <w:rsid w:val="0022637D"/>
    <w:rsid w:val="00226AEE"/>
    <w:rsid w:val="00227281"/>
    <w:rsid w:val="002301D9"/>
    <w:rsid w:val="002303C0"/>
    <w:rsid w:val="002311A2"/>
    <w:rsid w:val="00232F7D"/>
    <w:rsid w:val="00235DE6"/>
    <w:rsid w:val="002423AA"/>
    <w:rsid w:val="002424FE"/>
    <w:rsid w:val="0024296E"/>
    <w:rsid w:val="00242AF8"/>
    <w:rsid w:val="00243A2E"/>
    <w:rsid w:val="00243D7B"/>
    <w:rsid w:val="00244B63"/>
    <w:rsid w:val="0024718F"/>
    <w:rsid w:val="002503CA"/>
    <w:rsid w:val="00250ED5"/>
    <w:rsid w:val="00252DE9"/>
    <w:rsid w:val="0025306D"/>
    <w:rsid w:val="0025365C"/>
    <w:rsid w:val="0025393D"/>
    <w:rsid w:val="00261EC0"/>
    <w:rsid w:val="00261ED6"/>
    <w:rsid w:val="00263FEC"/>
    <w:rsid w:val="00270F07"/>
    <w:rsid w:val="0027172F"/>
    <w:rsid w:val="0027680F"/>
    <w:rsid w:val="002775F9"/>
    <w:rsid w:val="00277890"/>
    <w:rsid w:val="00281221"/>
    <w:rsid w:val="00293518"/>
    <w:rsid w:val="00293890"/>
    <w:rsid w:val="00294F31"/>
    <w:rsid w:val="0029544D"/>
    <w:rsid w:val="00295842"/>
    <w:rsid w:val="002A01B1"/>
    <w:rsid w:val="002A0F10"/>
    <w:rsid w:val="002A3913"/>
    <w:rsid w:val="002A416E"/>
    <w:rsid w:val="002A4DA3"/>
    <w:rsid w:val="002A5D56"/>
    <w:rsid w:val="002A797B"/>
    <w:rsid w:val="002B1EBB"/>
    <w:rsid w:val="002B28D2"/>
    <w:rsid w:val="002B2C68"/>
    <w:rsid w:val="002B34C8"/>
    <w:rsid w:val="002B52ED"/>
    <w:rsid w:val="002B74C9"/>
    <w:rsid w:val="002B7DAA"/>
    <w:rsid w:val="002C1590"/>
    <w:rsid w:val="002C4FDC"/>
    <w:rsid w:val="002C71FA"/>
    <w:rsid w:val="002D0BF7"/>
    <w:rsid w:val="002D2061"/>
    <w:rsid w:val="002D3CF1"/>
    <w:rsid w:val="002D6E72"/>
    <w:rsid w:val="002D7719"/>
    <w:rsid w:val="002D797E"/>
    <w:rsid w:val="002D7C7F"/>
    <w:rsid w:val="002E3308"/>
    <w:rsid w:val="002E67FD"/>
    <w:rsid w:val="002E79E5"/>
    <w:rsid w:val="002F00BA"/>
    <w:rsid w:val="002F2A60"/>
    <w:rsid w:val="002F5206"/>
    <w:rsid w:val="002F60E2"/>
    <w:rsid w:val="002F65F4"/>
    <w:rsid w:val="002F6AD4"/>
    <w:rsid w:val="00303C11"/>
    <w:rsid w:val="00305C88"/>
    <w:rsid w:val="00306ED9"/>
    <w:rsid w:val="003104A1"/>
    <w:rsid w:val="0031070D"/>
    <w:rsid w:val="00311448"/>
    <w:rsid w:val="003133D0"/>
    <w:rsid w:val="003205AE"/>
    <w:rsid w:val="00321519"/>
    <w:rsid w:val="0032266F"/>
    <w:rsid w:val="00322E1F"/>
    <w:rsid w:val="00324B1F"/>
    <w:rsid w:val="00324D3F"/>
    <w:rsid w:val="00327E25"/>
    <w:rsid w:val="00330382"/>
    <w:rsid w:val="00331DF8"/>
    <w:rsid w:val="003361BD"/>
    <w:rsid w:val="003400C4"/>
    <w:rsid w:val="00345480"/>
    <w:rsid w:val="00345540"/>
    <w:rsid w:val="0034773B"/>
    <w:rsid w:val="0035010A"/>
    <w:rsid w:val="0035410E"/>
    <w:rsid w:val="00355E5A"/>
    <w:rsid w:val="0036161D"/>
    <w:rsid w:val="00367AFC"/>
    <w:rsid w:val="003704DB"/>
    <w:rsid w:val="00371805"/>
    <w:rsid w:val="00372E45"/>
    <w:rsid w:val="00373559"/>
    <w:rsid w:val="0037589B"/>
    <w:rsid w:val="003763C8"/>
    <w:rsid w:val="003767A1"/>
    <w:rsid w:val="00380476"/>
    <w:rsid w:val="003817A4"/>
    <w:rsid w:val="0038433A"/>
    <w:rsid w:val="003907BC"/>
    <w:rsid w:val="00394BDB"/>
    <w:rsid w:val="003A2832"/>
    <w:rsid w:val="003A29C2"/>
    <w:rsid w:val="003A2A9E"/>
    <w:rsid w:val="003A2B15"/>
    <w:rsid w:val="003A41CD"/>
    <w:rsid w:val="003A43B5"/>
    <w:rsid w:val="003A5619"/>
    <w:rsid w:val="003A62B0"/>
    <w:rsid w:val="003A72A9"/>
    <w:rsid w:val="003A7F0E"/>
    <w:rsid w:val="003B0296"/>
    <w:rsid w:val="003B24FD"/>
    <w:rsid w:val="003B7696"/>
    <w:rsid w:val="003C1C04"/>
    <w:rsid w:val="003C2A2F"/>
    <w:rsid w:val="003C50F8"/>
    <w:rsid w:val="003C58D0"/>
    <w:rsid w:val="003C597C"/>
    <w:rsid w:val="003C6701"/>
    <w:rsid w:val="003D1712"/>
    <w:rsid w:val="003D61C1"/>
    <w:rsid w:val="003D70BA"/>
    <w:rsid w:val="003E1590"/>
    <w:rsid w:val="003E160C"/>
    <w:rsid w:val="003E1F86"/>
    <w:rsid w:val="003E5882"/>
    <w:rsid w:val="003E5D6F"/>
    <w:rsid w:val="003F1AF4"/>
    <w:rsid w:val="003F242C"/>
    <w:rsid w:val="003F2901"/>
    <w:rsid w:val="003F2B87"/>
    <w:rsid w:val="003F4529"/>
    <w:rsid w:val="003F56E5"/>
    <w:rsid w:val="003F5E38"/>
    <w:rsid w:val="003F7BB4"/>
    <w:rsid w:val="00413A1F"/>
    <w:rsid w:val="004158C2"/>
    <w:rsid w:val="0041661C"/>
    <w:rsid w:val="00417F67"/>
    <w:rsid w:val="0042159A"/>
    <w:rsid w:val="00421645"/>
    <w:rsid w:val="004231DC"/>
    <w:rsid w:val="00424E73"/>
    <w:rsid w:val="00425749"/>
    <w:rsid w:val="00427CD6"/>
    <w:rsid w:val="004303A7"/>
    <w:rsid w:val="00433423"/>
    <w:rsid w:val="00435844"/>
    <w:rsid w:val="00436594"/>
    <w:rsid w:val="0043793F"/>
    <w:rsid w:val="0044182B"/>
    <w:rsid w:val="00441A47"/>
    <w:rsid w:val="00444C42"/>
    <w:rsid w:val="00450BEE"/>
    <w:rsid w:val="004515F5"/>
    <w:rsid w:val="00451F92"/>
    <w:rsid w:val="0045227F"/>
    <w:rsid w:val="00452F21"/>
    <w:rsid w:val="00456FE5"/>
    <w:rsid w:val="00461371"/>
    <w:rsid w:val="00461EF9"/>
    <w:rsid w:val="00473B78"/>
    <w:rsid w:val="0047545E"/>
    <w:rsid w:val="00476793"/>
    <w:rsid w:val="00481954"/>
    <w:rsid w:val="00481C4A"/>
    <w:rsid w:val="00482A3B"/>
    <w:rsid w:val="00483257"/>
    <w:rsid w:val="00485373"/>
    <w:rsid w:val="0048561D"/>
    <w:rsid w:val="00485FBF"/>
    <w:rsid w:val="00490501"/>
    <w:rsid w:val="004910FE"/>
    <w:rsid w:val="0049112A"/>
    <w:rsid w:val="00491141"/>
    <w:rsid w:val="00491B4C"/>
    <w:rsid w:val="00493018"/>
    <w:rsid w:val="004933EF"/>
    <w:rsid w:val="00496137"/>
    <w:rsid w:val="00496AEE"/>
    <w:rsid w:val="00497D10"/>
    <w:rsid w:val="004A4D3C"/>
    <w:rsid w:val="004A72BD"/>
    <w:rsid w:val="004B0D88"/>
    <w:rsid w:val="004B1C4A"/>
    <w:rsid w:val="004B1F0D"/>
    <w:rsid w:val="004B623B"/>
    <w:rsid w:val="004B7A77"/>
    <w:rsid w:val="004C16F0"/>
    <w:rsid w:val="004C2004"/>
    <w:rsid w:val="004C29B5"/>
    <w:rsid w:val="004C708B"/>
    <w:rsid w:val="004C78B4"/>
    <w:rsid w:val="004D095E"/>
    <w:rsid w:val="004D3185"/>
    <w:rsid w:val="004D45D6"/>
    <w:rsid w:val="004D5791"/>
    <w:rsid w:val="004E23D0"/>
    <w:rsid w:val="004E2CA1"/>
    <w:rsid w:val="004E420B"/>
    <w:rsid w:val="004E6345"/>
    <w:rsid w:val="004F049D"/>
    <w:rsid w:val="004F12F4"/>
    <w:rsid w:val="004F1653"/>
    <w:rsid w:val="004F1C65"/>
    <w:rsid w:val="004F24F6"/>
    <w:rsid w:val="004F3194"/>
    <w:rsid w:val="004F4AB5"/>
    <w:rsid w:val="004F6527"/>
    <w:rsid w:val="0050030F"/>
    <w:rsid w:val="005029AC"/>
    <w:rsid w:val="00502A7A"/>
    <w:rsid w:val="00504398"/>
    <w:rsid w:val="0050675E"/>
    <w:rsid w:val="00510947"/>
    <w:rsid w:val="00511315"/>
    <w:rsid w:val="00511F40"/>
    <w:rsid w:val="00514F06"/>
    <w:rsid w:val="005174B1"/>
    <w:rsid w:val="00520B6B"/>
    <w:rsid w:val="005223D8"/>
    <w:rsid w:val="005243C5"/>
    <w:rsid w:val="005249B6"/>
    <w:rsid w:val="00532BC0"/>
    <w:rsid w:val="005334F4"/>
    <w:rsid w:val="00537392"/>
    <w:rsid w:val="00537CB4"/>
    <w:rsid w:val="00542283"/>
    <w:rsid w:val="005423BD"/>
    <w:rsid w:val="00543A60"/>
    <w:rsid w:val="00544A30"/>
    <w:rsid w:val="00550A0F"/>
    <w:rsid w:val="00550F29"/>
    <w:rsid w:val="005530B9"/>
    <w:rsid w:val="00554F15"/>
    <w:rsid w:val="00555A5F"/>
    <w:rsid w:val="00555CC6"/>
    <w:rsid w:val="005560A2"/>
    <w:rsid w:val="00556481"/>
    <w:rsid w:val="00556547"/>
    <w:rsid w:val="005565C1"/>
    <w:rsid w:val="00563BA8"/>
    <w:rsid w:val="0057101A"/>
    <w:rsid w:val="00572DCE"/>
    <w:rsid w:val="005742E9"/>
    <w:rsid w:val="005743F7"/>
    <w:rsid w:val="00574682"/>
    <w:rsid w:val="00577AD3"/>
    <w:rsid w:val="00580188"/>
    <w:rsid w:val="00585A68"/>
    <w:rsid w:val="00591EB1"/>
    <w:rsid w:val="005923EC"/>
    <w:rsid w:val="00592778"/>
    <w:rsid w:val="00592D43"/>
    <w:rsid w:val="00593042"/>
    <w:rsid w:val="00596B48"/>
    <w:rsid w:val="00597CB4"/>
    <w:rsid w:val="005A0388"/>
    <w:rsid w:val="005A09F5"/>
    <w:rsid w:val="005A192D"/>
    <w:rsid w:val="005A1973"/>
    <w:rsid w:val="005A45B6"/>
    <w:rsid w:val="005A6064"/>
    <w:rsid w:val="005B04A0"/>
    <w:rsid w:val="005B0F9D"/>
    <w:rsid w:val="005B3D14"/>
    <w:rsid w:val="005B40F2"/>
    <w:rsid w:val="005B46C9"/>
    <w:rsid w:val="005C1B2B"/>
    <w:rsid w:val="005C45A9"/>
    <w:rsid w:val="005C6DBF"/>
    <w:rsid w:val="005D0452"/>
    <w:rsid w:val="005D1D74"/>
    <w:rsid w:val="005D23A6"/>
    <w:rsid w:val="005D3A6F"/>
    <w:rsid w:val="005D47ED"/>
    <w:rsid w:val="005D720F"/>
    <w:rsid w:val="005E1890"/>
    <w:rsid w:val="005E2AA8"/>
    <w:rsid w:val="005E31ED"/>
    <w:rsid w:val="005E57E8"/>
    <w:rsid w:val="005F442F"/>
    <w:rsid w:val="005F5E46"/>
    <w:rsid w:val="005F6AC6"/>
    <w:rsid w:val="005F7631"/>
    <w:rsid w:val="00600E4C"/>
    <w:rsid w:val="0060151C"/>
    <w:rsid w:val="0060399E"/>
    <w:rsid w:val="00603A13"/>
    <w:rsid w:val="00605D22"/>
    <w:rsid w:val="00611009"/>
    <w:rsid w:val="00612FE8"/>
    <w:rsid w:val="0061340C"/>
    <w:rsid w:val="006140D5"/>
    <w:rsid w:val="0061420B"/>
    <w:rsid w:val="006171F5"/>
    <w:rsid w:val="0062346D"/>
    <w:rsid w:val="006253EA"/>
    <w:rsid w:val="006258C3"/>
    <w:rsid w:val="00626421"/>
    <w:rsid w:val="006275F0"/>
    <w:rsid w:val="00635285"/>
    <w:rsid w:val="0063601A"/>
    <w:rsid w:val="00640699"/>
    <w:rsid w:val="00641175"/>
    <w:rsid w:val="0064129F"/>
    <w:rsid w:val="00646328"/>
    <w:rsid w:val="00647749"/>
    <w:rsid w:val="0065210B"/>
    <w:rsid w:val="00652A9E"/>
    <w:rsid w:val="00652D27"/>
    <w:rsid w:val="0065639F"/>
    <w:rsid w:val="0066155C"/>
    <w:rsid w:val="00664AB0"/>
    <w:rsid w:val="00664C5F"/>
    <w:rsid w:val="00664FC6"/>
    <w:rsid w:val="0067172A"/>
    <w:rsid w:val="00671891"/>
    <w:rsid w:val="00671DCC"/>
    <w:rsid w:val="00674D1C"/>
    <w:rsid w:val="00676132"/>
    <w:rsid w:val="00676BDD"/>
    <w:rsid w:val="00677B5E"/>
    <w:rsid w:val="0068210F"/>
    <w:rsid w:val="00684709"/>
    <w:rsid w:val="00685433"/>
    <w:rsid w:val="00687778"/>
    <w:rsid w:val="00690028"/>
    <w:rsid w:val="0069294B"/>
    <w:rsid w:val="00693A3E"/>
    <w:rsid w:val="006958E2"/>
    <w:rsid w:val="00697774"/>
    <w:rsid w:val="006979F5"/>
    <w:rsid w:val="006A1233"/>
    <w:rsid w:val="006A2191"/>
    <w:rsid w:val="006A530B"/>
    <w:rsid w:val="006A744A"/>
    <w:rsid w:val="006B0B7B"/>
    <w:rsid w:val="006B573E"/>
    <w:rsid w:val="006B69F1"/>
    <w:rsid w:val="006C02A6"/>
    <w:rsid w:val="006C07E2"/>
    <w:rsid w:val="006C0E6B"/>
    <w:rsid w:val="006C4045"/>
    <w:rsid w:val="006C4FDE"/>
    <w:rsid w:val="006C5003"/>
    <w:rsid w:val="006C5969"/>
    <w:rsid w:val="006C6854"/>
    <w:rsid w:val="006C7AA2"/>
    <w:rsid w:val="006D0DF1"/>
    <w:rsid w:val="006D4357"/>
    <w:rsid w:val="006D72F3"/>
    <w:rsid w:val="006D74F5"/>
    <w:rsid w:val="006D7557"/>
    <w:rsid w:val="006E2E60"/>
    <w:rsid w:val="006E3428"/>
    <w:rsid w:val="006E421E"/>
    <w:rsid w:val="006E5CC8"/>
    <w:rsid w:val="006E5DBC"/>
    <w:rsid w:val="006E7204"/>
    <w:rsid w:val="006F20AC"/>
    <w:rsid w:val="006F6D3F"/>
    <w:rsid w:val="00715617"/>
    <w:rsid w:val="00716218"/>
    <w:rsid w:val="00716A54"/>
    <w:rsid w:val="00717887"/>
    <w:rsid w:val="0072088A"/>
    <w:rsid w:val="00721297"/>
    <w:rsid w:val="007213DC"/>
    <w:rsid w:val="00721C7A"/>
    <w:rsid w:val="00725FF1"/>
    <w:rsid w:val="00730DEC"/>
    <w:rsid w:val="007330AA"/>
    <w:rsid w:val="00736226"/>
    <w:rsid w:val="00737377"/>
    <w:rsid w:val="0073798B"/>
    <w:rsid w:val="00740191"/>
    <w:rsid w:val="007416DA"/>
    <w:rsid w:val="0074295A"/>
    <w:rsid w:val="00745A0C"/>
    <w:rsid w:val="00746366"/>
    <w:rsid w:val="00746A0D"/>
    <w:rsid w:val="00746A3A"/>
    <w:rsid w:val="00750481"/>
    <w:rsid w:val="00751B6F"/>
    <w:rsid w:val="00752962"/>
    <w:rsid w:val="00752DDD"/>
    <w:rsid w:val="00753D20"/>
    <w:rsid w:val="007614F3"/>
    <w:rsid w:val="00762081"/>
    <w:rsid w:val="00764848"/>
    <w:rsid w:val="00764F87"/>
    <w:rsid w:val="007668CC"/>
    <w:rsid w:val="007673B8"/>
    <w:rsid w:val="0077001A"/>
    <w:rsid w:val="0077082B"/>
    <w:rsid w:val="0077308C"/>
    <w:rsid w:val="007738E1"/>
    <w:rsid w:val="00773BCE"/>
    <w:rsid w:val="007741B0"/>
    <w:rsid w:val="00775F8E"/>
    <w:rsid w:val="007833A5"/>
    <w:rsid w:val="00784763"/>
    <w:rsid w:val="007851F8"/>
    <w:rsid w:val="007859F6"/>
    <w:rsid w:val="007869AC"/>
    <w:rsid w:val="00786E52"/>
    <w:rsid w:val="00786FFF"/>
    <w:rsid w:val="00787966"/>
    <w:rsid w:val="00790C54"/>
    <w:rsid w:val="00790D6C"/>
    <w:rsid w:val="007948BC"/>
    <w:rsid w:val="00796DA8"/>
    <w:rsid w:val="00797670"/>
    <w:rsid w:val="00797FC3"/>
    <w:rsid w:val="007A1FC8"/>
    <w:rsid w:val="007A60B8"/>
    <w:rsid w:val="007B6535"/>
    <w:rsid w:val="007B7EDC"/>
    <w:rsid w:val="007C12A2"/>
    <w:rsid w:val="007C3BBF"/>
    <w:rsid w:val="007C62FF"/>
    <w:rsid w:val="007C66BD"/>
    <w:rsid w:val="007D0503"/>
    <w:rsid w:val="007D059E"/>
    <w:rsid w:val="007D2D49"/>
    <w:rsid w:val="007D54A1"/>
    <w:rsid w:val="007D56E8"/>
    <w:rsid w:val="007D5FEE"/>
    <w:rsid w:val="007D6B46"/>
    <w:rsid w:val="007E2CC4"/>
    <w:rsid w:val="007E334D"/>
    <w:rsid w:val="007E3AAF"/>
    <w:rsid w:val="007E4E4D"/>
    <w:rsid w:val="007F0C4A"/>
    <w:rsid w:val="007F305D"/>
    <w:rsid w:val="007F4B2A"/>
    <w:rsid w:val="007F4C05"/>
    <w:rsid w:val="007F60EF"/>
    <w:rsid w:val="007F6484"/>
    <w:rsid w:val="007F7327"/>
    <w:rsid w:val="00800F7B"/>
    <w:rsid w:val="00801A53"/>
    <w:rsid w:val="00804CDE"/>
    <w:rsid w:val="00805540"/>
    <w:rsid w:val="00805DF5"/>
    <w:rsid w:val="00806FA0"/>
    <w:rsid w:val="00810822"/>
    <w:rsid w:val="00810A83"/>
    <w:rsid w:val="008113EC"/>
    <w:rsid w:val="0081224C"/>
    <w:rsid w:val="00813F82"/>
    <w:rsid w:val="00815441"/>
    <w:rsid w:val="008172FC"/>
    <w:rsid w:val="00817318"/>
    <w:rsid w:val="008174AD"/>
    <w:rsid w:val="008213DC"/>
    <w:rsid w:val="0082182E"/>
    <w:rsid w:val="00821C81"/>
    <w:rsid w:val="00823503"/>
    <w:rsid w:val="0082511C"/>
    <w:rsid w:val="00825FCD"/>
    <w:rsid w:val="00830A3D"/>
    <w:rsid w:val="00833ED3"/>
    <w:rsid w:val="008369B2"/>
    <w:rsid w:val="00837D22"/>
    <w:rsid w:val="008405C9"/>
    <w:rsid w:val="00840BF8"/>
    <w:rsid w:val="00841972"/>
    <w:rsid w:val="0084265E"/>
    <w:rsid w:val="00845877"/>
    <w:rsid w:val="00846A91"/>
    <w:rsid w:val="00846CC7"/>
    <w:rsid w:val="00847A4E"/>
    <w:rsid w:val="00847B4B"/>
    <w:rsid w:val="00854263"/>
    <w:rsid w:val="00857306"/>
    <w:rsid w:val="00862C02"/>
    <w:rsid w:val="00862F23"/>
    <w:rsid w:val="00863AEC"/>
    <w:rsid w:val="00864FD8"/>
    <w:rsid w:val="00865ECC"/>
    <w:rsid w:val="00867F6E"/>
    <w:rsid w:val="00872B53"/>
    <w:rsid w:val="008745ED"/>
    <w:rsid w:val="00875BFE"/>
    <w:rsid w:val="008817CF"/>
    <w:rsid w:val="00883DA2"/>
    <w:rsid w:val="00892DD0"/>
    <w:rsid w:val="008935DF"/>
    <w:rsid w:val="008937BC"/>
    <w:rsid w:val="00893E9C"/>
    <w:rsid w:val="00894B60"/>
    <w:rsid w:val="00895E06"/>
    <w:rsid w:val="00896675"/>
    <w:rsid w:val="00896E08"/>
    <w:rsid w:val="008A19C2"/>
    <w:rsid w:val="008A251B"/>
    <w:rsid w:val="008A48B8"/>
    <w:rsid w:val="008A6470"/>
    <w:rsid w:val="008A7F7E"/>
    <w:rsid w:val="008B18D7"/>
    <w:rsid w:val="008B6E03"/>
    <w:rsid w:val="008C27A5"/>
    <w:rsid w:val="008C6889"/>
    <w:rsid w:val="008D01F3"/>
    <w:rsid w:val="008D14E3"/>
    <w:rsid w:val="008D31AC"/>
    <w:rsid w:val="008D4841"/>
    <w:rsid w:val="008E4A7B"/>
    <w:rsid w:val="008E4C74"/>
    <w:rsid w:val="008E5876"/>
    <w:rsid w:val="008E681C"/>
    <w:rsid w:val="008E760C"/>
    <w:rsid w:val="008F0F61"/>
    <w:rsid w:val="008F28BF"/>
    <w:rsid w:val="008F2D82"/>
    <w:rsid w:val="008F33E3"/>
    <w:rsid w:val="008F5328"/>
    <w:rsid w:val="008F54D7"/>
    <w:rsid w:val="008F7357"/>
    <w:rsid w:val="008F7A87"/>
    <w:rsid w:val="009009E9"/>
    <w:rsid w:val="00900A33"/>
    <w:rsid w:val="009032E1"/>
    <w:rsid w:val="0090453B"/>
    <w:rsid w:val="00911D97"/>
    <w:rsid w:val="0091404D"/>
    <w:rsid w:val="00915E15"/>
    <w:rsid w:val="009178C6"/>
    <w:rsid w:val="00921223"/>
    <w:rsid w:val="00922A9A"/>
    <w:rsid w:val="00925298"/>
    <w:rsid w:val="00927F86"/>
    <w:rsid w:val="0093018C"/>
    <w:rsid w:val="00933163"/>
    <w:rsid w:val="009353A5"/>
    <w:rsid w:val="00935D52"/>
    <w:rsid w:val="00937132"/>
    <w:rsid w:val="00937D9A"/>
    <w:rsid w:val="009425B8"/>
    <w:rsid w:val="0094342C"/>
    <w:rsid w:val="009446AF"/>
    <w:rsid w:val="0094564A"/>
    <w:rsid w:val="00945D2A"/>
    <w:rsid w:val="009466C5"/>
    <w:rsid w:val="00946744"/>
    <w:rsid w:val="00946D52"/>
    <w:rsid w:val="00947758"/>
    <w:rsid w:val="00951758"/>
    <w:rsid w:val="0095569C"/>
    <w:rsid w:val="0096313A"/>
    <w:rsid w:val="00963EF0"/>
    <w:rsid w:val="0096503A"/>
    <w:rsid w:val="0096514E"/>
    <w:rsid w:val="00966AB3"/>
    <w:rsid w:val="00967E7F"/>
    <w:rsid w:val="009705D3"/>
    <w:rsid w:val="00971190"/>
    <w:rsid w:val="00972453"/>
    <w:rsid w:val="00972995"/>
    <w:rsid w:val="00976860"/>
    <w:rsid w:val="00976B16"/>
    <w:rsid w:val="0098004B"/>
    <w:rsid w:val="00982930"/>
    <w:rsid w:val="00982AD1"/>
    <w:rsid w:val="0098316F"/>
    <w:rsid w:val="00991E62"/>
    <w:rsid w:val="009922FA"/>
    <w:rsid w:val="009929FD"/>
    <w:rsid w:val="00992E9D"/>
    <w:rsid w:val="00993800"/>
    <w:rsid w:val="00996F37"/>
    <w:rsid w:val="009A5802"/>
    <w:rsid w:val="009A6C1E"/>
    <w:rsid w:val="009B057E"/>
    <w:rsid w:val="009B1CDA"/>
    <w:rsid w:val="009B237A"/>
    <w:rsid w:val="009B2EA8"/>
    <w:rsid w:val="009B2ECC"/>
    <w:rsid w:val="009C1103"/>
    <w:rsid w:val="009C131E"/>
    <w:rsid w:val="009C42D4"/>
    <w:rsid w:val="009C637E"/>
    <w:rsid w:val="009C7CE7"/>
    <w:rsid w:val="009D034C"/>
    <w:rsid w:val="009D1FC7"/>
    <w:rsid w:val="009D2734"/>
    <w:rsid w:val="009D3408"/>
    <w:rsid w:val="009D5877"/>
    <w:rsid w:val="009D704E"/>
    <w:rsid w:val="009E3480"/>
    <w:rsid w:val="009E653C"/>
    <w:rsid w:val="009F18AE"/>
    <w:rsid w:val="009F2204"/>
    <w:rsid w:val="009F63D6"/>
    <w:rsid w:val="009F6D98"/>
    <w:rsid w:val="009F7D78"/>
    <w:rsid w:val="00A0043C"/>
    <w:rsid w:val="00A006C5"/>
    <w:rsid w:val="00A015B7"/>
    <w:rsid w:val="00A01CB7"/>
    <w:rsid w:val="00A052FA"/>
    <w:rsid w:val="00A073A8"/>
    <w:rsid w:val="00A116A0"/>
    <w:rsid w:val="00A126BB"/>
    <w:rsid w:val="00A13B85"/>
    <w:rsid w:val="00A14130"/>
    <w:rsid w:val="00A1565F"/>
    <w:rsid w:val="00A1796D"/>
    <w:rsid w:val="00A20019"/>
    <w:rsid w:val="00A20353"/>
    <w:rsid w:val="00A23256"/>
    <w:rsid w:val="00A24D3D"/>
    <w:rsid w:val="00A252DE"/>
    <w:rsid w:val="00A26349"/>
    <w:rsid w:val="00A3159B"/>
    <w:rsid w:val="00A36CBA"/>
    <w:rsid w:val="00A377E3"/>
    <w:rsid w:val="00A37CEF"/>
    <w:rsid w:val="00A44CD8"/>
    <w:rsid w:val="00A46EAD"/>
    <w:rsid w:val="00A52611"/>
    <w:rsid w:val="00A53400"/>
    <w:rsid w:val="00A54B9C"/>
    <w:rsid w:val="00A56EF9"/>
    <w:rsid w:val="00A6084F"/>
    <w:rsid w:val="00A62576"/>
    <w:rsid w:val="00A6310B"/>
    <w:rsid w:val="00A66BED"/>
    <w:rsid w:val="00A67BFD"/>
    <w:rsid w:val="00A71BC3"/>
    <w:rsid w:val="00A71DEC"/>
    <w:rsid w:val="00A72134"/>
    <w:rsid w:val="00A75047"/>
    <w:rsid w:val="00A77FEE"/>
    <w:rsid w:val="00A82EAC"/>
    <w:rsid w:val="00A83771"/>
    <w:rsid w:val="00A846D9"/>
    <w:rsid w:val="00A90C79"/>
    <w:rsid w:val="00A93594"/>
    <w:rsid w:val="00A94A2C"/>
    <w:rsid w:val="00AA45C5"/>
    <w:rsid w:val="00AA5BDC"/>
    <w:rsid w:val="00AB19EE"/>
    <w:rsid w:val="00AB4D0D"/>
    <w:rsid w:val="00AB5A72"/>
    <w:rsid w:val="00AC20A7"/>
    <w:rsid w:val="00AC380B"/>
    <w:rsid w:val="00AC3F85"/>
    <w:rsid w:val="00AC6284"/>
    <w:rsid w:val="00AC697F"/>
    <w:rsid w:val="00AC7606"/>
    <w:rsid w:val="00AC77A9"/>
    <w:rsid w:val="00AD1098"/>
    <w:rsid w:val="00AD2CE8"/>
    <w:rsid w:val="00AD42D8"/>
    <w:rsid w:val="00AD45F8"/>
    <w:rsid w:val="00AD53EF"/>
    <w:rsid w:val="00AD7231"/>
    <w:rsid w:val="00AE1671"/>
    <w:rsid w:val="00AE246F"/>
    <w:rsid w:val="00AE525A"/>
    <w:rsid w:val="00AE5DD8"/>
    <w:rsid w:val="00AF02A1"/>
    <w:rsid w:val="00AF088D"/>
    <w:rsid w:val="00AF0A89"/>
    <w:rsid w:val="00AF3759"/>
    <w:rsid w:val="00AF71FC"/>
    <w:rsid w:val="00AF73BE"/>
    <w:rsid w:val="00B002F3"/>
    <w:rsid w:val="00B01427"/>
    <w:rsid w:val="00B02D40"/>
    <w:rsid w:val="00B063F0"/>
    <w:rsid w:val="00B117E4"/>
    <w:rsid w:val="00B1229A"/>
    <w:rsid w:val="00B13AA1"/>
    <w:rsid w:val="00B17286"/>
    <w:rsid w:val="00B20347"/>
    <w:rsid w:val="00B20EDA"/>
    <w:rsid w:val="00B22779"/>
    <w:rsid w:val="00B22901"/>
    <w:rsid w:val="00B22D0F"/>
    <w:rsid w:val="00B23CC7"/>
    <w:rsid w:val="00B24500"/>
    <w:rsid w:val="00B24BF3"/>
    <w:rsid w:val="00B256D7"/>
    <w:rsid w:val="00B25E1C"/>
    <w:rsid w:val="00B26129"/>
    <w:rsid w:val="00B31B1A"/>
    <w:rsid w:val="00B34BE1"/>
    <w:rsid w:val="00B35382"/>
    <w:rsid w:val="00B36EC0"/>
    <w:rsid w:val="00B37CF3"/>
    <w:rsid w:val="00B41F17"/>
    <w:rsid w:val="00B45B4B"/>
    <w:rsid w:val="00B45BAF"/>
    <w:rsid w:val="00B52BCD"/>
    <w:rsid w:val="00B53891"/>
    <w:rsid w:val="00B55480"/>
    <w:rsid w:val="00B57ED2"/>
    <w:rsid w:val="00B63115"/>
    <w:rsid w:val="00B71BC6"/>
    <w:rsid w:val="00B71EF0"/>
    <w:rsid w:val="00B7208E"/>
    <w:rsid w:val="00B72250"/>
    <w:rsid w:val="00B73AD2"/>
    <w:rsid w:val="00B76D01"/>
    <w:rsid w:val="00B778C8"/>
    <w:rsid w:val="00B80149"/>
    <w:rsid w:val="00B82C40"/>
    <w:rsid w:val="00B847C2"/>
    <w:rsid w:val="00B85246"/>
    <w:rsid w:val="00B85BB7"/>
    <w:rsid w:val="00B871ED"/>
    <w:rsid w:val="00B87E05"/>
    <w:rsid w:val="00B87F21"/>
    <w:rsid w:val="00B9179A"/>
    <w:rsid w:val="00B97BC5"/>
    <w:rsid w:val="00BA291F"/>
    <w:rsid w:val="00BA3122"/>
    <w:rsid w:val="00BA6039"/>
    <w:rsid w:val="00BA7938"/>
    <w:rsid w:val="00BB0121"/>
    <w:rsid w:val="00BB0BFE"/>
    <w:rsid w:val="00BB40F9"/>
    <w:rsid w:val="00BB5005"/>
    <w:rsid w:val="00BB5731"/>
    <w:rsid w:val="00BB6CC9"/>
    <w:rsid w:val="00BC1BD5"/>
    <w:rsid w:val="00BC2F91"/>
    <w:rsid w:val="00BC5CDD"/>
    <w:rsid w:val="00BC7D19"/>
    <w:rsid w:val="00BD1275"/>
    <w:rsid w:val="00BD184A"/>
    <w:rsid w:val="00BD1FDB"/>
    <w:rsid w:val="00BD5384"/>
    <w:rsid w:val="00BD5651"/>
    <w:rsid w:val="00BD5C25"/>
    <w:rsid w:val="00BD66C3"/>
    <w:rsid w:val="00BD75B1"/>
    <w:rsid w:val="00BD7CD8"/>
    <w:rsid w:val="00BE07CB"/>
    <w:rsid w:val="00BE447A"/>
    <w:rsid w:val="00BE7166"/>
    <w:rsid w:val="00BE79B6"/>
    <w:rsid w:val="00BF0054"/>
    <w:rsid w:val="00BF192E"/>
    <w:rsid w:val="00BF5175"/>
    <w:rsid w:val="00BF562F"/>
    <w:rsid w:val="00C010FC"/>
    <w:rsid w:val="00C02DAB"/>
    <w:rsid w:val="00C04F2F"/>
    <w:rsid w:val="00C06559"/>
    <w:rsid w:val="00C06EC5"/>
    <w:rsid w:val="00C07145"/>
    <w:rsid w:val="00C108AB"/>
    <w:rsid w:val="00C1221B"/>
    <w:rsid w:val="00C12BE1"/>
    <w:rsid w:val="00C156BB"/>
    <w:rsid w:val="00C15957"/>
    <w:rsid w:val="00C15C18"/>
    <w:rsid w:val="00C15F1D"/>
    <w:rsid w:val="00C170C5"/>
    <w:rsid w:val="00C21F4E"/>
    <w:rsid w:val="00C229F1"/>
    <w:rsid w:val="00C22BD4"/>
    <w:rsid w:val="00C23104"/>
    <w:rsid w:val="00C23C49"/>
    <w:rsid w:val="00C260C8"/>
    <w:rsid w:val="00C27247"/>
    <w:rsid w:val="00C27877"/>
    <w:rsid w:val="00C2796C"/>
    <w:rsid w:val="00C31333"/>
    <w:rsid w:val="00C35450"/>
    <w:rsid w:val="00C43E9D"/>
    <w:rsid w:val="00C44FDE"/>
    <w:rsid w:val="00C455EE"/>
    <w:rsid w:val="00C463C1"/>
    <w:rsid w:val="00C516D0"/>
    <w:rsid w:val="00C52482"/>
    <w:rsid w:val="00C53796"/>
    <w:rsid w:val="00C56849"/>
    <w:rsid w:val="00C6154F"/>
    <w:rsid w:val="00C620DD"/>
    <w:rsid w:val="00C6258B"/>
    <w:rsid w:val="00C677C9"/>
    <w:rsid w:val="00C701DB"/>
    <w:rsid w:val="00C70293"/>
    <w:rsid w:val="00C713E6"/>
    <w:rsid w:val="00C71851"/>
    <w:rsid w:val="00C71CB9"/>
    <w:rsid w:val="00C71DEE"/>
    <w:rsid w:val="00C721BB"/>
    <w:rsid w:val="00C763AE"/>
    <w:rsid w:val="00C8344D"/>
    <w:rsid w:val="00C84F65"/>
    <w:rsid w:val="00C8520D"/>
    <w:rsid w:val="00C872C2"/>
    <w:rsid w:val="00C91EFA"/>
    <w:rsid w:val="00C94506"/>
    <w:rsid w:val="00C95E0F"/>
    <w:rsid w:val="00C97546"/>
    <w:rsid w:val="00CA0CCD"/>
    <w:rsid w:val="00CA3295"/>
    <w:rsid w:val="00CA48D6"/>
    <w:rsid w:val="00CA6583"/>
    <w:rsid w:val="00CB0719"/>
    <w:rsid w:val="00CB3A2E"/>
    <w:rsid w:val="00CB521E"/>
    <w:rsid w:val="00CB5BCB"/>
    <w:rsid w:val="00CB5C9A"/>
    <w:rsid w:val="00CB7F03"/>
    <w:rsid w:val="00CC2DB1"/>
    <w:rsid w:val="00CC5B58"/>
    <w:rsid w:val="00CC64E7"/>
    <w:rsid w:val="00CC7E66"/>
    <w:rsid w:val="00CE147C"/>
    <w:rsid w:val="00CE3453"/>
    <w:rsid w:val="00CF0FBA"/>
    <w:rsid w:val="00CF1674"/>
    <w:rsid w:val="00CF171F"/>
    <w:rsid w:val="00CF2548"/>
    <w:rsid w:val="00CF3223"/>
    <w:rsid w:val="00CF4311"/>
    <w:rsid w:val="00CF5D4E"/>
    <w:rsid w:val="00D000E1"/>
    <w:rsid w:val="00D00283"/>
    <w:rsid w:val="00D02C40"/>
    <w:rsid w:val="00D0319B"/>
    <w:rsid w:val="00D04D3D"/>
    <w:rsid w:val="00D065F2"/>
    <w:rsid w:val="00D1269E"/>
    <w:rsid w:val="00D147A3"/>
    <w:rsid w:val="00D15DA8"/>
    <w:rsid w:val="00D229D6"/>
    <w:rsid w:val="00D23AAC"/>
    <w:rsid w:val="00D2770E"/>
    <w:rsid w:val="00D3208B"/>
    <w:rsid w:val="00D32CE5"/>
    <w:rsid w:val="00D33B4B"/>
    <w:rsid w:val="00D42221"/>
    <w:rsid w:val="00D42334"/>
    <w:rsid w:val="00D43B6E"/>
    <w:rsid w:val="00D44DE5"/>
    <w:rsid w:val="00D46327"/>
    <w:rsid w:val="00D46945"/>
    <w:rsid w:val="00D472B4"/>
    <w:rsid w:val="00D5036D"/>
    <w:rsid w:val="00D51341"/>
    <w:rsid w:val="00D51F74"/>
    <w:rsid w:val="00D54760"/>
    <w:rsid w:val="00D558E3"/>
    <w:rsid w:val="00D57FD9"/>
    <w:rsid w:val="00D6025D"/>
    <w:rsid w:val="00D613F4"/>
    <w:rsid w:val="00D6263D"/>
    <w:rsid w:val="00D62C8B"/>
    <w:rsid w:val="00D64617"/>
    <w:rsid w:val="00D65EF8"/>
    <w:rsid w:val="00D66A22"/>
    <w:rsid w:val="00D677DE"/>
    <w:rsid w:val="00D730A8"/>
    <w:rsid w:val="00D73F18"/>
    <w:rsid w:val="00D7560B"/>
    <w:rsid w:val="00D767FC"/>
    <w:rsid w:val="00D7702F"/>
    <w:rsid w:val="00D77A1C"/>
    <w:rsid w:val="00D8224D"/>
    <w:rsid w:val="00D82FC0"/>
    <w:rsid w:val="00D84707"/>
    <w:rsid w:val="00D84BA5"/>
    <w:rsid w:val="00D90DD2"/>
    <w:rsid w:val="00D90F6C"/>
    <w:rsid w:val="00D9127F"/>
    <w:rsid w:val="00D918CE"/>
    <w:rsid w:val="00D947BF"/>
    <w:rsid w:val="00D95BB2"/>
    <w:rsid w:val="00D96688"/>
    <w:rsid w:val="00D970B4"/>
    <w:rsid w:val="00DA0BDD"/>
    <w:rsid w:val="00DA1766"/>
    <w:rsid w:val="00DA27CF"/>
    <w:rsid w:val="00DA4938"/>
    <w:rsid w:val="00DA5BE3"/>
    <w:rsid w:val="00DA7DF7"/>
    <w:rsid w:val="00DB04C2"/>
    <w:rsid w:val="00DB05DA"/>
    <w:rsid w:val="00DB1438"/>
    <w:rsid w:val="00DB5565"/>
    <w:rsid w:val="00DC2B16"/>
    <w:rsid w:val="00DC4A49"/>
    <w:rsid w:val="00DC716F"/>
    <w:rsid w:val="00DD3110"/>
    <w:rsid w:val="00DD61C4"/>
    <w:rsid w:val="00DD7890"/>
    <w:rsid w:val="00DD7EDE"/>
    <w:rsid w:val="00DE15C3"/>
    <w:rsid w:val="00DE2400"/>
    <w:rsid w:val="00DE24BC"/>
    <w:rsid w:val="00DE329D"/>
    <w:rsid w:val="00DE50EF"/>
    <w:rsid w:val="00DE516D"/>
    <w:rsid w:val="00DE7D26"/>
    <w:rsid w:val="00DF0102"/>
    <w:rsid w:val="00DF1F20"/>
    <w:rsid w:val="00DF253D"/>
    <w:rsid w:val="00DF3C27"/>
    <w:rsid w:val="00DF4180"/>
    <w:rsid w:val="00DF5063"/>
    <w:rsid w:val="00DF70C1"/>
    <w:rsid w:val="00E00B56"/>
    <w:rsid w:val="00E01491"/>
    <w:rsid w:val="00E03F4C"/>
    <w:rsid w:val="00E06327"/>
    <w:rsid w:val="00E079AD"/>
    <w:rsid w:val="00E101CF"/>
    <w:rsid w:val="00E10293"/>
    <w:rsid w:val="00E121B2"/>
    <w:rsid w:val="00E12FAA"/>
    <w:rsid w:val="00E15830"/>
    <w:rsid w:val="00E162AC"/>
    <w:rsid w:val="00E214F9"/>
    <w:rsid w:val="00E23A66"/>
    <w:rsid w:val="00E23D21"/>
    <w:rsid w:val="00E246D7"/>
    <w:rsid w:val="00E25B84"/>
    <w:rsid w:val="00E26455"/>
    <w:rsid w:val="00E27510"/>
    <w:rsid w:val="00E31BC1"/>
    <w:rsid w:val="00E32F17"/>
    <w:rsid w:val="00E36886"/>
    <w:rsid w:val="00E36A76"/>
    <w:rsid w:val="00E402C6"/>
    <w:rsid w:val="00E4206A"/>
    <w:rsid w:val="00E431D2"/>
    <w:rsid w:val="00E47337"/>
    <w:rsid w:val="00E50706"/>
    <w:rsid w:val="00E50CE3"/>
    <w:rsid w:val="00E54BF2"/>
    <w:rsid w:val="00E551D9"/>
    <w:rsid w:val="00E56DC0"/>
    <w:rsid w:val="00E57041"/>
    <w:rsid w:val="00E60A38"/>
    <w:rsid w:val="00E611E4"/>
    <w:rsid w:val="00E61EBA"/>
    <w:rsid w:val="00E623CE"/>
    <w:rsid w:val="00E6339F"/>
    <w:rsid w:val="00E652BF"/>
    <w:rsid w:val="00E732BA"/>
    <w:rsid w:val="00E76F40"/>
    <w:rsid w:val="00E82848"/>
    <w:rsid w:val="00E8422A"/>
    <w:rsid w:val="00E86753"/>
    <w:rsid w:val="00E873A1"/>
    <w:rsid w:val="00E903E2"/>
    <w:rsid w:val="00E96C28"/>
    <w:rsid w:val="00EA19F8"/>
    <w:rsid w:val="00EA434D"/>
    <w:rsid w:val="00EB00D7"/>
    <w:rsid w:val="00EB0EF7"/>
    <w:rsid w:val="00EB154D"/>
    <w:rsid w:val="00EB3BDA"/>
    <w:rsid w:val="00EB4D23"/>
    <w:rsid w:val="00EB697B"/>
    <w:rsid w:val="00EB6EA1"/>
    <w:rsid w:val="00EB7666"/>
    <w:rsid w:val="00EB78AE"/>
    <w:rsid w:val="00EC1657"/>
    <w:rsid w:val="00EC1BF2"/>
    <w:rsid w:val="00EC218E"/>
    <w:rsid w:val="00EC2474"/>
    <w:rsid w:val="00EC3CC9"/>
    <w:rsid w:val="00EC6506"/>
    <w:rsid w:val="00EC7F2C"/>
    <w:rsid w:val="00ED0DF4"/>
    <w:rsid w:val="00ED1E92"/>
    <w:rsid w:val="00ED1F00"/>
    <w:rsid w:val="00ED2A60"/>
    <w:rsid w:val="00ED2FDE"/>
    <w:rsid w:val="00EE102F"/>
    <w:rsid w:val="00EE1D1B"/>
    <w:rsid w:val="00EE2029"/>
    <w:rsid w:val="00EE5067"/>
    <w:rsid w:val="00EE7935"/>
    <w:rsid w:val="00EF1328"/>
    <w:rsid w:val="00EF14A7"/>
    <w:rsid w:val="00EF4868"/>
    <w:rsid w:val="00EF55E7"/>
    <w:rsid w:val="00EF7321"/>
    <w:rsid w:val="00EF78D0"/>
    <w:rsid w:val="00F03CFF"/>
    <w:rsid w:val="00F05941"/>
    <w:rsid w:val="00F109F6"/>
    <w:rsid w:val="00F13A99"/>
    <w:rsid w:val="00F14C68"/>
    <w:rsid w:val="00F16029"/>
    <w:rsid w:val="00F207E6"/>
    <w:rsid w:val="00F21187"/>
    <w:rsid w:val="00F23256"/>
    <w:rsid w:val="00F23BF2"/>
    <w:rsid w:val="00F32336"/>
    <w:rsid w:val="00F33284"/>
    <w:rsid w:val="00F3384F"/>
    <w:rsid w:val="00F36B30"/>
    <w:rsid w:val="00F36E8B"/>
    <w:rsid w:val="00F40A51"/>
    <w:rsid w:val="00F415C3"/>
    <w:rsid w:val="00F45B05"/>
    <w:rsid w:val="00F50B33"/>
    <w:rsid w:val="00F5327C"/>
    <w:rsid w:val="00F53552"/>
    <w:rsid w:val="00F563DB"/>
    <w:rsid w:val="00F565A4"/>
    <w:rsid w:val="00F5739E"/>
    <w:rsid w:val="00F626E2"/>
    <w:rsid w:val="00F648DD"/>
    <w:rsid w:val="00F679DB"/>
    <w:rsid w:val="00F67B5B"/>
    <w:rsid w:val="00F74C62"/>
    <w:rsid w:val="00F7568E"/>
    <w:rsid w:val="00F82A08"/>
    <w:rsid w:val="00F8402B"/>
    <w:rsid w:val="00F94849"/>
    <w:rsid w:val="00F96D6E"/>
    <w:rsid w:val="00FA1814"/>
    <w:rsid w:val="00FA2606"/>
    <w:rsid w:val="00FA271F"/>
    <w:rsid w:val="00FA4DA4"/>
    <w:rsid w:val="00FA72C4"/>
    <w:rsid w:val="00FA7364"/>
    <w:rsid w:val="00FB2433"/>
    <w:rsid w:val="00FB2E50"/>
    <w:rsid w:val="00FB5889"/>
    <w:rsid w:val="00FC1712"/>
    <w:rsid w:val="00FC1F79"/>
    <w:rsid w:val="00FC3469"/>
    <w:rsid w:val="00FC4956"/>
    <w:rsid w:val="00FC72FB"/>
    <w:rsid w:val="00FC789D"/>
    <w:rsid w:val="00FC7C9A"/>
    <w:rsid w:val="00FD0CB5"/>
    <w:rsid w:val="00FD346F"/>
    <w:rsid w:val="00FD68A1"/>
    <w:rsid w:val="00FE0B49"/>
    <w:rsid w:val="00FE0C00"/>
    <w:rsid w:val="00FE17A9"/>
    <w:rsid w:val="00FE1C2D"/>
    <w:rsid w:val="00FE1CAC"/>
    <w:rsid w:val="00FE3AB4"/>
    <w:rsid w:val="00FE5781"/>
    <w:rsid w:val="00FE5CFA"/>
    <w:rsid w:val="00FF059C"/>
    <w:rsid w:val="00FF0A23"/>
    <w:rsid w:val="00FF4F6E"/>
    <w:rsid w:val="00FF5FEA"/>
    <w:rsid w:val="00FF707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F0A89"/>
    <w:rPr>
      <w:rFonts w:ascii="Arial" w:hAnsi="Arial"/>
      <w:sz w:val="24"/>
      <w:szCs w:val="24"/>
      <w:lang w:val="es-ES" w:eastAsia="es-ES"/>
    </w:rPr>
  </w:style>
  <w:style w:type="paragraph" w:styleId="Ttulo1">
    <w:name w:val="heading 1"/>
    <w:basedOn w:val="Normal"/>
    <w:next w:val="Normal"/>
    <w:qFormat/>
    <w:pPr>
      <w:keepNext/>
      <w:widowControl w:val="0"/>
      <w:tabs>
        <w:tab w:val="left" w:pos="720"/>
      </w:tabs>
      <w:autoSpaceDE w:val="0"/>
      <w:autoSpaceDN w:val="0"/>
      <w:adjustRightInd w:val="0"/>
      <w:jc w:val="both"/>
      <w:outlineLvl w:val="0"/>
    </w:pPr>
    <w:rPr>
      <w:rFonts w:cs="Arial"/>
      <w:b/>
      <w:bCs/>
      <w:lang w:val="es-MX" w:eastAsia="es-MX"/>
    </w:rPr>
  </w:style>
  <w:style w:type="paragraph" w:styleId="Ttulo2">
    <w:name w:val="heading 2"/>
    <w:basedOn w:val="Normal"/>
    <w:next w:val="Normal"/>
    <w:qFormat/>
    <w:pPr>
      <w:keepNext/>
      <w:jc w:val="center"/>
      <w:outlineLvl w:val="1"/>
    </w:pPr>
    <w:rPr>
      <w:b/>
      <w:bCs/>
    </w:rPr>
  </w:style>
  <w:style w:type="paragraph" w:styleId="Ttulo3">
    <w:name w:val="heading 3"/>
    <w:basedOn w:val="Normal"/>
    <w:next w:val="Normal"/>
    <w:qFormat/>
    <w:pPr>
      <w:keepNext/>
      <w:ind w:right="126"/>
      <w:jc w:val="center"/>
      <w:outlineLvl w:val="2"/>
    </w:pPr>
    <w:rPr>
      <w:b/>
      <w:bCs/>
    </w:rPr>
  </w:style>
  <w:style w:type="paragraph" w:styleId="Ttulo4">
    <w:name w:val="heading 4"/>
    <w:basedOn w:val="Normal"/>
    <w:next w:val="Normal"/>
    <w:link w:val="Ttulo4Car"/>
    <w:qFormat/>
    <w:pPr>
      <w:keepNext/>
      <w:ind w:right="846"/>
      <w:jc w:val="right"/>
      <w:outlineLvl w:val="3"/>
    </w:pPr>
    <w:rPr>
      <w:b/>
      <w:bCs/>
    </w:rPr>
  </w:style>
  <w:style w:type="paragraph" w:styleId="Ttulo5">
    <w:name w:val="heading 5"/>
    <w:basedOn w:val="Normal"/>
    <w:next w:val="Normal"/>
    <w:qFormat/>
    <w:pPr>
      <w:keepNext/>
      <w:jc w:val="both"/>
      <w:outlineLvl w:val="4"/>
    </w:pPr>
    <w:rPr>
      <w:rFonts w:cs="Arial"/>
      <w:b/>
    </w:rPr>
  </w:style>
  <w:style w:type="paragraph" w:styleId="Ttulo6">
    <w:name w:val="heading 6"/>
    <w:basedOn w:val="Normal"/>
    <w:next w:val="Normal"/>
    <w:qFormat/>
    <w:pPr>
      <w:keepNext/>
      <w:tabs>
        <w:tab w:val="left" w:pos="8364"/>
        <w:tab w:val="left" w:pos="8789"/>
      </w:tabs>
      <w:overflowPunct w:val="0"/>
      <w:autoSpaceDE w:val="0"/>
      <w:autoSpaceDN w:val="0"/>
      <w:adjustRightInd w:val="0"/>
      <w:jc w:val="both"/>
      <w:textAlignment w:val="baseline"/>
      <w:outlineLvl w:val="5"/>
    </w:pPr>
    <w:rPr>
      <w:rFonts w:cs="Arial"/>
      <w:szCs w:val="20"/>
      <w:lang w:val="es-ES_tradnl"/>
    </w:rPr>
  </w:style>
  <w:style w:type="paragraph" w:styleId="Ttulo7">
    <w:name w:val="heading 7"/>
    <w:basedOn w:val="Normal"/>
    <w:next w:val="Normal"/>
    <w:qFormat/>
    <w:pPr>
      <w:keepNext/>
      <w:overflowPunct w:val="0"/>
      <w:autoSpaceDE w:val="0"/>
      <w:autoSpaceDN w:val="0"/>
      <w:adjustRightInd w:val="0"/>
      <w:textAlignment w:val="baseline"/>
      <w:outlineLvl w:val="6"/>
    </w:pPr>
    <w:rPr>
      <w:b/>
      <w:color w:val="FF0000"/>
      <w:szCs w:val="20"/>
      <w:lang w:val="es-ES_tradnl"/>
    </w:rPr>
  </w:style>
  <w:style w:type="paragraph" w:styleId="Ttulo8">
    <w:name w:val="heading 8"/>
    <w:basedOn w:val="Normal"/>
    <w:next w:val="Normal"/>
    <w:qFormat/>
    <w:pPr>
      <w:keepNext/>
      <w:jc w:val="center"/>
      <w:outlineLvl w:val="7"/>
    </w:pPr>
    <w:rPr>
      <w:b/>
    </w:rPr>
  </w:style>
  <w:style w:type="paragraph" w:styleId="Ttulo9">
    <w:name w:val="heading 9"/>
    <w:basedOn w:val="Normal"/>
    <w:next w:val="Normal"/>
    <w:link w:val="Ttulo9Car"/>
    <w:qFormat/>
    <w:rsid w:val="00481C4A"/>
    <w:pPr>
      <w:widowControl w:val="0"/>
      <w:spacing w:before="240" w:after="60"/>
      <w:jc w:val="both"/>
      <w:outlineLvl w:val="8"/>
    </w:pPr>
    <w:rPr>
      <w:b/>
      <w:i/>
      <w:sz w:val="18"/>
      <w:szCs w:val="20"/>
      <w:lang w:val="es-MX"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rsid w:val="00AF0A89"/>
    <w:pPr>
      <w:tabs>
        <w:tab w:val="right" w:leader="dot" w:pos="9923"/>
      </w:tabs>
      <w:ind w:left="426" w:hanging="284"/>
      <w:jc w:val="both"/>
    </w:pPr>
    <w:rPr>
      <w:iCs/>
      <w:noProof/>
    </w:rPr>
  </w:style>
  <w:style w:type="paragraph" w:styleId="TDC2">
    <w:name w:val="toc 2"/>
    <w:basedOn w:val="Normal"/>
    <w:next w:val="Normal"/>
    <w:autoRedefine/>
    <w:uiPriority w:val="39"/>
    <w:rsid w:val="00AF0A89"/>
    <w:pPr>
      <w:tabs>
        <w:tab w:val="left" w:pos="907"/>
        <w:tab w:val="right" w:leader="dot" w:pos="9923"/>
      </w:tabs>
      <w:ind w:left="238"/>
    </w:pPr>
    <w:rPr>
      <w:iCs/>
    </w:rPr>
  </w:style>
  <w:style w:type="paragraph" w:styleId="TDC3">
    <w:name w:val="toc 3"/>
    <w:basedOn w:val="Normal"/>
    <w:next w:val="Normal"/>
    <w:autoRedefine/>
    <w:uiPriority w:val="39"/>
    <w:rsid w:val="00AF0A89"/>
    <w:pPr>
      <w:tabs>
        <w:tab w:val="left" w:pos="1440"/>
        <w:tab w:val="right" w:leader="dot" w:pos="9923"/>
      </w:tabs>
      <w:ind w:left="480"/>
    </w:pPr>
  </w:style>
  <w:style w:type="paragraph" w:styleId="Encabezado">
    <w:name w:val="header"/>
    <w:basedOn w:val="Normal"/>
    <w:pPr>
      <w:tabs>
        <w:tab w:val="center" w:pos="4252"/>
        <w:tab w:val="right" w:pos="8504"/>
      </w:tabs>
    </w:pPr>
    <w:rPr>
      <w:b/>
      <w:caps/>
    </w:rPr>
  </w:style>
  <w:style w:type="paragraph" w:customStyle="1" w:styleId="ENCABEZADO0">
    <w:name w:val="ENCABEZADO"/>
    <w:basedOn w:val="Normal"/>
    <w:pPr>
      <w:widowControl w:val="0"/>
      <w:autoSpaceDE w:val="0"/>
      <w:autoSpaceDN w:val="0"/>
      <w:adjustRightInd w:val="0"/>
      <w:jc w:val="both"/>
    </w:pPr>
    <w:rPr>
      <w:rFonts w:cs="Arial"/>
      <w:b/>
      <w:caps/>
      <w:lang w:val="es-MX" w:eastAsia="es-MX"/>
    </w:rPr>
  </w:style>
  <w:style w:type="paragraph" w:styleId="Textoindependiente">
    <w:name w:val="Body Text"/>
    <w:basedOn w:val="Normal"/>
    <w:link w:val="TextoindependienteCar"/>
    <w:pPr>
      <w:widowControl w:val="0"/>
      <w:autoSpaceDE w:val="0"/>
      <w:autoSpaceDN w:val="0"/>
      <w:adjustRightInd w:val="0"/>
      <w:jc w:val="both"/>
    </w:pPr>
    <w:rPr>
      <w:rFonts w:cs="Arial"/>
      <w:b/>
      <w:bCs/>
      <w:lang w:val="es-MX" w:eastAsia="es-MX"/>
    </w:rPr>
  </w:style>
  <w:style w:type="paragraph" w:styleId="NormalWeb">
    <w:name w:val="Normal (Web)"/>
    <w:basedOn w:val="Normal"/>
    <w:pPr>
      <w:spacing w:before="100" w:beforeAutospacing="1" w:after="100" w:afterAutospacing="1"/>
    </w:pPr>
    <w:rPr>
      <w:rFonts w:cs="Arial"/>
      <w:lang w:val="es-MX" w:eastAsia="es-MX"/>
    </w:rPr>
  </w:style>
  <w:style w:type="paragraph" w:styleId="Piedepgina">
    <w:name w:val="footer"/>
    <w:basedOn w:val="Normal"/>
    <w:pPr>
      <w:tabs>
        <w:tab w:val="center" w:pos="4252"/>
        <w:tab w:val="right" w:pos="8504"/>
      </w:tabs>
    </w:pPr>
    <w:rPr>
      <w:rFonts w:ascii="Times New Roman" w:hAnsi="Times New Roman"/>
    </w:rPr>
  </w:style>
  <w:style w:type="character" w:styleId="Nmerodepgina">
    <w:name w:val="page number"/>
    <w:basedOn w:val="Fuentedeprrafopredeter"/>
  </w:style>
  <w:style w:type="paragraph" w:customStyle="1" w:styleId="p0">
    <w:name w:val="p0"/>
    <w:basedOn w:val="Normal"/>
    <w:pPr>
      <w:widowControl w:val="0"/>
      <w:tabs>
        <w:tab w:val="left" w:pos="720"/>
      </w:tabs>
      <w:autoSpaceDE w:val="0"/>
      <w:autoSpaceDN w:val="0"/>
      <w:adjustRightInd w:val="0"/>
      <w:spacing w:line="240" w:lineRule="atLeast"/>
      <w:jc w:val="both"/>
    </w:pPr>
    <w:rPr>
      <w:rFonts w:cs="Arial"/>
      <w:lang w:val="es-MX" w:eastAsia="es-MX"/>
    </w:rPr>
  </w:style>
  <w:style w:type="paragraph" w:customStyle="1" w:styleId="NOTA">
    <w:name w:val="NOTA"/>
    <w:basedOn w:val="Normal"/>
    <w:rPr>
      <w:sz w:val="20"/>
      <w:lang w:val="es-MX"/>
    </w:rPr>
  </w:style>
  <w:style w:type="paragraph" w:customStyle="1" w:styleId="TEXTO">
    <w:name w:val="TEXTO"/>
    <w:basedOn w:val="Normal"/>
    <w:pPr>
      <w:jc w:val="both"/>
    </w:pPr>
    <w:rPr>
      <w:lang w:val="es-MX"/>
    </w:rPr>
  </w:style>
  <w:style w:type="paragraph" w:customStyle="1" w:styleId="CAPTULO">
    <w:name w:val="CAPÍTULO"/>
    <w:basedOn w:val="Normal"/>
    <w:pPr>
      <w:numPr>
        <w:numId w:val="1"/>
      </w:numPr>
      <w:tabs>
        <w:tab w:val="clear" w:pos="360"/>
      </w:tabs>
    </w:pPr>
    <w:rPr>
      <w:b/>
      <w:lang w:val="es-MX"/>
    </w:rPr>
  </w:style>
  <w:style w:type="paragraph" w:styleId="TDC4">
    <w:name w:val="toc 4"/>
    <w:basedOn w:val="Normal"/>
    <w:next w:val="Normal"/>
    <w:autoRedefine/>
    <w:semiHidden/>
    <w:pPr>
      <w:ind w:left="720"/>
    </w:pPr>
    <w:rPr>
      <w:rFonts w:ascii="Times New Roman" w:hAnsi="Times New Roman"/>
    </w:rPr>
  </w:style>
  <w:style w:type="paragraph" w:styleId="TDC5">
    <w:name w:val="toc 5"/>
    <w:basedOn w:val="Normal"/>
    <w:next w:val="Normal"/>
    <w:autoRedefine/>
    <w:semiHidden/>
    <w:pPr>
      <w:ind w:left="960"/>
    </w:pPr>
    <w:rPr>
      <w:rFonts w:ascii="Times New Roman" w:hAnsi="Times New Roman"/>
    </w:rPr>
  </w:style>
  <w:style w:type="paragraph" w:styleId="TDC6">
    <w:name w:val="toc 6"/>
    <w:basedOn w:val="Normal"/>
    <w:next w:val="Normal"/>
    <w:autoRedefine/>
    <w:semiHidden/>
    <w:pPr>
      <w:ind w:left="1200"/>
    </w:pPr>
    <w:rPr>
      <w:rFonts w:ascii="Times New Roman" w:hAnsi="Times New Roman"/>
    </w:rPr>
  </w:style>
  <w:style w:type="paragraph" w:styleId="TDC7">
    <w:name w:val="toc 7"/>
    <w:basedOn w:val="Normal"/>
    <w:next w:val="Normal"/>
    <w:autoRedefine/>
    <w:semiHidden/>
    <w:pPr>
      <w:ind w:left="1440"/>
    </w:pPr>
    <w:rPr>
      <w:rFonts w:ascii="Times New Roman" w:hAnsi="Times New Roman"/>
    </w:rPr>
  </w:style>
  <w:style w:type="paragraph" w:styleId="TDC8">
    <w:name w:val="toc 8"/>
    <w:basedOn w:val="Normal"/>
    <w:next w:val="Normal"/>
    <w:autoRedefine/>
    <w:semiHidden/>
    <w:pPr>
      <w:ind w:left="1680"/>
    </w:pPr>
    <w:rPr>
      <w:rFonts w:ascii="Times New Roman" w:hAnsi="Times New Roman"/>
    </w:rPr>
  </w:style>
  <w:style w:type="paragraph" w:styleId="TDC9">
    <w:name w:val="toc 9"/>
    <w:basedOn w:val="Normal"/>
    <w:next w:val="Normal"/>
    <w:autoRedefine/>
    <w:semiHidden/>
    <w:pPr>
      <w:ind w:left="1920"/>
    </w:pPr>
    <w:rPr>
      <w:rFonts w:ascii="Times New Roman" w:hAnsi="Times New Roman"/>
    </w:rPr>
  </w:style>
  <w:style w:type="character" w:styleId="Hipervnculo">
    <w:name w:val="Hyperlink"/>
    <w:basedOn w:val="Fuentedeprrafopredeter"/>
    <w:uiPriority w:val="99"/>
    <w:rPr>
      <w:color w:val="0000FF"/>
      <w:u w:val="single"/>
    </w:rPr>
  </w:style>
  <w:style w:type="paragraph" w:styleId="Sangradetextonormal">
    <w:name w:val="Body Text Indent"/>
    <w:basedOn w:val="Normal"/>
    <w:pPr>
      <w:ind w:left="686" w:hanging="6"/>
      <w:jc w:val="both"/>
    </w:pPr>
  </w:style>
  <w:style w:type="paragraph" w:customStyle="1" w:styleId="Divisiones">
    <w:name w:val="Divisiones"/>
    <w:basedOn w:val="Normal"/>
    <w:autoRedefine/>
    <w:pPr>
      <w:jc w:val="both"/>
    </w:pPr>
    <w:rPr>
      <w:rFonts w:cs="Arial"/>
      <w:bCs/>
      <w:lang w:val="es-MX"/>
    </w:rPr>
  </w:style>
  <w:style w:type="paragraph" w:customStyle="1" w:styleId="p7">
    <w:name w:val="p7"/>
    <w:basedOn w:val="Normal"/>
    <w:pPr>
      <w:widowControl w:val="0"/>
      <w:tabs>
        <w:tab w:val="left" w:pos="720"/>
      </w:tabs>
      <w:spacing w:line="420" w:lineRule="atLeast"/>
      <w:jc w:val="both"/>
    </w:pPr>
    <w:rPr>
      <w:rFonts w:ascii="Times New Roman" w:hAnsi="Times New Roman"/>
      <w:snapToGrid w:val="0"/>
    </w:rPr>
  </w:style>
  <w:style w:type="paragraph" w:styleId="Ttulo">
    <w:name w:val="Title"/>
    <w:basedOn w:val="Normal"/>
    <w:qFormat/>
    <w:pPr>
      <w:numPr>
        <w:ilvl w:val="12"/>
      </w:numPr>
      <w:ind w:left="283" w:hanging="283"/>
      <w:jc w:val="center"/>
    </w:pPr>
    <w:rPr>
      <w:b/>
    </w:rPr>
  </w:style>
  <w:style w:type="paragraph" w:styleId="Textodebloque">
    <w:name w:val="Block Text"/>
    <w:basedOn w:val="Normal"/>
    <w:pPr>
      <w:spacing w:line="259" w:lineRule="exact"/>
      <w:ind w:left="648" w:right="72" w:hanging="288"/>
      <w:jc w:val="both"/>
    </w:pPr>
    <w:rPr>
      <w:szCs w:val="20"/>
    </w:rPr>
  </w:style>
  <w:style w:type="paragraph" w:styleId="Textoindependiente3">
    <w:name w:val="Body Text 3"/>
    <w:basedOn w:val="Normal"/>
    <w:pPr>
      <w:tabs>
        <w:tab w:val="left" w:pos="-720"/>
        <w:tab w:val="left" w:pos="360"/>
      </w:tabs>
      <w:suppressAutoHyphens/>
      <w:jc w:val="both"/>
    </w:pPr>
    <w:rPr>
      <w:rFonts w:ascii="Times New Roman" w:hAnsi="Times New Roman"/>
      <w:spacing w:val="-3"/>
      <w:sz w:val="26"/>
      <w:szCs w:val="20"/>
      <w:lang w:val="id-ID"/>
    </w:rPr>
  </w:style>
  <w:style w:type="paragraph" w:customStyle="1" w:styleId="BodyTextIndent21">
    <w:name w:val="Body Text Indent 21"/>
    <w:basedOn w:val="Normal"/>
    <w:pPr>
      <w:overflowPunct w:val="0"/>
      <w:autoSpaceDE w:val="0"/>
      <w:autoSpaceDN w:val="0"/>
      <w:adjustRightInd w:val="0"/>
      <w:ind w:left="360" w:hanging="360"/>
      <w:jc w:val="both"/>
      <w:textAlignment w:val="baseline"/>
    </w:pPr>
    <w:rPr>
      <w:sz w:val="22"/>
      <w:szCs w:val="20"/>
    </w:rPr>
  </w:style>
  <w:style w:type="paragraph" w:customStyle="1" w:styleId="BodyText21">
    <w:name w:val="Body Text 21"/>
    <w:basedOn w:val="Normal"/>
    <w:pPr>
      <w:overflowPunct w:val="0"/>
      <w:autoSpaceDE w:val="0"/>
      <w:autoSpaceDN w:val="0"/>
      <w:adjustRightInd w:val="0"/>
      <w:jc w:val="center"/>
      <w:textAlignment w:val="baseline"/>
    </w:pPr>
    <w:rPr>
      <w:rFonts w:ascii="Gill Sans Light" w:hAnsi="Gill Sans Light"/>
      <w:color w:val="000000"/>
      <w:sz w:val="16"/>
      <w:szCs w:val="20"/>
      <w:lang w:val="es-ES_tradnl"/>
    </w:rPr>
  </w:style>
  <w:style w:type="paragraph" w:styleId="Textoindependiente2">
    <w:name w:val="Body Text 2"/>
    <w:basedOn w:val="Normal"/>
    <w:pPr>
      <w:overflowPunct w:val="0"/>
      <w:autoSpaceDE w:val="0"/>
      <w:autoSpaceDN w:val="0"/>
      <w:adjustRightInd w:val="0"/>
      <w:jc w:val="center"/>
      <w:textAlignment w:val="baseline"/>
    </w:pPr>
    <w:rPr>
      <w:rFonts w:ascii="Gill Sans Light" w:hAnsi="Gill Sans Light"/>
      <w:color w:val="000000"/>
      <w:sz w:val="16"/>
      <w:szCs w:val="20"/>
      <w:lang w:val="es-ES_tradnl"/>
    </w:rPr>
  </w:style>
  <w:style w:type="paragraph" w:styleId="Textodeglobo">
    <w:name w:val="Balloon Text"/>
    <w:basedOn w:val="Normal"/>
    <w:semiHidden/>
    <w:pPr>
      <w:overflowPunct w:val="0"/>
      <w:autoSpaceDE w:val="0"/>
      <w:autoSpaceDN w:val="0"/>
      <w:adjustRightInd w:val="0"/>
      <w:textAlignment w:val="baseline"/>
    </w:pPr>
    <w:rPr>
      <w:rFonts w:ascii="Tahoma" w:hAnsi="Tahoma" w:cs="Tahoma"/>
      <w:sz w:val="16"/>
      <w:szCs w:val="16"/>
      <w:lang w:val="es-ES_tradnl"/>
    </w:rPr>
  </w:style>
  <w:style w:type="paragraph" w:styleId="Sangra3detindependiente">
    <w:name w:val="Body Text Indent 3"/>
    <w:basedOn w:val="Normal"/>
    <w:pPr>
      <w:spacing w:after="120"/>
      <w:ind w:left="283"/>
    </w:pPr>
    <w:rPr>
      <w:sz w:val="16"/>
      <w:szCs w:val="16"/>
    </w:rPr>
  </w:style>
  <w:style w:type="paragraph" w:styleId="Sangra2detindependiente">
    <w:name w:val="Body Text Indent 2"/>
    <w:basedOn w:val="Normal"/>
    <w:pPr>
      <w:spacing w:after="120" w:line="480" w:lineRule="auto"/>
      <w:ind w:left="283"/>
    </w:pPr>
  </w:style>
  <w:style w:type="paragraph" w:customStyle="1" w:styleId="BodyText31">
    <w:name w:val="Body Text 31"/>
    <w:basedOn w:val="Normal"/>
    <w:pPr>
      <w:overflowPunct w:val="0"/>
      <w:autoSpaceDE w:val="0"/>
      <w:autoSpaceDN w:val="0"/>
      <w:adjustRightInd w:val="0"/>
      <w:spacing w:line="360" w:lineRule="auto"/>
      <w:jc w:val="both"/>
      <w:textAlignment w:val="baseline"/>
    </w:pPr>
    <w:rPr>
      <w:szCs w:val="20"/>
      <w:lang w:val="es-MX"/>
    </w:rPr>
  </w:style>
  <w:style w:type="paragraph" w:styleId="Subttulo">
    <w:name w:val="Subtitle"/>
    <w:basedOn w:val="Normal"/>
    <w:qFormat/>
    <w:rsid w:val="002775F9"/>
    <w:pPr>
      <w:jc w:val="both"/>
    </w:pPr>
    <w:rPr>
      <w:rFonts w:cs="Arial"/>
      <w:i/>
      <w:iCs/>
      <w:lang w:val="es-ES_tradnl"/>
    </w:rPr>
  </w:style>
  <w:style w:type="paragraph" w:customStyle="1" w:styleId="c2">
    <w:name w:val="c2"/>
    <w:basedOn w:val="Normal"/>
    <w:rsid w:val="00CF1674"/>
    <w:pPr>
      <w:widowControl w:val="0"/>
      <w:autoSpaceDE w:val="0"/>
      <w:autoSpaceDN w:val="0"/>
      <w:adjustRightInd w:val="0"/>
      <w:spacing w:line="240" w:lineRule="atLeast"/>
      <w:jc w:val="center"/>
    </w:pPr>
    <w:rPr>
      <w:rFonts w:cs="Arial"/>
      <w:szCs w:val="20"/>
      <w:lang w:val="es-MX" w:eastAsia="es-MX"/>
    </w:rPr>
  </w:style>
  <w:style w:type="table" w:styleId="Tablaconcuadrcula">
    <w:name w:val="Table Grid"/>
    <w:basedOn w:val="Tablanormal"/>
    <w:rsid w:val="008F7A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Normal"/>
    <w:rsid w:val="009F63D6"/>
    <w:pPr>
      <w:keepLines/>
      <w:widowControl w:val="0"/>
      <w:spacing w:after="120"/>
      <w:jc w:val="both"/>
    </w:pPr>
    <w:rPr>
      <w:rFonts w:cs="Arial"/>
      <w:sz w:val="20"/>
      <w:szCs w:val="20"/>
      <w:lang w:val="es-MX" w:eastAsia="en-US"/>
    </w:rPr>
  </w:style>
  <w:style w:type="paragraph" w:styleId="Mapadeldocumento">
    <w:name w:val="Document Map"/>
    <w:basedOn w:val="Normal"/>
    <w:link w:val="MapadeldocumentoCar"/>
    <w:rsid w:val="0060151C"/>
    <w:rPr>
      <w:rFonts w:ascii="Tahoma" w:hAnsi="Tahoma" w:cs="Tahoma"/>
      <w:sz w:val="16"/>
      <w:szCs w:val="16"/>
    </w:rPr>
  </w:style>
  <w:style w:type="character" w:customStyle="1" w:styleId="MapadeldocumentoCar">
    <w:name w:val="Mapa del documento Car"/>
    <w:basedOn w:val="Fuentedeprrafopredeter"/>
    <w:link w:val="Mapadeldocumento"/>
    <w:rsid w:val="0060151C"/>
    <w:rPr>
      <w:rFonts w:ascii="Tahoma" w:hAnsi="Tahoma" w:cs="Tahoma"/>
      <w:sz w:val="16"/>
      <w:szCs w:val="16"/>
      <w:lang w:val="es-ES" w:eastAsia="es-ES"/>
    </w:rPr>
  </w:style>
  <w:style w:type="character" w:styleId="Textoennegrita">
    <w:name w:val="Strong"/>
    <w:basedOn w:val="Fuentedeprrafopredeter"/>
    <w:qFormat/>
    <w:rsid w:val="0060151C"/>
    <w:rPr>
      <w:b/>
      <w:bCs/>
    </w:rPr>
  </w:style>
  <w:style w:type="character" w:styleId="nfasis">
    <w:name w:val="Emphasis"/>
    <w:basedOn w:val="Fuentedeprrafopredeter"/>
    <w:qFormat/>
    <w:rsid w:val="0060151C"/>
    <w:rPr>
      <w:i/>
      <w:iCs/>
    </w:rPr>
  </w:style>
  <w:style w:type="character" w:customStyle="1" w:styleId="InfoBlueCar">
    <w:name w:val="InfoBlue Car"/>
    <w:basedOn w:val="Fuentedeprrafopredeter"/>
    <w:link w:val="InfoBlue"/>
    <w:rsid w:val="0060151C"/>
    <w:rPr>
      <w:rFonts w:ascii="Arial" w:hAnsi="Arial"/>
      <w:i/>
      <w:color w:val="0000FF"/>
      <w:lang w:val="es-MX"/>
    </w:rPr>
  </w:style>
  <w:style w:type="paragraph" w:customStyle="1" w:styleId="InfoBlue">
    <w:name w:val="InfoBlue"/>
    <w:basedOn w:val="Normal"/>
    <w:next w:val="Textoindependiente"/>
    <w:link w:val="InfoBlueCar"/>
    <w:autoRedefine/>
    <w:rsid w:val="0060151C"/>
    <w:pPr>
      <w:widowControl w:val="0"/>
      <w:spacing w:before="120" w:after="120"/>
      <w:jc w:val="both"/>
    </w:pPr>
    <w:rPr>
      <w:i/>
      <w:color w:val="0000FF"/>
      <w:sz w:val="20"/>
      <w:szCs w:val="20"/>
      <w:lang w:val="es-MX" w:eastAsia="en-US"/>
    </w:rPr>
  </w:style>
  <w:style w:type="character" w:customStyle="1" w:styleId="Ttulo9Car">
    <w:name w:val="Título 9 Car"/>
    <w:basedOn w:val="Fuentedeprrafopredeter"/>
    <w:link w:val="Ttulo9"/>
    <w:rsid w:val="00481C4A"/>
    <w:rPr>
      <w:rFonts w:ascii="Arial" w:hAnsi="Arial"/>
      <w:b/>
      <w:i/>
      <w:sz w:val="18"/>
      <w:lang w:eastAsia="en-US"/>
    </w:rPr>
  </w:style>
  <w:style w:type="character" w:customStyle="1" w:styleId="TextoindependienteCar">
    <w:name w:val="Texto independiente Car"/>
    <w:basedOn w:val="Fuentedeprrafopredeter"/>
    <w:link w:val="Textoindependiente"/>
    <w:rsid w:val="00FE1CAC"/>
    <w:rPr>
      <w:rFonts w:ascii="Arial" w:hAnsi="Arial" w:cs="Arial"/>
      <w:b/>
      <w:bCs/>
      <w:sz w:val="24"/>
      <w:szCs w:val="24"/>
    </w:rPr>
  </w:style>
  <w:style w:type="paragraph" w:styleId="Listaconvietas">
    <w:name w:val="List Bullet"/>
    <w:aliases w:val="Lista Roles"/>
    <w:basedOn w:val="Normal"/>
    <w:autoRedefine/>
    <w:rsid w:val="007F4C05"/>
    <w:pPr>
      <w:widowControl w:val="0"/>
      <w:spacing w:line="240" w:lineRule="atLeast"/>
    </w:pPr>
    <w:rPr>
      <w:i/>
      <w:color w:val="0000FF"/>
      <w:sz w:val="20"/>
      <w:szCs w:val="20"/>
      <w:lang w:val="es-MX" w:eastAsia="en-US"/>
    </w:rPr>
  </w:style>
  <w:style w:type="paragraph" w:customStyle="1" w:styleId="ListaTareas">
    <w:name w:val="Lista Tareas"/>
    <w:basedOn w:val="Listaconnmeros"/>
    <w:rsid w:val="007F4C05"/>
    <w:pPr>
      <w:widowControl w:val="0"/>
      <w:numPr>
        <w:numId w:val="3"/>
      </w:numPr>
      <w:contextualSpacing w:val="0"/>
      <w:jc w:val="both"/>
    </w:pPr>
    <w:rPr>
      <w:sz w:val="20"/>
      <w:szCs w:val="20"/>
      <w:lang w:val="es-MX" w:eastAsia="en-US"/>
    </w:rPr>
  </w:style>
  <w:style w:type="paragraph" w:styleId="Listaconnmeros">
    <w:name w:val="List Number"/>
    <w:basedOn w:val="Normal"/>
    <w:rsid w:val="007F4C05"/>
    <w:pPr>
      <w:ind w:left="432" w:hanging="432"/>
      <w:contextualSpacing/>
    </w:pPr>
  </w:style>
  <w:style w:type="paragraph" w:styleId="Prrafodelista">
    <w:name w:val="List Paragraph"/>
    <w:basedOn w:val="Normal"/>
    <w:uiPriority w:val="34"/>
    <w:qFormat/>
    <w:rsid w:val="001F7B73"/>
    <w:pPr>
      <w:ind w:left="720"/>
      <w:contextualSpacing/>
    </w:pPr>
  </w:style>
  <w:style w:type="character" w:styleId="Hipervnculovisitado">
    <w:name w:val="FollowedHyperlink"/>
    <w:basedOn w:val="Fuentedeprrafopredeter"/>
    <w:rsid w:val="00FC72FB"/>
    <w:rPr>
      <w:color w:val="800080" w:themeColor="followedHyperlink"/>
      <w:u w:val="single"/>
    </w:rPr>
  </w:style>
  <w:style w:type="character" w:customStyle="1" w:styleId="Ttulo4Car">
    <w:name w:val="Título 4 Car"/>
    <w:basedOn w:val="Fuentedeprrafopredeter"/>
    <w:link w:val="Ttulo4"/>
    <w:rsid w:val="00025F10"/>
    <w:rPr>
      <w:rFonts w:ascii="Arial" w:hAnsi="Arial"/>
      <w:b/>
      <w:bCs/>
      <w:sz w:val="24"/>
      <w:szCs w:val="24"/>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F0A89"/>
    <w:rPr>
      <w:rFonts w:ascii="Arial" w:hAnsi="Arial"/>
      <w:sz w:val="24"/>
      <w:szCs w:val="24"/>
      <w:lang w:val="es-ES" w:eastAsia="es-ES"/>
    </w:rPr>
  </w:style>
  <w:style w:type="paragraph" w:styleId="Ttulo1">
    <w:name w:val="heading 1"/>
    <w:basedOn w:val="Normal"/>
    <w:next w:val="Normal"/>
    <w:qFormat/>
    <w:pPr>
      <w:keepNext/>
      <w:widowControl w:val="0"/>
      <w:tabs>
        <w:tab w:val="left" w:pos="720"/>
      </w:tabs>
      <w:autoSpaceDE w:val="0"/>
      <w:autoSpaceDN w:val="0"/>
      <w:adjustRightInd w:val="0"/>
      <w:jc w:val="both"/>
      <w:outlineLvl w:val="0"/>
    </w:pPr>
    <w:rPr>
      <w:rFonts w:cs="Arial"/>
      <w:b/>
      <w:bCs/>
      <w:lang w:val="es-MX" w:eastAsia="es-MX"/>
    </w:rPr>
  </w:style>
  <w:style w:type="paragraph" w:styleId="Ttulo2">
    <w:name w:val="heading 2"/>
    <w:basedOn w:val="Normal"/>
    <w:next w:val="Normal"/>
    <w:qFormat/>
    <w:pPr>
      <w:keepNext/>
      <w:jc w:val="center"/>
      <w:outlineLvl w:val="1"/>
    </w:pPr>
    <w:rPr>
      <w:b/>
      <w:bCs/>
    </w:rPr>
  </w:style>
  <w:style w:type="paragraph" w:styleId="Ttulo3">
    <w:name w:val="heading 3"/>
    <w:basedOn w:val="Normal"/>
    <w:next w:val="Normal"/>
    <w:qFormat/>
    <w:pPr>
      <w:keepNext/>
      <w:ind w:right="126"/>
      <w:jc w:val="center"/>
      <w:outlineLvl w:val="2"/>
    </w:pPr>
    <w:rPr>
      <w:b/>
      <w:bCs/>
    </w:rPr>
  </w:style>
  <w:style w:type="paragraph" w:styleId="Ttulo4">
    <w:name w:val="heading 4"/>
    <w:basedOn w:val="Normal"/>
    <w:next w:val="Normal"/>
    <w:link w:val="Ttulo4Car"/>
    <w:qFormat/>
    <w:pPr>
      <w:keepNext/>
      <w:ind w:right="846"/>
      <w:jc w:val="right"/>
      <w:outlineLvl w:val="3"/>
    </w:pPr>
    <w:rPr>
      <w:b/>
      <w:bCs/>
    </w:rPr>
  </w:style>
  <w:style w:type="paragraph" w:styleId="Ttulo5">
    <w:name w:val="heading 5"/>
    <w:basedOn w:val="Normal"/>
    <w:next w:val="Normal"/>
    <w:qFormat/>
    <w:pPr>
      <w:keepNext/>
      <w:jc w:val="both"/>
      <w:outlineLvl w:val="4"/>
    </w:pPr>
    <w:rPr>
      <w:rFonts w:cs="Arial"/>
      <w:b/>
    </w:rPr>
  </w:style>
  <w:style w:type="paragraph" w:styleId="Ttulo6">
    <w:name w:val="heading 6"/>
    <w:basedOn w:val="Normal"/>
    <w:next w:val="Normal"/>
    <w:qFormat/>
    <w:pPr>
      <w:keepNext/>
      <w:tabs>
        <w:tab w:val="left" w:pos="8364"/>
        <w:tab w:val="left" w:pos="8789"/>
      </w:tabs>
      <w:overflowPunct w:val="0"/>
      <w:autoSpaceDE w:val="0"/>
      <w:autoSpaceDN w:val="0"/>
      <w:adjustRightInd w:val="0"/>
      <w:jc w:val="both"/>
      <w:textAlignment w:val="baseline"/>
      <w:outlineLvl w:val="5"/>
    </w:pPr>
    <w:rPr>
      <w:rFonts w:cs="Arial"/>
      <w:szCs w:val="20"/>
      <w:lang w:val="es-ES_tradnl"/>
    </w:rPr>
  </w:style>
  <w:style w:type="paragraph" w:styleId="Ttulo7">
    <w:name w:val="heading 7"/>
    <w:basedOn w:val="Normal"/>
    <w:next w:val="Normal"/>
    <w:qFormat/>
    <w:pPr>
      <w:keepNext/>
      <w:overflowPunct w:val="0"/>
      <w:autoSpaceDE w:val="0"/>
      <w:autoSpaceDN w:val="0"/>
      <w:adjustRightInd w:val="0"/>
      <w:textAlignment w:val="baseline"/>
      <w:outlineLvl w:val="6"/>
    </w:pPr>
    <w:rPr>
      <w:b/>
      <w:color w:val="FF0000"/>
      <w:szCs w:val="20"/>
      <w:lang w:val="es-ES_tradnl"/>
    </w:rPr>
  </w:style>
  <w:style w:type="paragraph" w:styleId="Ttulo8">
    <w:name w:val="heading 8"/>
    <w:basedOn w:val="Normal"/>
    <w:next w:val="Normal"/>
    <w:qFormat/>
    <w:pPr>
      <w:keepNext/>
      <w:jc w:val="center"/>
      <w:outlineLvl w:val="7"/>
    </w:pPr>
    <w:rPr>
      <w:b/>
    </w:rPr>
  </w:style>
  <w:style w:type="paragraph" w:styleId="Ttulo9">
    <w:name w:val="heading 9"/>
    <w:basedOn w:val="Normal"/>
    <w:next w:val="Normal"/>
    <w:link w:val="Ttulo9Car"/>
    <w:qFormat/>
    <w:rsid w:val="00481C4A"/>
    <w:pPr>
      <w:widowControl w:val="0"/>
      <w:spacing w:before="240" w:after="60"/>
      <w:jc w:val="both"/>
      <w:outlineLvl w:val="8"/>
    </w:pPr>
    <w:rPr>
      <w:b/>
      <w:i/>
      <w:sz w:val="18"/>
      <w:szCs w:val="20"/>
      <w:lang w:val="es-MX"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rsid w:val="00AF0A89"/>
    <w:pPr>
      <w:tabs>
        <w:tab w:val="right" w:leader="dot" w:pos="9923"/>
      </w:tabs>
      <w:ind w:left="426" w:hanging="284"/>
      <w:jc w:val="both"/>
    </w:pPr>
    <w:rPr>
      <w:iCs/>
      <w:noProof/>
    </w:rPr>
  </w:style>
  <w:style w:type="paragraph" w:styleId="TDC2">
    <w:name w:val="toc 2"/>
    <w:basedOn w:val="Normal"/>
    <w:next w:val="Normal"/>
    <w:autoRedefine/>
    <w:uiPriority w:val="39"/>
    <w:rsid w:val="00AF0A89"/>
    <w:pPr>
      <w:tabs>
        <w:tab w:val="left" w:pos="907"/>
        <w:tab w:val="right" w:leader="dot" w:pos="9923"/>
      </w:tabs>
      <w:ind w:left="238"/>
    </w:pPr>
    <w:rPr>
      <w:iCs/>
    </w:rPr>
  </w:style>
  <w:style w:type="paragraph" w:styleId="TDC3">
    <w:name w:val="toc 3"/>
    <w:basedOn w:val="Normal"/>
    <w:next w:val="Normal"/>
    <w:autoRedefine/>
    <w:uiPriority w:val="39"/>
    <w:rsid w:val="00AF0A89"/>
    <w:pPr>
      <w:tabs>
        <w:tab w:val="left" w:pos="1440"/>
        <w:tab w:val="right" w:leader="dot" w:pos="9923"/>
      </w:tabs>
      <w:ind w:left="480"/>
    </w:pPr>
  </w:style>
  <w:style w:type="paragraph" w:styleId="Encabezado">
    <w:name w:val="header"/>
    <w:basedOn w:val="Normal"/>
    <w:pPr>
      <w:tabs>
        <w:tab w:val="center" w:pos="4252"/>
        <w:tab w:val="right" w:pos="8504"/>
      </w:tabs>
    </w:pPr>
    <w:rPr>
      <w:b/>
      <w:caps/>
    </w:rPr>
  </w:style>
  <w:style w:type="paragraph" w:customStyle="1" w:styleId="ENCABEZADO0">
    <w:name w:val="ENCABEZADO"/>
    <w:basedOn w:val="Normal"/>
    <w:pPr>
      <w:widowControl w:val="0"/>
      <w:autoSpaceDE w:val="0"/>
      <w:autoSpaceDN w:val="0"/>
      <w:adjustRightInd w:val="0"/>
      <w:jc w:val="both"/>
    </w:pPr>
    <w:rPr>
      <w:rFonts w:cs="Arial"/>
      <w:b/>
      <w:caps/>
      <w:lang w:val="es-MX" w:eastAsia="es-MX"/>
    </w:rPr>
  </w:style>
  <w:style w:type="paragraph" w:styleId="Textoindependiente">
    <w:name w:val="Body Text"/>
    <w:basedOn w:val="Normal"/>
    <w:link w:val="TextoindependienteCar"/>
    <w:pPr>
      <w:widowControl w:val="0"/>
      <w:autoSpaceDE w:val="0"/>
      <w:autoSpaceDN w:val="0"/>
      <w:adjustRightInd w:val="0"/>
      <w:jc w:val="both"/>
    </w:pPr>
    <w:rPr>
      <w:rFonts w:cs="Arial"/>
      <w:b/>
      <w:bCs/>
      <w:lang w:val="es-MX" w:eastAsia="es-MX"/>
    </w:rPr>
  </w:style>
  <w:style w:type="paragraph" w:styleId="NormalWeb">
    <w:name w:val="Normal (Web)"/>
    <w:basedOn w:val="Normal"/>
    <w:pPr>
      <w:spacing w:before="100" w:beforeAutospacing="1" w:after="100" w:afterAutospacing="1"/>
    </w:pPr>
    <w:rPr>
      <w:rFonts w:cs="Arial"/>
      <w:lang w:val="es-MX" w:eastAsia="es-MX"/>
    </w:rPr>
  </w:style>
  <w:style w:type="paragraph" w:styleId="Piedepgina">
    <w:name w:val="footer"/>
    <w:basedOn w:val="Normal"/>
    <w:pPr>
      <w:tabs>
        <w:tab w:val="center" w:pos="4252"/>
        <w:tab w:val="right" w:pos="8504"/>
      </w:tabs>
    </w:pPr>
    <w:rPr>
      <w:rFonts w:ascii="Times New Roman" w:hAnsi="Times New Roman"/>
    </w:rPr>
  </w:style>
  <w:style w:type="character" w:styleId="Nmerodepgina">
    <w:name w:val="page number"/>
    <w:basedOn w:val="Fuentedeprrafopredeter"/>
  </w:style>
  <w:style w:type="paragraph" w:customStyle="1" w:styleId="p0">
    <w:name w:val="p0"/>
    <w:basedOn w:val="Normal"/>
    <w:pPr>
      <w:widowControl w:val="0"/>
      <w:tabs>
        <w:tab w:val="left" w:pos="720"/>
      </w:tabs>
      <w:autoSpaceDE w:val="0"/>
      <w:autoSpaceDN w:val="0"/>
      <w:adjustRightInd w:val="0"/>
      <w:spacing w:line="240" w:lineRule="atLeast"/>
      <w:jc w:val="both"/>
    </w:pPr>
    <w:rPr>
      <w:rFonts w:cs="Arial"/>
      <w:lang w:val="es-MX" w:eastAsia="es-MX"/>
    </w:rPr>
  </w:style>
  <w:style w:type="paragraph" w:customStyle="1" w:styleId="NOTA">
    <w:name w:val="NOTA"/>
    <w:basedOn w:val="Normal"/>
    <w:rPr>
      <w:sz w:val="20"/>
      <w:lang w:val="es-MX"/>
    </w:rPr>
  </w:style>
  <w:style w:type="paragraph" w:customStyle="1" w:styleId="TEXTO">
    <w:name w:val="TEXTO"/>
    <w:basedOn w:val="Normal"/>
    <w:pPr>
      <w:jc w:val="both"/>
    </w:pPr>
    <w:rPr>
      <w:lang w:val="es-MX"/>
    </w:rPr>
  </w:style>
  <w:style w:type="paragraph" w:customStyle="1" w:styleId="CAPTULO">
    <w:name w:val="CAPÍTULO"/>
    <w:basedOn w:val="Normal"/>
    <w:pPr>
      <w:numPr>
        <w:numId w:val="1"/>
      </w:numPr>
      <w:tabs>
        <w:tab w:val="clear" w:pos="360"/>
      </w:tabs>
    </w:pPr>
    <w:rPr>
      <w:b/>
      <w:lang w:val="es-MX"/>
    </w:rPr>
  </w:style>
  <w:style w:type="paragraph" w:styleId="TDC4">
    <w:name w:val="toc 4"/>
    <w:basedOn w:val="Normal"/>
    <w:next w:val="Normal"/>
    <w:autoRedefine/>
    <w:semiHidden/>
    <w:pPr>
      <w:ind w:left="720"/>
    </w:pPr>
    <w:rPr>
      <w:rFonts w:ascii="Times New Roman" w:hAnsi="Times New Roman"/>
    </w:rPr>
  </w:style>
  <w:style w:type="paragraph" w:styleId="TDC5">
    <w:name w:val="toc 5"/>
    <w:basedOn w:val="Normal"/>
    <w:next w:val="Normal"/>
    <w:autoRedefine/>
    <w:semiHidden/>
    <w:pPr>
      <w:ind w:left="960"/>
    </w:pPr>
    <w:rPr>
      <w:rFonts w:ascii="Times New Roman" w:hAnsi="Times New Roman"/>
    </w:rPr>
  </w:style>
  <w:style w:type="paragraph" w:styleId="TDC6">
    <w:name w:val="toc 6"/>
    <w:basedOn w:val="Normal"/>
    <w:next w:val="Normal"/>
    <w:autoRedefine/>
    <w:semiHidden/>
    <w:pPr>
      <w:ind w:left="1200"/>
    </w:pPr>
    <w:rPr>
      <w:rFonts w:ascii="Times New Roman" w:hAnsi="Times New Roman"/>
    </w:rPr>
  </w:style>
  <w:style w:type="paragraph" w:styleId="TDC7">
    <w:name w:val="toc 7"/>
    <w:basedOn w:val="Normal"/>
    <w:next w:val="Normal"/>
    <w:autoRedefine/>
    <w:semiHidden/>
    <w:pPr>
      <w:ind w:left="1440"/>
    </w:pPr>
    <w:rPr>
      <w:rFonts w:ascii="Times New Roman" w:hAnsi="Times New Roman"/>
    </w:rPr>
  </w:style>
  <w:style w:type="paragraph" w:styleId="TDC8">
    <w:name w:val="toc 8"/>
    <w:basedOn w:val="Normal"/>
    <w:next w:val="Normal"/>
    <w:autoRedefine/>
    <w:semiHidden/>
    <w:pPr>
      <w:ind w:left="1680"/>
    </w:pPr>
    <w:rPr>
      <w:rFonts w:ascii="Times New Roman" w:hAnsi="Times New Roman"/>
    </w:rPr>
  </w:style>
  <w:style w:type="paragraph" w:styleId="TDC9">
    <w:name w:val="toc 9"/>
    <w:basedOn w:val="Normal"/>
    <w:next w:val="Normal"/>
    <w:autoRedefine/>
    <w:semiHidden/>
    <w:pPr>
      <w:ind w:left="1920"/>
    </w:pPr>
    <w:rPr>
      <w:rFonts w:ascii="Times New Roman" w:hAnsi="Times New Roman"/>
    </w:rPr>
  </w:style>
  <w:style w:type="character" w:styleId="Hipervnculo">
    <w:name w:val="Hyperlink"/>
    <w:basedOn w:val="Fuentedeprrafopredeter"/>
    <w:uiPriority w:val="99"/>
    <w:rPr>
      <w:color w:val="0000FF"/>
      <w:u w:val="single"/>
    </w:rPr>
  </w:style>
  <w:style w:type="paragraph" w:styleId="Sangradetextonormal">
    <w:name w:val="Body Text Indent"/>
    <w:basedOn w:val="Normal"/>
    <w:pPr>
      <w:ind w:left="686" w:hanging="6"/>
      <w:jc w:val="both"/>
    </w:pPr>
  </w:style>
  <w:style w:type="paragraph" w:customStyle="1" w:styleId="Divisiones">
    <w:name w:val="Divisiones"/>
    <w:basedOn w:val="Normal"/>
    <w:autoRedefine/>
    <w:pPr>
      <w:jc w:val="both"/>
    </w:pPr>
    <w:rPr>
      <w:rFonts w:cs="Arial"/>
      <w:bCs/>
      <w:lang w:val="es-MX"/>
    </w:rPr>
  </w:style>
  <w:style w:type="paragraph" w:customStyle="1" w:styleId="p7">
    <w:name w:val="p7"/>
    <w:basedOn w:val="Normal"/>
    <w:pPr>
      <w:widowControl w:val="0"/>
      <w:tabs>
        <w:tab w:val="left" w:pos="720"/>
      </w:tabs>
      <w:spacing w:line="420" w:lineRule="atLeast"/>
      <w:jc w:val="both"/>
    </w:pPr>
    <w:rPr>
      <w:rFonts w:ascii="Times New Roman" w:hAnsi="Times New Roman"/>
      <w:snapToGrid w:val="0"/>
    </w:rPr>
  </w:style>
  <w:style w:type="paragraph" w:styleId="Ttulo">
    <w:name w:val="Title"/>
    <w:basedOn w:val="Normal"/>
    <w:qFormat/>
    <w:pPr>
      <w:numPr>
        <w:ilvl w:val="12"/>
      </w:numPr>
      <w:ind w:left="283" w:hanging="283"/>
      <w:jc w:val="center"/>
    </w:pPr>
    <w:rPr>
      <w:b/>
    </w:rPr>
  </w:style>
  <w:style w:type="paragraph" w:styleId="Textodebloque">
    <w:name w:val="Block Text"/>
    <w:basedOn w:val="Normal"/>
    <w:pPr>
      <w:spacing w:line="259" w:lineRule="exact"/>
      <w:ind w:left="648" w:right="72" w:hanging="288"/>
      <w:jc w:val="both"/>
    </w:pPr>
    <w:rPr>
      <w:szCs w:val="20"/>
    </w:rPr>
  </w:style>
  <w:style w:type="paragraph" w:styleId="Textoindependiente3">
    <w:name w:val="Body Text 3"/>
    <w:basedOn w:val="Normal"/>
    <w:pPr>
      <w:tabs>
        <w:tab w:val="left" w:pos="-720"/>
        <w:tab w:val="left" w:pos="360"/>
      </w:tabs>
      <w:suppressAutoHyphens/>
      <w:jc w:val="both"/>
    </w:pPr>
    <w:rPr>
      <w:rFonts w:ascii="Times New Roman" w:hAnsi="Times New Roman"/>
      <w:spacing w:val="-3"/>
      <w:sz w:val="26"/>
      <w:szCs w:val="20"/>
      <w:lang w:val="id-ID"/>
    </w:rPr>
  </w:style>
  <w:style w:type="paragraph" w:customStyle="1" w:styleId="BodyTextIndent21">
    <w:name w:val="Body Text Indent 21"/>
    <w:basedOn w:val="Normal"/>
    <w:pPr>
      <w:overflowPunct w:val="0"/>
      <w:autoSpaceDE w:val="0"/>
      <w:autoSpaceDN w:val="0"/>
      <w:adjustRightInd w:val="0"/>
      <w:ind w:left="360" w:hanging="360"/>
      <w:jc w:val="both"/>
      <w:textAlignment w:val="baseline"/>
    </w:pPr>
    <w:rPr>
      <w:sz w:val="22"/>
      <w:szCs w:val="20"/>
    </w:rPr>
  </w:style>
  <w:style w:type="paragraph" w:customStyle="1" w:styleId="BodyText21">
    <w:name w:val="Body Text 21"/>
    <w:basedOn w:val="Normal"/>
    <w:pPr>
      <w:overflowPunct w:val="0"/>
      <w:autoSpaceDE w:val="0"/>
      <w:autoSpaceDN w:val="0"/>
      <w:adjustRightInd w:val="0"/>
      <w:jc w:val="center"/>
      <w:textAlignment w:val="baseline"/>
    </w:pPr>
    <w:rPr>
      <w:rFonts w:ascii="Gill Sans Light" w:hAnsi="Gill Sans Light"/>
      <w:color w:val="000000"/>
      <w:sz w:val="16"/>
      <w:szCs w:val="20"/>
      <w:lang w:val="es-ES_tradnl"/>
    </w:rPr>
  </w:style>
  <w:style w:type="paragraph" w:styleId="Textoindependiente2">
    <w:name w:val="Body Text 2"/>
    <w:basedOn w:val="Normal"/>
    <w:pPr>
      <w:overflowPunct w:val="0"/>
      <w:autoSpaceDE w:val="0"/>
      <w:autoSpaceDN w:val="0"/>
      <w:adjustRightInd w:val="0"/>
      <w:jc w:val="center"/>
      <w:textAlignment w:val="baseline"/>
    </w:pPr>
    <w:rPr>
      <w:rFonts w:ascii="Gill Sans Light" w:hAnsi="Gill Sans Light"/>
      <w:color w:val="000000"/>
      <w:sz w:val="16"/>
      <w:szCs w:val="20"/>
      <w:lang w:val="es-ES_tradnl"/>
    </w:rPr>
  </w:style>
  <w:style w:type="paragraph" w:styleId="Textodeglobo">
    <w:name w:val="Balloon Text"/>
    <w:basedOn w:val="Normal"/>
    <w:semiHidden/>
    <w:pPr>
      <w:overflowPunct w:val="0"/>
      <w:autoSpaceDE w:val="0"/>
      <w:autoSpaceDN w:val="0"/>
      <w:adjustRightInd w:val="0"/>
      <w:textAlignment w:val="baseline"/>
    </w:pPr>
    <w:rPr>
      <w:rFonts w:ascii="Tahoma" w:hAnsi="Tahoma" w:cs="Tahoma"/>
      <w:sz w:val="16"/>
      <w:szCs w:val="16"/>
      <w:lang w:val="es-ES_tradnl"/>
    </w:rPr>
  </w:style>
  <w:style w:type="paragraph" w:styleId="Sangra3detindependiente">
    <w:name w:val="Body Text Indent 3"/>
    <w:basedOn w:val="Normal"/>
    <w:pPr>
      <w:spacing w:after="120"/>
      <w:ind w:left="283"/>
    </w:pPr>
    <w:rPr>
      <w:sz w:val="16"/>
      <w:szCs w:val="16"/>
    </w:rPr>
  </w:style>
  <w:style w:type="paragraph" w:styleId="Sangra2detindependiente">
    <w:name w:val="Body Text Indent 2"/>
    <w:basedOn w:val="Normal"/>
    <w:pPr>
      <w:spacing w:after="120" w:line="480" w:lineRule="auto"/>
      <w:ind w:left="283"/>
    </w:pPr>
  </w:style>
  <w:style w:type="paragraph" w:customStyle="1" w:styleId="BodyText31">
    <w:name w:val="Body Text 31"/>
    <w:basedOn w:val="Normal"/>
    <w:pPr>
      <w:overflowPunct w:val="0"/>
      <w:autoSpaceDE w:val="0"/>
      <w:autoSpaceDN w:val="0"/>
      <w:adjustRightInd w:val="0"/>
      <w:spacing w:line="360" w:lineRule="auto"/>
      <w:jc w:val="both"/>
      <w:textAlignment w:val="baseline"/>
    </w:pPr>
    <w:rPr>
      <w:szCs w:val="20"/>
      <w:lang w:val="es-MX"/>
    </w:rPr>
  </w:style>
  <w:style w:type="paragraph" w:styleId="Subttulo">
    <w:name w:val="Subtitle"/>
    <w:basedOn w:val="Normal"/>
    <w:qFormat/>
    <w:rsid w:val="002775F9"/>
    <w:pPr>
      <w:jc w:val="both"/>
    </w:pPr>
    <w:rPr>
      <w:rFonts w:cs="Arial"/>
      <w:i/>
      <w:iCs/>
      <w:lang w:val="es-ES_tradnl"/>
    </w:rPr>
  </w:style>
  <w:style w:type="paragraph" w:customStyle="1" w:styleId="c2">
    <w:name w:val="c2"/>
    <w:basedOn w:val="Normal"/>
    <w:rsid w:val="00CF1674"/>
    <w:pPr>
      <w:widowControl w:val="0"/>
      <w:autoSpaceDE w:val="0"/>
      <w:autoSpaceDN w:val="0"/>
      <w:adjustRightInd w:val="0"/>
      <w:spacing w:line="240" w:lineRule="atLeast"/>
      <w:jc w:val="center"/>
    </w:pPr>
    <w:rPr>
      <w:rFonts w:cs="Arial"/>
      <w:szCs w:val="20"/>
      <w:lang w:val="es-MX" w:eastAsia="es-MX"/>
    </w:rPr>
  </w:style>
  <w:style w:type="table" w:styleId="Tablaconcuadrcula">
    <w:name w:val="Table Grid"/>
    <w:basedOn w:val="Tablanormal"/>
    <w:rsid w:val="008F7A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Normal"/>
    <w:rsid w:val="009F63D6"/>
    <w:pPr>
      <w:keepLines/>
      <w:widowControl w:val="0"/>
      <w:spacing w:after="120"/>
      <w:jc w:val="both"/>
    </w:pPr>
    <w:rPr>
      <w:rFonts w:cs="Arial"/>
      <w:sz w:val="20"/>
      <w:szCs w:val="20"/>
      <w:lang w:val="es-MX" w:eastAsia="en-US"/>
    </w:rPr>
  </w:style>
  <w:style w:type="paragraph" w:styleId="Mapadeldocumento">
    <w:name w:val="Document Map"/>
    <w:basedOn w:val="Normal"/>
    <w:link w:val="MapadeldocumentoCar"/>
    <w:rsid w:val="0060151C"/>
    <w:rPr>
      <w:rFonts w:ascii="Tahoma" w:hAnsi="Tahoma" w:cs="Tahoma"/>
      <w:sz w:val="16"/>
      <w:szCs w:val="16"/>
    </w:rPr>
  </w:style>
  <w:style w:type="character" w:customStyle="1" w:styleId="MapadeldocumentoCar">
    <w:name w:val="Mapa del documento Car"/>
    <w:basedOn w:val="Fuentedeprrafopredeter"/>
    <w:link w:val="Mapadeldocumento"/>
    <w:rsid w:val="0060151C"/>
    <w:rPr>
      <w:rFonts w:ascii="Tahoma" w:hAnsi="Tahoma" w:cs="Tahoma"/>
      <w:sz w:val="16"/>
      <w:szCs w:val="16"/>
      <w:lang w:val="es-ES" w:eastAsia="es-ES"/>
    </w:rPr>
  </w:style>
  <w:style w:type="character" w:styleId="Textoennegrita">
    <w:name w:val="Strong"/>
    <w:basedOn w:val="Fuentedeprrafopredeter"/>
    <w:qFormat/>
    <w:rsid w:val="0060151C"/>
    <w:rPr>
      <w:b/>
      <w:bCs/>
    </w:rPr>
  </w:style>
  <w:style w:type="character" w:styleId="nfasis">
    <w:name w:val="Emphasis"/>
    <w:basedOn w:val="Fuentedeprrafopredeter"/>
    <w:qFormat/>
    <w:rsid w:val="0060151C"/>
    <w:rPr>
      <w:i/>
      <w:iCs/>
    </w:rPr>
  </w:style>
  <w:style w:type="character" w:customStyle="1" w:styleId="InfoBlueCar">
    <w:name w:val="InfoBlue Car"/>
    <w:basedOn w:val="Fuentedeprrafopredeter"/>
    <w:link w:val="InfoBlue"/>
    <w:rsid w:val="0060151C"/>
    <w:rPr>
      <w:rFonts w:ascii="Arial" w:hAnsi="Arial"/>
      <w:i/>
      <w:color w:val="0000FF"/>
      <w:lang w:val="es-MX"/>
    </w:rPr>
  </w:style>
  <w:style w:type="paragraph" w:customStyle="1" w:styleId="InfoBlue">
    <w:name w:val="InfoBlue"/>
    <w:basedOn w:val="Normal"/>
    <w:next w:val="Textoindependiente"/>
    <w:link w:val="InfoBlueCar"/>
    <w:autoRedefine/>
    <w:rsid w:val="0060151C"/>
    <w:pPr>
      <w:widowControl w:val="0"/>
      <w:spacing w:before="120" w:after="120"/>
      <w:jc w:val="both"/>
    </w:pPr>
    <w:rPr>
      <w:i/>
      <w:color w:val="0000FF"/>
      <w:sz w:val="20"/>
      <w:szCs w:val="20"/>
      <w:lang w:val="es-MX" w:eastAsia="en-US"/>
    </w:rPr>
  </w:style>
  <w:style w:type="character" w:customStyle="1" w:styleId="Ttulo9Car">
    <w:name w:val="Título 9 Car"/>
    <w:basedOn w:val="Fuentedeprrafopredeter"/>
    <w:link w:val="Ttulo9"/>
    <w:rsid w:val="00481C4A"/>
    <w:rPr>
      <w:rFonts w:ascii="Arial" w:hAnsi="Arial"/>
      <w:b/>
      <w:i/>
      <w:sz w:val="18"/>
      <w:lang w:eastAsia="en-US"/>
    </w:rPr>
  </w:style>
  <w:style w:type="character" w:customStyle="1" w:styleId="TextoindependienteCar">
    <w:name w:val="Texto independiente Car"/>
    <w:basedOn w:val="Fuentedeprrafopredeter"/>
    <w:link w:val="Textoindependiente"/>
    <w:rsid w:val="00FE1CAC"/>
    <w:rPr>
      <w:rFonts w:ascii="Arial" w:hAnsi="Arial" w:cs="Arial"/>
      <w:b/>
      <w:bCs/>
      <w:sz w:val="24"/>
      <w:szCs w:val="24"/>
    </w:rPr>
  </w:style>
  <w:style w:type="paragraph" w:styleId="Listaconvietas">
    <w:name w:val="List Bullet"/>
    <w:aliases w:val="Lista Roles"/>
    <w:basedOn w:val="Normal"/>
    <w:autoRedefine/>
    <w:rsid w:val="007F4C05"/>
    <w:pPr>
      <w:widowControl w:val="0"/>
      <w:spacing w:line="240" w:lineRule="atLeast"/>
    </w:pPr>
    <w:rPr>
      <w:i/>
      <w:color w:val="0000FF"/>
      <w:sz w:val="20"/>
      <w:szCs w:val="20"/>
      <w:lang w:val="es-MX" w:eastAsia="en-US"/>
    </w:rPr>
  </w:style>
  <w:style w:type="paragraph" w:customStyle="1" w:styleId="ListaTareas">
    <w:name w:val="Lista Tareas"/>
    <w:basedOn w:val="Listaconnmeros"/>
    <w:rsid w:val="007F4C05"/>
    <w:pPr>
      <w:widowControl w:val="0"/>
      <w:numPr>
        <w:numId w:val="3"/>
      </w:numPr>
      <w:contextualSpacing w:val="0"/>
      <w:jc w:val="both"/>
    </w:pPr>
    <w:rPr>
      <w:sz w:val="20"/>
      <w:szCs w:val="20"/>
      <w:lang w:val="es-MX" w:eastAsia="en-US"/>
    </w:rPr>
  </w:style>
  <w:style w:type="paragraph" w:styleId="Listaconnmeros">
    <w:name w:val="List Number"/>
    <w:basedOn w:val="Normal"/>
    <w:rsid w:val="007F4C05"/>
    <w:pPr>
      <w:ind w:left="432" w:hanging="432"/>
      <w:contextualSpacing/>
    </w:pPr>
  </w:style>
  <w:style w:type="paragraph" w:styleId="Prrafodelista">
    <w:name w:val="List Paragraph"/>
    <w:basedOn w:val="Normal"/>
    <w:uiPriority w:val="34"/>
    <w:qFormat/>
    <w:rsid w:val="001F7B73"/>
    <w:pPr>
      <w:ind w:left="720"/>
      <w:contextualSpacing/>
    </w:pPr>
  </w:style>
  <w:style w:type="character" w:styleId="Hipervnculovisitado">
    <w:name w:val="FollowedHyperlink"/>
    <w:basedOn w:val="Fuentedeprrafopredeter"/>
    <w:rsid w:val="00FC72FB"/>
    <w:rPr>
      <w:color w:val="800080" w:themeColor="followedHyperlink"/>
      <w:u w:val="single"/>
    </w:rPr>
  </w:style>
  <w:style w:type="character" w:customStyle="1" w:styleId="Ttulo4Car">
    <w:name w:val="Título 4 Car"/>
    <w:basedOn w:val="Fuentedeprrafopredeter"/>
    <w:link w:val="Ttulo4"/>
    <w:rsid w:val="00025F10"/>
    <w:rPr>
      <w:rFonts w:ascii="Arial" w:hAnsi="Arial"/>
      <w:b/>
      <w:bCs/>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92803">
      <w:bodyDiv w:val="1"/>
      <w:marLeft w:val="0"/>
      <w:marRight w:val="0"/>
      <w:marTop w:val="0"/>
      <w:marBottom w:val="0"/>
      <w:divBdr>
        <w:top w:val="none" w:sz="0" w:space="0" w:color="auto"/>
        <w:left w:val="none" w:sz="0" w:space="0" w:color="auto"/>
        <w:bottom w:val="none" w:sz="0" w:space="0" w:color="auto"/>
        <w:right w:val="none" w:sz="0" w:space="0" w:color="auto"/>
      </w:divBdr>
    </w:div>
    <w:div w:id="342173408">
      <w:bodyDiv w:val="1"/>
      <w:marLeft w:val="0"/>
      <w:marRight w:val="0"/>
      <w:marTop w:val="0"/>
      <w:marBottom w:val="0"/>
      <w:divBdr>
        <w:top w:val="none" w:sz="0" w:space="0" w:color="auto"/>
        <w:left w:val="none" w:sz="0" w:space="0" w:color="auto"/>
        <w:bottom w:val="none" w:sz="0" w:space="0" w:color="auto"/>
        <w:right w:val="none" w:sz="0" w:space="0" w:color="auto"/>
      </w:divBdr>
    </w:div>
    <w:div w:id="1752044713">
      <w:bodyDiv w:val="1"/>
      <w:marLeft w:val="0"/>
      <w:marRight w:val="0"/>
      <w:marTop w:val="0"/>
      <w:marBottom w:val="0"/>
      <w:divBdr>
        <w:top w:val="none" w:sz="0" w:space="0" w:color="auto"/>
        <w:left w:val="none" w:sz="0" w:space="0" w:color="auto"/>
        <w:bottom w:val="none" w:sz="0" w:space="0" w:color="auto"/>
        <w:right w:val="none" w:sz="0" w:space="0" w:color="auto"/>
      </w:divBdr>
    </w:div>
    <w:div w:id="1870491583">
      <w:bodyDiv w:val="1"/>
      <w:marLeft w:val="450"/>
      <w:marRight w:val="0"/>
      <w:marTop w:val="75"/>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AMESOL\Analisis\Megacable\EspecificacionRequerimientos\General\MEG_Reglas_de_Negocio.docx" TargetMode="External"/><Relationship Id="rId21" Type="http://schemas.openxmlformats.org/officeDocument/2006/relationships/hyperlink" Target="file:///C:\AMESOL\Analisis\Megacable\EspecificacionRequerimientos\General\MEG_Reglas_de_Negocio.docx" TargetMode="External"/><Relationship Id="rId42" Type="http://schemas.openxmlformats.org/officeDocument/2006/relationships/hyperlink" Target="../General/MEG_Glosario_de_Mensajes.docx" TargetMode="External"/><Relationship Id="rId47" Type="http://schemas.openxmlformats.org/officeDocument/2006/relationships/hyperlink" Target="file:///C:\AMESOL\Analisis\Megacable\EspecificacionRequerimientos\General\MEG_Reglas_de_Negocio.docx" TargetMode="External"/><Relationship Id="rId63" Type="http://schemas.openxmlformats.org/officeDocument/2006/relationships/hyperlink" Target="file:///C:\AMESOL\Analisis\Megacable\EspecificacionRequerimientos\General\MEG_Reglas_de_Negocio.docx" TargetMode="External"/><Relationship Id="rId68" Type="http://schemas.openxmlformats.org/officeDocument/2006/relationships/hyperlink" Target="file:///C:\AMESOL\Analisis\Megacable\EspecificacionRequerimientos\ECU_MOV\CUMEGMOV22_ConsultarAyudaEnLinea.docx" TargetMode="External"/><Relationship Id="rId84" Type="http://schemas.openxmlformats.org/officeDocument/2006/relationships/oleObject" Target="embeddings/oleObject2.bin"/><Relationship Id="rId89" Type="http://schemas.openxmlformats.org/officeDocument/2006/relationships/image" Target="media/image6.emf"/><Relationship Id="rId7" Type="http://schemas.openxmlformats.org/officeDocument/2006/relationships/footnotes" Target="footnotes.xml"/><Relationship Id="rId71" Type="http://schemas.openxmlformats.org/officeDocument/2006/relationships/hyperlink" Target="file:///C:\Amesol\Analisis\Megacable\EspecificacionRequerimientos\General\MEG_Reglas_de_Negocio.docx" TargetMode="External"/><Relationship Id="rId92"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hyperlink" Target="file:///C:\AMESOL\Analisis\Megacable\EspecificacionRequerimientos\General\MEG_Glosario_de_Mensajes.docx" TargetMode="External"/><Relationship Id="rId29" Type="http://schemas.openxmlformats.org/officeDocument/2006/relationships/hyperlink" Target="file:///C:\Amesol\Analisis\Megacable\EspecificacionRequerimientos\General\MEG_Glosario_de_Mensajes.docx" TargetMode="External"/><Relationship Id="rId11" Type="http://schemas.openxmlformats.org/officeDocument/2006/relationships/hyperlink" Target="file:///C:\AMESOL\Analisis\Megacable\EspecificacionRequerimientos\General\MEG_Reglas_de_Negocio.docx" TargetMode="External"/><Relationship Id="rId24" Type="http://schemas.openxmlformats.org/officeDocument/2006/relationships/hyperlink" Target="file:///C:\AMESOL\Analisis\Megacable\EspecificacionRequerimientos\General\MEG_Reglas_de_Negocio.docx" TargetMode="External"/><Relationship Id="rId32" Type="http://schemas.openxmlformats.org/officeDocument/2006/relationships/hyperlink" Target="file:///C:\AMESOL\Analisis\Megacable\EspecificacionRequerimientos\General\MEG_Reglas_de_Negocio.docx" TargetMode="External"/><Relationship Id="rId37" Type="http://schemas.openxmlformats.org/officeDocument/2006/relationships/hyperlink" Target="file:///C:\AMESOL\Analisis\Megacable\EspecificacionRequerimientos\ECU_SIN\CUMEGSIN03_ServidorDeComunicaciones.docx" TargetMode="External"/><Relationship Id="rId40" Type="http://schemas.openxmlformats.org/officeDocument/2006/relationships/hyperlink" Target="file:///C:\AMESOL\Analisis\Megacable\EspecificacionRequerimientos\ECU_SIN\CUMEGSIN03_ServidorDeComunicaciones.docx" TargetMode="External"/><Relationship Id="rId45" Type="http://schemas.openxmlformats.org/officeDocument/2006/relationships/hyperlink" Target="file:///C:\AMESOL\Analisis\Megacable\EspecificacionRequerimientos\General\MEG_Glosario_de_Mensajes.docx" TargetMode="External"/><Relationship Id="rId53" Type="http://schemas.openxmlformats.org/officeDocument/2006/relationships/hyperlink" Target="../General/MEG_Reglas_de_Negocio.docx" TargetMode="External"/><Relationship Id="rId58" Type="http://schemas.openxmlformats.org/officeDocument/2006/relationships/hyperlink" Target="file:///C:\AMESOL\Analisis\Megacable\EspecificacionRequerimientos\General\MEG_Reglas_de_Negocio.docx" TargetMode="External"/><Relationship Id="rId66" Type="http://schemas.openxmlformats.org/officeDocument/2006/relationships/hyperlink" Target="file:///C:\AMESOL\Analisis\Megacable\EspecificacionRequerimientos\ECU_MOV\CUMEGMOV04_SeleccionarActividades.docx" TargetMode="External"/><Relationship Id="rId74" Type="http://schemas.openxmlformats.org/officeDocument/2006/relationships/hyperlink" Target="../General/MEG_Glosario_de_Mensajes.docx" TargetMode="External"/><Relationship Id="rId79" Type="http://schemas.openxmlformats.org/officeDocument/2006/relationships/hyperlink" Target="../General/MEG_Glosario_de_Mensajes.docx" TargetMode="External"/><Relationship Id="rId87" Type="http://schemas.openxmlformats.org/officeDocument/2006/relationships/image" Target="media/image5.emf"/><Relationship Id="rId102"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hyperlink" Target="file:///C:\AMESOL\Analisis\Megacable\EspecificacionRequerimientos\General\MEG_Reglas_de_Negocio.docx" TargetMode="External"/><Relationship Id="rId82" Type="http://schemas.openxmlformats.org/officeDocument/2006/relationships/oleObject" Target="embeddings/oleObject1.bin"/><Relationship Id="rId90" Type="http://schemas.openxmlformats.org/officeDocument/2006/relationships/oleObject" Target="embeddings/oleObject5.bin"/><Relationship Id="rId95" Type="http://schemas.openxmlformats.org/officeDocument/2006/relationships/image" Target="media/image9.emf"/><Relationship Id="rId19" Type="http://schemas.openxmlformats.org/officeDocument/2006/relationships/hyperlink" Target="../General/MEG_Reglas_de_Negocio.docx" TargetMode="External"/><Relationship Id="rId14" Type="http://schemas.openxmlformats.org/officeDocument/2006/relationships/hyperlink" Target="file:///C:\AMESOL\Analisis\Megacable\EspecificacionRequerimientos\General\MEG_Reglas_de_Negocio.docx" TargetMode="External"/><Relationship Id="rId22" Type="http://schemas.openxmlformats.org/officeDocument/2006/relationships/hyperlink" Target="file:///C:\Amesol\Analisis\Megacable\EspecificacionRequerimientos\General\MEG_Reglas_de_Negocio.docx" TargetMode="External"/><Relationship Id="rId27" Type="http://schemas.openxmlformats.org/officeDocument/2006/relationships/hyperlink" Target="file:///C:\AMESOL\Analisis\Megacable\EspecificacionRequerimientos\General\MEG_Reglas_de_Negocio.docx" TargetMode="External"/><Relationship Id="rId30" Type="http://schemas.openxmlformats.org/officeDocument/2006/relationships/hyperlink" Target="file:///C:\AMESOL\Analisis\Megacable\EspecificacionRequerimientos\General\MEG_Glosario_de_Mensajes.docx" TargetMode="External"/><Relationship Id="rId35" Type="http://schemas.openxmlformats.org/officeDocument/2006/relationships/hyperlink" Target="file:///C:\AMESOL\Analisis\Megacable\EspecificacionRequerimientos\General\MEG_Glosario_de_Mensajes.docx" TargetMode="External"/><Relationship Id="rId43" Type="http://schemas.openxmlformats.org/officeDocument/2006/relationships/hyperlink" Target="file:///C:\AMESOL\Analisis\Megacable\EspecificacionRequerimientos\General\MEG_Reglas_de_Negocio.docx" TargetMode="External"/><Relationship Id="rId48" Type="http://schemas.openxmlformats.org/officeDocument/2006/relationships/hyperlink" Target="file:///C:\AMESOL\Analisis\Megacable\EspecificacionRequerimientos\General\MEG_Reglas_de_Negocio.docx" TargetMode="External"/><Relationship Id="rId56" Type="http://schemas.openxmlformats.org/officeDocument/2006/relationships/hyperlink" Target="../General/MEG_Reglas_de_Negocio.docx" TargetMode="External"/><Relationship Id="rId64" Type="http://schemas.openxmlformats.org/officeDocument/2006/relationships/hyperlink" Target="file:///C:\AMESOL\Analisis\Megacable\EspecificacionRequerimientos\ECU_MOV\CUMEGMOV09_IdentificarCliente.docx" TargetMode="External"/><Relationship Id="rId69" Type="http://schemas.openxmlformats.org/officeDocument/2006/relationships/hyperlink" Target="../General/MEG_Glosario_de_Mensajes.docx" TargetMode="External"/><Relationship Id="rId77" Type="http://schemas.openxmlformats.org/officeDocument/2006/relationships/hyperlink" Target="../General/MEG_Glosario_de_Mensajes.docx" TargetMode="External"/><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file:///C:\AMESOL\Analisis\Megacable\EspecificacionRequerimientos\General\MEG_Reglas_de_Negocio.docx" TargetMode="External"/><Relationship Id="rId72" Type="http://schemas.openxmlformats.org/officeDocument/2006/relationships/hyperlink" Target="file:///C:\AMESOL\Analisis\Megacable\EspecificacionRequerimientos\General\MEG_Reglas_de_Negocio.docx" TargetMode="External"/><Relationship Id="rId80" Type="http://schemas.openxmlformats.org/officeDocument/2006/relationships/hyperlink" Target="../General/MEG_Glosario_de_Mensajes.docx" TargetMode="External"/><Relationship Id="rId85" Type="http://schemas.openxmlformats.org/officeDocument/2006/relationships/image" Target="media/image4.emf"/><Relationship Id="rId93" Type="http://schemas.openxmlformats.org/officeDocument/2006/relationships/image" Target="media/image8.emf"/><Relationship Id="rId98" Type="http://schemas.openxmlformats.org/officeDocument/2006/relationships/oleObject" Target="embeddings/oleObject9.bin"/><Relationship Id="rId3" Type="http://schemas.openxmlformats.org/officeDocument/2006/relationships/styles" Target="styles.xml"/><Relationship Id="rId12" Type="http://schemas.openxmlformats.org/officeDocument/2006/relationships/hyperlink" Target="file:///C:\AMESOL\Analisis\Megacable\EspecificacionRequerimientos\General\MEG_Reglas_de_Negocio.docx" TargetMode="External"/><Relationship Id="rId17" Type="http://schemas.openxmlformats.org/officeDocument/2006/relationships/hyperlink" Target="file:///C:\AMESOL\Analisis\Megacable\EspecificacionRequerimientos\General\MEG_Reglas_de_Negocio.docx" TargetMode="External"/><Relationship Id="rId25" Type="http://schemas.openxmlformats.org/officeDocument/2006/relationships/hyperlink" Target="file:///C:\AMESOL\Analisis\Megacable\EspecificacionRequerimientos\General\MEG_Reglas_de_Negocio.docx" TargetMode="External"/><Relationship Id="rId33" Type="http://schemas.openxmlformats.org/officeDocument/2006/relationships/hyperlink" Target="file:///C:\Amesol\Analisis\Megacable\EspecificacionRequerimientos\General\MEG_Glosario_de_Mensajes.docx" TargetMode="External"/><Relationship Id="rId38" Type="http://schemas.openxmlformats.org/officeDocument/2006/relationships/hyperlink" Target="../General/MEG_Glosario_de_Mensajes.docx" TargetMode="External"/><Relationship Id="rId46" Type="http://schemas.openxmlformats.org/officeDocument/2006/relationships/hyperlink" Target="file:///C:\AMESOL\Analisis\Megacable\EspecificacionRequerimientos\ECU_MOV\CUMEGMOV04_SeleccionarActividades.docx" TargetMode="External"/><Relationship Id="rId59" Type="http://schemas.openxmlformats.org/officeDocument/2006/relationships/hyperlink" Target="file:///C:\AMESOL\Analisis\Megacable\EspecificacionRequerimientos\General\MEG_Reglas_de_Negocio.docx" TargetMode="External"/><Relationship Id="rId67" Type="http://schemas.openxmlformats.org/officeDocument/2006/relationships/hyperlink" Target="../General/MEG_Reglas_de_Negocio.docx" TargetMode="External"/><Relationship Id="rId103" Type="http://schemas.openxmlformats.org/officeDocument/2006/relationships/fontTable" Target="fontTable.xml"/><Relationship Id="rId20" Type="http://schemas.openxmlformats.org/officeDocument/2006/relationships/hyperlink" Target="file:///C:\Amesol\Analisis\Megacable\EspecificacionRequerimientos\General\MEG_Reglas_de_Negocio.docx" TargetMode="External"/><Relationship Id="rId41" Type="http://schemas.openxmlformats.org/officeDocument/2006/relationships/hyperlink" Target="file:///C:\AMESOL\Analisis\Megacable\EspecificacionRequerimientos\General\MEG_Glosario_de_Mensajes.docx" TargetMode="External"/><Relationship Id="rId54" Type="http://schemas.openxmlformats.org/officeDocument/2006/relationships/hyperlink" Target="../General/MEG_Reglas_de_Negocio.docx" TargetMode="External"/><Relationship Id="rId62" Type="http://schemas.openxmlformats.org/officeDocument/2006/relationships/hyperlink" Target="file:///C:\AMESOL\Analisis\Megacable\EspecificacionRequerimientos\General\MEG_Reglas_de_Negocio.docx" TargetMode="External"/><Relationship Id="rId70" Type="http://schemas.openxmlformats.org/officeDocument/2006/relationships/hyperlink" Target="file:///C:\Amesol\Analisis\Megacable\EspecificacionRequerimientos\General\MEG_Reglas_de_Negocio.docx" TargetMode="External"/><Relationship Id="rId75" Type="http://schemas.openxmlformats.org/officeDocument/2006/relationships/hyperlink" Target="file:///C:\AMESOL\Analisis\Megacable\EspecificacionRequerimientos\General\MEG_Glosario_de_Mensajes.docx" TargetMode="External"/><Relationship Id="rId83" Type="http://schemas.openxmlformats.org/officeDocument/2006/relationships/image" Target="media/image3.emf"/><Relationship Id="rId88" Type="http://schemas.openxmlformats.org/officeDocument/2006/relationships/oleObject" Target="embeddings/oleObject4.bin"/><Relationship Id="rId91" Type="http://schemas.openxmlformats.org/officeDocument/2006/relationships/image" Target="media/image7.emf"/><Relationship Id="rId96"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Amesol\Analisis\Megacable\EspecificacionRequerimientos\General\MEG_Glosario_de_Mensajes.docx" TargetMode="External"/><Relationship Id="rId23" Type="http://schemas.openxmlformats.org/officeDocument/2006/relationships/hyperlink" Target="file:///C:\AMESOL\Analisis\Megacable\EspecificacionRequerimientos\General\MEG_Reglas_de_Negocio.docx" TargetMode="External"/><Relationship Id="rId28" Type="http://schemas.openxmlformats.org/officeDocument/2006/relationships/hyperlink" Target="file:///C:\AMESOL\Analisis\Megacable\EspecificacionRequerimientos\General\MEG_Reglas_de_Negocio.docx" TargetMode="External"/><Relationship Id="rId36" Type="http://schemas.openxmlformats.org/officeDocument/2006/relationships/hyperlink" Target="../General/MEG_Glosario_de_Mensajes.docx" TargetMode="External"/><Relationship Id="rId49" Type="http://schemas.openxmlformats.org/officeDocument/2006/relationships/hyperlink" Target="file:///C:\AMESOL\Analisis\Megacable\EspecificacionRequerimientos\General\MEG_Reglas_de_Negocio.docx" TargetMode="External"/><Relationship Id="rId57" Type="http://schemas.openxmlformats.org/officeDocument/2006/relationships/hyperlink" Target="../General/MEG_Reglas_de_Negocio.docx" TargetMode="External"/><Relationship Id="rId10" Type="http://schemas.openxmlformats.org/officeDocument/2006/relationships/hyperlink" Target="file:///C:\AMESOL\Analisis\Megacable\EspecificacionRequerimientos\ECU_MOV\CUMEGMOV07_IniciarFinalizarJornada.docx" TargetMode="External"/><Relationship Id="rId31" Type="http://schemas.openxmlformats.org/officeDocument/2006/relationships/hyperlink" Target="file:///C:\AMESOL\Analisis\Megacable\EspecificacionRequerimientos\General\MEG_Reglas_de_Negocio.docx" TargetMode="External"/><Relationship Id="rId44" Type="http://schemas.openxmlformats.org/officeDocument/2006/relationships/hyperlink" Target="file:///C:\AMESOL\Analisis\Megacable\EspecificacionRequerimientos\General\MEG_Reglas_de_Negocio.docx" TargetMode="External"/><Relationship Id="rId52" Type="http://schemas.openxmlformats.org/officeDocument/2006/relationships/hyperlink" Target="file:///C:\AMESOL\Analisis\Megacable\EspecificacionRequerimientos\General\MEG_Reglas_de_Negocio.docx" TargetMode="External"/><Relationship Id="rId60" Type="http://schemas.openxmlformats.org/officeDocument/2006/relationships/hyperlink" Target="file:///C:\AMESOL\Analisis\Megacable\EspecificacionRequerimientos\General\MEG_Reglas_de_Negocio.docx" TargetMode="External"/><Relationship Id="rId65" Type="http://schemas.openxmlformats.org/officeDocument/2006/relationships/hyperlink" Target="file:///C:\AMESOL\Analisis\Megacable\EspecificacionRequerimientos\ECU_MOV\CUMEGMOV10_ConsultarMapa.docx" TargetMode="External"/><Relationship Id="rId73" Type="http://schemas.openxmlformats.org/officeDocument/2006/relationships/hyperlink" Target="file:///C:\AMESOL\Analisis\Megacable\EspecificacionRequerimientos\General\MEG_Reglas_de_Negocio.docx" TargetMode="External"/><Relationship Id="rId78" Type="http://schemas.openxmlformats.org/officeDocument/2006/relationships/hyperlink" Target="../General/MEG_Glosario_de_Mensajes.docx" TargetMode="External"/><Relationship Id="rId81" Type="http://schemas.openxmlformats.org/officeDocument/2006/relationships/image" Target="media/image2.emf"/><Relationship Id="rId86" Type="http://schemas.openxmlformats.org/officeDocument/2006/relationships/oleObject" Target="embeddings/oleObject3.bin"/><Relationship Id="rId94" Type="http://schemas.openxmlformats.org/officeDocument/2006/relationships/oleObject" Target="embeddings/oleObject7.bin"/><Relationship Id="rId99" Type="http://schemas.openxmlformats.org/officeDocument/2006/relationships/header" Target="header1.xml"/><Relationship Id="rId10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file:///C:\AMESOL\Analisis\Megacable\EspecificacionRequerimientos\General\MEG_Reglas_de_Negocio.docx" TargetMode="External"/><Relationship Id="rId18" Type="http://schemas.openxmlformats.org/officeDocument/2006/relationships/hyperlink" Target="../General/MEG_Reglas_de_Negocio.docx" TargetMode="External"/><Relationship Id="rId39" Type="http://schemas.openxmlformats.org/officeDocument/2006/relationships/hyperlink" Target="../General/MEG_Reglas_de_Negocio.docx" TargetMode="External"/><Relationship Id="rId34" Type="http://schemas.openxmlformats.org/officeDocument/2006/relationships/hyperlink" Target="file:///C:\AMESOL\Analisis\Megacable\EspecificacionRequerimientos\ECU_SIN\CUMEGSIN03_ServidorDeComunicaciones.docx" TargetMode="External"/><Relationship Id="rId50" Type="http://schemas.openxmlformats.org/officeDocument/2006/relationships/hyperlink" Target="file:///C:\AMESOL\Analisis\Megacable\EspecificacionRequerimientos\General\MEG_Glosario_de_Mensajes.docx" TargetMode="External"/><Relationship Id="rId55" Type="http://schemas.openxmlformats.org/officeDocument/2006/relationships/hyperlink" Target="file:///C:\AMESOL\Productos\FieldServices\Trunk\Analisis\EspecificacionRequerimientos\General\MEG_Reglas_de_Negocio.docx" TargetMode="External"/><Relationship Id="rId76" Type="http://schemas.openxmlformats.org/officeDocument/2006/relationships/hyperlink" Target="file:///C:\AMESOL\Analisis\Megacable\EspecificacionRequerimientos\General\MEG_Glosario_de_Mensajes.docx" TargetMode="External"/><Relationship Id="rId97" Type="http://schemas.openxmlformats.org/officeDocument/2006/relationships/image" Target="media/image10.emf"/><Relationship Id="rId10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0.bin"/><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Analisis\Plantillas\%5bClave_del_CU%5d_%5bNombre_del_CU%5d.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764B91-8A00-4E2C-A01A-5052417D0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[Clave_del_CU]_[Nombre_del_CU].dotx</Template>
  <TotalTime>1980</TotalTime>
  <Pages>22</Pages>
  <Words>6398</Words>
  <Characters>35190</Characters>
  <Application>Microsoft Office Word</Application>
  <DocSecurity>0</DocSecurity>
  <Lines>293</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[Nombre del Documento]</vt:lpstr>
    </vt:vector>
  </TitlesOfParts>
  <Company>Itera</Company>
  <LinksUpToDate>false</LinksUpToDate>
  <CharactersWithSpaces>41505</CharactersWithSpaces>
  <SharedDoc>false</SharedDoc>
  <HLinks>
    <vt:vector size="132" baseType="variant">
      <vt:variant>
        <vt:i4>1638455</vt:i4>
      </vt:variant>
      <vt:variant>
        <vt:i4>134</vt:i4>
      </vt:variant>
      <vt:variant>
        <vt:i4>0</vt:i4>
      </vt:variant>
      <vt:variant>
        <vt:i4>5</vt:i4>
      </vt:variant>
      <vt:variant>
        <vt:lpwstr/>
      </vt:variant>
      <vt:variant>
        <vt:lpwstr>_Toc257735190</vt:lpwstr>
      </vt:variant>
      <vt:variant>
        <vt:i4>1572919</vt:i4>
      </vt:variant>
      <vt:variant>
        <vt:i4>128</vt:i4>
      </vt:variant>
      <vt:variant>
        <vt:i4>0</vt:i4>
      </vt:variant>
      <vt:variant>
        <vt:i4>5</vt:i4>
      </vt:variant>
      <vt:variant>
        <vt:lpwstr/>
      </vt:variant>
      <vt:variant>
        <vt:lpwstr>_Toc257735189</vt:lpwstr>
      </vt:variant>
      <vt:variant>
        <vt:i4>1572919</vt:i4>
      </vt:variant>
      <vt:variant>
        <vt:i4>122</vt:i4>
      </vt:variant>
      <vt:variant>
        <vt:i4>0</vt:i4>
      </vt:variant>
      <vt:variant>
        <vt:i4>5</vt:i4>
      </vt:variant>
      <vt:variant>
        <vt:lpwstr/>
      </vt:variant>
      <vt:variant>
        <vt:lpwstr>_Toc257735188</vt:lpwstr>
      </vt:variant>
      <vt:variant>
        <vt:i4>1572919</vt:i4>
      </vt:variant>
      <vt:variant>
        <vt:i4>116</vt:i4>
      </vt:variant>
      <vt:variant>
        <vt:i4>0</vt:i4>
      </vt:variant>
      <vt:variant>
        <vt:i4>5</vt:i4>
      </vt:variant>
      <vt:variant>
        <vt:lpwstr/>
      </vt:variant>
      <vt:variant>
        <vt:lpwstr>_Toc257735187</vt:lpwstr>
      </vt:variant>
      <vt:variant>
        <vt:i4>1572919</vt:i4>
      </vt:variant>
      <vt:variant>
        <vt:i4>110</vt:i4>
      </vt:variant>
      <vt:variant>
        <vt:i4>0</vt:i4>
      </vt:variant>
      <vt:variant>
        <vt:i4>5</vt:i4>
      </vt:variant>
      <vt:variant>
        <vt:lpwstr/>
      </vt:variant>
      <vt:variant>
        <vt:lpwstr>_Toc257735186</vt:lpwstr>
      </vt:variant>
      <vt:variant>
        <vt:i4>1572919</vt:i4>
      </vt:variant>
      <vt:variant>
        <vt:i4>104</vt:i4>
      </vt:variant>
      <vt:variant>
        <vt:i4>0</vt:i4>
      </vt:variant>
      <vt:variant>
        <vt:i4>5</vt:i4>
      </vt:variant>
      <vt:variant>
        <vt:lpwstr/>
      </vt:variant>
      <vt:variant>
        <vt:lpwstr>_Toc257735185</vt:lpwstr>
      </vt:variant>
      <vt:variant>
        <vt:i4>1572919</vt:i4>
      </vt:variant>
      <vt:variant>
        <vt:i4>98</vt:i4>
      </vt:variant>
      <vt:variant>
        <vt:i4>0</vt:i4>
      </vt:variant>
      <vt:variant>
        <vt:i4>5</vt:i4>
      </vt:variant>
      <vt:variant>
        <vt:lpwstr/>
      </vt:variant>
      <vt:variant>
        <vt:lpwstr>_Toc257735184</vt:lpwstr>
      </vt:variant>
      <vt:variant>
        <vt:i4>1572919</vt:i4>
      </vt:variant>
      <vt:variant>
        <vt:i4>92</vt:i4>
      </vt:variant>
      <vt:variant>
        <vt:i4>0</vt:i4>
      </vt:variant>
      <vt:variant>
        <vt:i4>5</vt:i4>
      </vt:variant>
      <vt:variant>
        <vt:lpwstr/>
      </vt:variant>
      <vt:variant>
        <vt:lpwstr>_Toc257735183</vt:lpwstr>
      </vt:variant>
      <vt:variant>
        <vt:i4>1572919</vt:i4>
      </vt:variant>
      <vt:variant>
        <vt:i4>86</vt:i4>
      </vt:variant>
      <vt:variant>
        <vt:i4>0</vt:i4>
      </vt:variant>
      <vt:variant>
        <vt:i4>5</vt:i4>
      </vt:variant>
      <vt:variant>
        <vt:lpwstr/>
      </vt:variant>
      <vt:variant>
        <vt:lpwstr>_Toc257735182</vt:lpwstr>
      </vt:variant>
      <vt:variant>
        <vt:i4>1572919</vt:i4>
      </vt:variant>
      <vt:variant>
        <vt:i4>80</vt:i4>
      </vt:variant>
      <vt:variant>
        <vt:i4>0</vt:i4>
      </vt:variant>
      <vt:variant>
        <vt:i4>5</vt:i4>
      </vt:variant>
      <vt:variant>
        <vt:lpwstr/>
      </vt:variant>
      <vt:variant>
        <vt:lpwstr>_Toc257735181</vt:lpwstr>
      </vt:variant>
      <vt:variant>
        <vt:i4>1572919</vt:i4>
      </vt:variant>
      <vt:variant>
        <vt:i4>74</vt:i4>
      </vt:variant>
      <vt:variant>
        <vt:i4>0</vt:i4>
      </vt:variant>
      <vt:variant>
        <vt:i4>5</vt:i4>
      </vt:variant>
      <vt:variant>
        <vt:lpwstr/>
      </vt:variant>
      <vt:variant>
        <vt:lpwstr>_Toc257735180</vt:lpwstr>
      </vt:variant>
      <vt:variant>
        <vt:i4>1507383</vt:i4>
      </vt:variant>
      <vt:variant>
        <vt:i4>68</vt:i4>
      </vt:variant>
      <vt:variant>
        <vt:i4>0</vt:i4>
      </vt:variant>
      <vt:variant>
        <vt:i4>5</vt:i4>
      </vt:variant>
      <vt:variant>
        <vt:lpwstr/>
      </vt:variant>
      <vt:variant>
        <vt:lpwstr>_Toc257735179</vt:lpwstr>
      </vt:variant>
      <vt:variant>
        <vt:i4>1507383</vt:i4>
      </vt:variant>
      <vt:variant>
        <vt:i4>62</vt:i4>
      </vt:variant>
      <vt:variant>
        <vt:i4>0</vt:i4>
      </vt:variant>
      <vt:variant>
        <vt:i4>5</vt:i4>
      </vt:variant>
      <vt:variant>
        <vt:lpwstr/>
      </vt:variant>
      <vt:variant>
        <vt:lpwstr>_Toc257735178</vt:lpwstr>
      </vt:variant>
      <vt:variant>
        <vt:i4>1507383</vt:i4>
      </vt:variant>
      <vt:variant>
        <vt:i4>56</vt:i4>
      </vt:variant>
      <vt:variant>
        <vt:i4>0</vt:i4>
      </vt:variant>
      <vt:variant>
        <vt:i4>5</vt:i4>
      </vt:variant>
      <vt:variant>
        <vt:lpwstr/>
      </vt:variant>
      <vt:variant>
        <vt:lpwstr>_Toc257735177</vt:lpwstr>
      </vt:variant>
      <vt:variant>
        <vt:i4>1507383</vt:i4>
      </vt:variant>
      <vt:variant>
        <vt:i4>50</vt:i4>
      </vt:variant>
      <vt:variant>
        <vt:i4>0</vt:i4>
      </vt:variant>
      <vt:variant>
        <vt:i4>5</vt:i4>
      </vt:variant>
      <vt:variant>
        <vt:lpwstr/>
      </vt:variant>
      <vt:variant>
        <vt:lpwstr>_Toc257735176</vt:lpwstr>
      </vt:variant>
      <vt:variant>
        <vt:i4>1507383</vt:i4>
      </vt:variant>
      <vt:variant>
        <vt:i4>44</vt:i4>
      </vt:variant>
      <vt:variant>
        <vt:i4>0</vt:i4>
      </vt:variant>
      <vt:variant>
        <vt:i4>5</vt:i4>
      </vt:variant>
      <vt:variant>
        <vt:lpwstr/>
      </vt:variant>
      <vt:variant>
        <vt:lpwstr>_Toc257735175</vt:lpwstr>
      </vt:variant>
      <vt:variant>
        <vt:i4>1507383</vt:i4>
      </vt:variant>
      <vt:variant>
        <vt:i4>38</vt:i4>
      </vt:variant>
      <vt:variant>
        <vt:i4>0</vt:i4>
      </vt:variant>
      <vt:variant>
        <vt:i4>5</vt:i4>
      </vt:variant>
      <vt:variant>
        <vt:lpwstr/>
      </vt:variant>
      <vt:variant>
        <vt:lpwstr>_Toc257735174</vt:lpwstr>
      </vt:variant>
      <vt:variant>
        <vt:i4>1507383</vt:i4>
      </vt:variant>
      <vt:variant>
        <vt:i4>32</vt:i4>
      </vt:variant>
      <vt:variant>
        <vt:i4>0</vt:i4>
      </vt:variant>
      <vt:variant>
        <vt:i4>5</vt:i4>
      </vt:variant>
      <vt:variant>
        <vt:lpwstr/>
      </vt:variant>
      <vt:variant>
        <vt:lpwstr>_Toc257735173</vt:lpwstr>
      </vt:variant>
      <vt:variant>
        <vt:i4>1507383</vt:i4>
      </vt:variant>
      <vt:variant>
        <vt:i4>26</vt:i4>
      </vt:variant>
      <vt:variant>
        <vt:i4>0</vt:i4>
      </vt:variant>
      <vt:variant>
        <vt:i4>5</vt:i4>
      </vt:variant>
      <vt:variant>
        <vt:lpwstr/>
      </vt:variant>
      <vt:variant>
        <vt:lpwstr>_Toc257735172</vt:lpwstr>
      </vt:variant>
      <vt:variant>
        <vt:i4>1507383</vt:i4>
      </vt:variant>
      <vt:variant>
        <vt:i4>20</vt:i4>
      </vt:variant>
      <vt:variant>
        <vt:i4>0</vt:i4>
      </vt:variant>
      <vt:variant>
        <vt:i4>5</vt:i4>
      </vt:variant>
      <vt:variant>
        <vt:lpwstr/>
      </vt:variant>
      <vt:variant>
        <vt:lpwstr>_Toc257735171</vt:lpwstr>
      </vt:variant>
      <vt:variant>
        <vt:i4>1507383</vt:i4>
      </vt:variant>
      <vt:variant>
        <vt:i4>14</vt:i4>
      </vt:variant>
      <vt:variant>
        <vt:i4>0</vt:i4>
      </vt:variant>
      <vt:variant>
        <vt:i4>5</vt:i4>
      </vt:variant>
      <vt:variant>
        <vt:lpwstr/>
      </vt:variant>
      <vt:variant>
        <vt:lpwstr>_Toc257735170</vt:lpwstr>
      </vt:variant>
      <vt:variant>
        <vt:i4>1441847</vt:i4>
      </vt:variant>
      <vt:variant>
        <vt:i4>8</vt:i4>
      </vt:variant>
      <vt:variant>
        <vt:i4>0</vt:i4>
      </vt:variant>
      <vt:variant>
        <vt:i4>5</vt:i4>
      </vt:variant>
      <vt:variant>
        <vt:lpwstr/>
      </vt:variant>
      <vt:variant>
        <vt:lpwstr>_Toc257735169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bjimenez</dc:creator>
  <cp:lastModifiedBy>lpasindo</cp:lastModifiedBy>
  <cp:revision>165</cp:revision>
  <cp:lastPrinted>2008-09-11T22:09:00Z</cp:lastPrinted>
  <dcterms:created xsi:type="dcterms:W3CDTF">2010-10-26T19:50:00Z</dcterms:created>
  <dcterms:modified xsi:type="dcterms:W3CDTF">2012-03-15T17:39:00Z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linkTarget="_Toc182735724">
    <vt:lpwstr>3.Diagrama de Casos de Uso.*.</vt:lpwstr>
  </property>
  <property fmtid="{D5CDD505-2E9C-101B-9397-08002B2CF9AE}" pid="3" name="Fecha" linkTarget="_Toc182735724">
    <vt:lpwstr>3.Diagrama de Casos de Uso.*.</vt:lpwstr>
  </property>
  <property fmtid="{D5CDD505-2E9C-101B-9397-08002B2CF9AE}" pid="4" name="Nombre del Proyecto">
    <vt:lpwstr>[Nombre del Proyecto]</vt:lpwstr>
  </property>
</Properties>
</file>