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5175" w:rsidRPr="00ED0253" w:rsidRDefault="00BF5175" w:rsidP="0060151C">
      <w:pPr>
        <w:rPr>
          <w:rStyle w:val="nfasis"/>
        </w:rPr>
      </w:pPr>
    </w:p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60151C" w:rsidRDefault="0060151C" w:rsidP="0060151C">
      <w:pPr>
        <w:pStyle w:val="Ttulo"/>
        <w:jc w:val="right"/>
        <w:rPr>
          <w:rFonts w:cs="Arial"/>
        </w:rPr>
      </w:pPr>
    </w:p>
    <w:p w:rsidR="006A744A" w:rsidRDefault="006A744A" w:rsidP="006A744A">
      <w:pPr>
        <w:jc w:val="right"/>
        <w:rPr>
          <w:rFonts w:cs="Arial"/>
          <w:b/>
          <w:i/>
          <w:iCs/>
          <w:color w:val="0000FF"/>
          <w:lang w:val="es-MX" w:eastAsia="en-US"/>
        </w:rPr>
      </w:pPr>
      <w:r w:rsidRPr="00203E00">
        <w:rPr>
          <w:b/>
          <w:szCs w:val="36"/>
        </w:rPr>
        <w:t xml:space="preserve">Proyecto </w:t>
      </w:r>
      <w:proofErr w:type="spellStart"/>
      <w:r w:rsidRPr="00203E00">
        <w:rPr>
          <w:b/>
          <w:szCs w:val="36"/>
        </w:rPr>
        <w:t>Megaca</w:t>
      </w:r>
      <w:r>
        <w:rPr>
          <w:b/>
          <w:szCs w:val="36"/>
        </w:rPr>
        <w:t>ble</w:t>
      </w:r>
      <w:proofErr w:type="spellEnd"/>
    </w:p>
    <w:p w:rsidR="00FE1CAC" w:rsidRPr="00EB78AE" w:rsidRDefault="00FE1CAC" w:rsidP="0060151C">
      <w:pPr>
        <w:pStyle w:val="Ttulo"/>
        <w:jc w:val="right"/>
        <w:rPr>
          <w:szCs w:val="36"/>
          <w:lang w:val="es-MX"/>
        </w:rPr>
      </w:pPr>
    </w:p>
    <w:p w:rsidR="0060151C" w:rsidRPr="007F4C05" w:rsidRDefault="00FE1CAC" w:rsidP="0060151C">
      <w:pPr>
        <w:pStyle w:val="Ttulo"/>
        <w:jc w:val="right"/>
        <w:rPr>
          <w:rFonts w:cs="Arial"/>
          <w:i/>
          <w:color w:val="0000FF"/>
          <w:lang w:eastAsia="en-US"/>
        </w:rPr>
      </w:pPr>
      <w:r>
        <w:rPr>
          <w:szCs w:val="36"/>
        </w:rPr>
        <w:t>Especificación del Caso de Uso:</w:t>
      </w:r>
      <w:r w:rsidR="006A744A" w:rsidRPr="006A744A">
        <w:rPr>
          <w:szCs w:val="36"/>
        </w:rPr>
        <w:t xml:space="preserve"> </w:t>
      </w:r>
      <w:r w:rsidR="00677DAC">
        <w:rPr>
          <w:szCs w:val="36"/>
        </w:rPr>
        <w:t>Verificar Inventario (Arqueo)</w:t>
      </w:r>
      <w:r w:rsidR="006A1F98">
        <w:rPr>
          <w:szCs w:val="36"/>
        </w:rPr>
        <w:t xml:space="preserve"> – CUMEGMOV</w:t>
      </w:r>
      <w:r w:rsidR="00F41B0D">
        <w:rPr>
          <w:szCs w:val="36"/>
        </w:rPr>
        <w:t>20</w:t>
      </w:r>
    </w:p>
    <w:p w:rsidR="0060151C" w:rsidRDefault="0060151C" w:rsidP="0060151C">
      <w:pPr>
        <w:pStyle w:val="Ttulo"/>
        <w:jc w:val="right"/>
      </w:pPr>
    </w:p>
    <w:p w:rsidR="0060151C" w:rsidRDefault="00FE1CAC" w:rsidP="0060151C">
      <w:pPr>
        <w:pStyle w:val="Ttulo"/>
        <w:jc w:val="right"/>
        <w:rPr>
          <w:sz w:val="28"/>
        </w:rPr>
      </w:pPr>
      <w:r w:rsidRPr="008C27A5">
        <w:t>VERSIÓN</w:t>
      </w:r>
      <w:r w:rsidR="006A744A">
        <w:t xml:space="preserve"> 1.</w:t>
      </w:r>
      <w:r w:rsidR="00393C0B">
        <w:t>4</w:t>
      </w:r>
      <w:r>
        <w:rPr>
          <w:sz w:val="28"/>
        </w:rPr>
        <w:t xml:space="preserve"> </w:t>
      </w:r>
      <w:r w:rsidR="0060151C">
        <w:rPr>
          <w:sz w:val="28"/>
        </w:rPr>
        <w:t xml:space="preserve"> </w:t>
      </w:r>
    </w:p>
    <w:p w:rsidR="0060151C" w:rsidRPr="00487936" w:rsidRDefault="0060151C" w:rsidP="0060151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FE1CAC" w:rsidRDefault="00FE1CAC" w:rsidP="00FE1CA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9F63D6" w:rsidRDefault="009F63D6" w:rsidP="007B7EDC"/>
    <w:p w:rsidR="001436DC" w:rsidRDefault="001436DC" w:rsidP="00481C4A">
      <w:pPr>
        <w:rPr>
          <w:b/>
          <w:bCs/>
        </w:rPr>
      </w:pPr>
    </w:p>
    <w:p w:rsidR="009F63D6" w:rsidRDefault="00A54B9C" w:rsidP="00481C4A">
      <w:pPr>
        <w:jc w:val="center"/>
        <w:rPr>
          <w:b/>
        </w:rPr>
      </w:pPr>
      <w:r>
        <w:rPr>
          <w:b/>
        </w:rPr>
        <w:br w:type="page"/>
      </w:r>
      <w:r w:rsidR="001436DC" w:rsidRPr="00481C4A">
        <w:rPr>
          <w:b/>
        </w:rPr>
        <w:lastRenderedPageBreak/>
        <w:t>HISTÓ</w:t>
      </w:r>
      <w:r w:rsidR="009F63D6" w:rsidRPr="00481C4A">
        <w:rPr>
          <w:b/>
        </w:rPr>
        <w:t>RICO DE REVISIÓN</w:t>
      </w:r>
    </w:p>
    <w:p w:rsidR="007948BC" w:rsidRPr="00481C4A" w:rsidRDefault="007948BC" w:rsidP="00481C4A">
      <w:pPr>
        <w:jc w:val="center"/>
        <w:rPr>
          <w:b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7948BC" w:rsidTr="00DF3C27">
        <w:trPr>
          <w:jc w:val="center"/>
        </w:trPr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52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744" w:type="dxa"/>
            <w:shd w:val="pct25" w:color="auto" w:fill="auto"/>
          </w:tcPr>
          <w:p w:rsidR="007948BC" w:rsidRDefault="007948BC" w:rsidP="00DF3C27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304" w:type="dxa"/>
            <w:shd w:val="pct25" w:color="auto" w:fill="auto"/>
          </w:tcPr>
          <w:p w:rsidR="007948BC" w:rsidRDefault="007948BC" w:rsidP="00DF3C27">
            <w:pPr>
              <w:pStyle w:val="Tabletext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7948BC" w:rsidRPr="0013530E" w:rsidTr="00DF3C27">
        <w:trPr>
          <w:jc w:val="center"/>
        </w:trPr>
        <w:tc>
          <w:tcPr>
            <w:tcW w:w="2304" w:type="dxa"/>
          </w:tcPr>
          <w:p w:rsidR="007948BC" w:rsidRPr="00C70293" w:rsidRDefault="00F41B0D" w:rsidP="0031160E">
            <w:pPr>
              <w:pStyle w:val="Tabletext"/>
              <w:jc w:val="center"/>
            </w:pPr>
            <w:r>
              <w:t>13</w:t>
            </w:r>
            <w:r w:rsidR="00C70293" w:rsidRPr="00C70293">
              <w:t>/</w:t>
            </w:r>
            <w:r>
              <w:t>09</w:t>
            </w:r>
            <w:r w:rsidR="00C70293" w:rsidRPr="00C70293">
              <w:t>/2010</w:t>
            </w:r>
          </w:p>
        </w:tc>
        <w:tc>
          <w:tcPr>
            <w:tcW w:w="1152" w:type="dxa"/>
          </w:tcPr>
          <w:p w:rsidR="007948BC" w:rsidRPr="00C70293" w:rsidRDefault="00C70293" w:rsidP="00C70293">
            <w:pPr>
              <w:pStyle w:val="Tabletext"/>
              <w:jc w:val="center"/>
            </w:pPr>
            <w:r w:rsidRPr="00C70293">
              <w:t>1.0</w:t>
            </w:r>
          </w:p>
        </w:tc>
        <w:tc>
          <w:tcPr>
            <w:tcW w:w="3744" w:type="dxa"/>
          </w:tcPr>
          <w:p w:rsidR="007948BC" w:rsidRPr="00C70293" w:rsidRDefault="00C70293" w:rsidP="00F41B0D">
            <w:pPr>
              <w:pStyle w:val="Tabletext"/>
            </w:pPr>
            <w:r w:rsidRPr="00AE2E70">
              <w:t xml:space="preserve">Elaboración de la especificación del caso de </w:t>
            </w:r>
            <w:r w:rsidR="0031160E">
              <w:t xml:space="preserve">uso </w:t>
            </w:r>
            <w:r w:rsidR="00F41B0D">
              <w:t>Verificar Inventario</w:t>
            </w:r>
            <w:r w:rsidRPr="00203E00">
              <w:t xml:space="preserve"> </w:t>
            </w:r>
            <w:r w:rsidRPr="00AE2E70">
              <w:t xml:space="preserve">para el </w:t>
            </w:r>
            <w:r>
              <w:t xml:space="preserve">Proyecto </w:t>
            </w:r>
            <w:proofErr w:type="spellStart"/>
            <w:r>
              <w:t>Megacable</w:t>
            </w:r>
            <w:proofErr w:type="spellEnd"/>
            <w:r>
              <w:t xml:space="preserve"> de acuerdo al Estándar de Casos de Uso 1.2</w:t>
            </w:r>
            <w:r w:rsidRPr="00AE2E70">
              <w:t>.</w:t>
            </w:r>
          </w:p>
        </w:tc>
        <w:tc>
          <w:tcPr>
            <w:tcW w:w="2304" w:type="dxa"/>
          </w:tcPr>
          <w:p w:rsidR="007948BC" w:rsidRPr="00C70293" w:rsidRDefault="00C70293" w:rsidP="00C70293">
            <w:pPr>
              <w:pStyle w:val="Tabletext"/>
            </w:pPr>
            <w:r w:rsidRPr="00C70293">
              <w:t>Belem Jiménez</w:t>
            </w:r>
          </w:p>
        </w:tc>
      </w:tr>
      <w:tr w:rsidR="007948BC" w:rsidTr="00DF3C27">
        <w:trPr>
          <w:jc w:val="center"/>
        </w:trPr>
        <w:tc>
          <w:tcPr>
            <w:tcW w:w="2304" w:type="dxa"/>
          </w:tcPr>
          <w:p w:rsidR="007948BC" w:rsidRDefault="00202842" w:rsidP="00202842">
            <w:pPr>
              <w:pStyle w:val="Tabletext"/>
              <w:jc w:val="center"/>
            </w:pPr>
            <w:r>
              <w:t>28/09/2010</w:t>
            </w:r>
          </w:p>
        </w:tc>
        <w:tc>
          <w:tcPr>
            <w:tcW w:w="1152" w:type="dxa"/>
          </w:tcPr>
          <w:p w:rsidR="007948BC" w:rsidRDefault="00202842" w:rsidP="00202842">
            <w:pPr>
              <w:pStyle w:val="Tabletext"/>
              <w:jc w:val="center"/>
            </w:pPr>
            <w:r>
              <w:t>1.1</w:t>
            </w:r>
          </w:p>
        </w:tc>
        <w:tc>
          <w:tcPr>
            <w:tcW w:w="3744" w:type="dxa"/>
          </w:tcPr>
          <w:p w:rsidR="007948BC" w:rsidRDefault="00202842" w:rsidP="00033FF2">
            <w:pPr>
              <w:pStyle w:val="Tabletext"/>
            </w:pPr>
            <w:r>
              <w:t xml:space="preserve">Se elimina la funcionalidad con la que el supervisor puede validar qué diferencias serán cobradas al técnico y cuáles no, con ello, todas las diferencias surgidas en el arqueo de inventario serán </w:t>
            </w:r>
            <w:r w:rsidR="00033FF2">
              <w:t>registradas para cobrarse posteriormente.</w:t>
            </w:r>
          </w:p>
        </w:tc>
        <w:tc>
          <w:tcPr>
            <w:tcW w:w="2304" w:type="dxa"/>
          </w:tcPr>
          <w:p w:rsidR="007948BC" w:rsidRDefault="00202842" w:rsidP="00DF3C27">
            <w:pPr>
              <w:pStyle w:val="Tabletext"/>
            </w:pPr>
            <w:r w:rsidRPr="00C70293">
              <w:t>Belem Jiménez</w:t>
            </w:r>
          </w:p>
        </w:tc>
      </w:tr>
      <w:tr w:rsidR="007948BC" w:rsidRPr="008A0345" w:rsidTr="00DF3C27">
        <w:trPr>
          <w:jc w:val="center"/>
        </w:trPr>
        <w:tc>
          <w:tcPr>
            <w:tcW w:w="2304" w:type="dxa"/>
          </w:tcPr>
          <w:p w:rsidR="007948BC" w:rsidRPr="008A0345" w:rsidRDefault="00A12B04" w:rsidP="00A12B04">
            <w:pPr>
              <w:pStyle w:val="Tabletext"/>
              <w:jc w:val="center"/>
            </w:pPr>
            <w:r w:rsidRPr="008A0345">
              <w:t>30/11/2010</w:t>
            </w:r>
          </w:p>
        </w:tc>
        <w:tc>
          <w:tcPr>
            <w:tcW w:w="1152" w:type="dxa"/>
          </w:tcPr>
          <w:p w:rsidR="007948BC" w:rsidRPr="008A0345" w:rsidRDefault="00A12B04" w:rsidP="00A12B04">
            <w:pPr>
              <w:pStyle w:val="Tabletext"/>
              <w:jc w:val="center"/>
            </w:pPr>
            <w:r w:rsidRPr="008A0345">
              <w:t>1.2</w:t>
            </w:r>
          </w:p>
        </w:tc>
        <w:tc>
          <w:tcPr>
            <w:tcW w:w="3744" w:type="dxa"/>
          </w:tcPr>
          <w:p w:rsidR="00EF79E2" w:rsidRPr="008A0345" w:rsidRDefault="00EF79E2" w:rsidP="00A12B04">
            <w:pPr>
              <w:pStyle w:val="Tabletext"/>
            </w:pPr>
            <w:r w:rsidRPr="008A0345">
              <w:t>Folio CAI 617</w:t>
            </w:r>
          </w:p>
          <w:p w:rsidR="007948BC" w:rsidRPr="008A0345" w:rsidRDefault="00A12B04" w:rsidP="00A12B04">
            <w:pPr>
              <w:pStyle w:val="Tabletext"/>
            </w:pPr>
            <w:r w:rsidRPr="008A0345">
              <w:t>Se agregó un filtro de búsqueda por código y descripción para el catálogo de materiales y equipos</w:t>
            </w:r>
            <w:r w:rsidR="00074E42" w:rsidRPr="008A0345">
              <w:t xml:space="preserve"> (flujo AO01)</w:t>
            </w:r>
            <w:r w:rsidRPr="008A0345">
              <w:t>, además de paginación para mostrar la información del catálogo de materiales. Se eliminó la clasificación para mostrar los materiales por material de acometida y equipo digital.</w:t>
            </w:r>
          </w:p>
        </w:tc>
        <w:tc>
          <w:tcPr>
            <w:tcW w:w="2304" w:type="dxa"/>
          </w:tcPr>
          <w:p w:rsidR="007948BC" w:rsidRPr="008A0345" w:rsidRDefault="00A12B04" w:rsidP="00DF3C27">
            <w:pPr>
              <w:pStyle w:val="Tabletext"/>
            </w:pPr>
            <w:r w:rsidRPr="008A0345">
              <w:t>Belem Jiménez</w:t>
            </w:r>
          </w:p>
        </w:tc>
      </w:tr>
      <w:tr w:rsidR="008A0345" w:rsidRPr="004C2675" w:rsidTr="00A63A58">
        <w:trPr>
          <w:jc w:val="center"/>
        </w:trPr>
        <w:tc>
          <w:tcPr>
            <w:tcW w:w="2304" w:type="dxa"/>
          </w:tcPr>
          <w:p w:rsidR="008A0345" w:rsidRPr="00393C0B" w:rsidRDefault="008A0345" w:rsidP="00A63A58">
            <w:pPr>
              <w:pStyle w:val="Tabletext"/>
              <w:jc w:val="center"/>
            </w:pPr>
            <w:r w:rsidRPr="00393C0B">
              <w:t>10/02/2011</w:t>
            </w:r>
          </w:p>
        </w:tc>
        <w:tc>
          <w:tcPr>
            <w:tcW w:w="1152" w:type="dxa"/>
          </w:tcPr>
          <w:p w:rsidR="008A0345" w:rsidRPr="00393C0B" w:rsidRDefault="008A0345" w:rsidP="00657C6D">
            <w:pPr>
              <w:pStyle w:val="Tabletext"/>
              <w:jc w:val="center"/>
            </w:pPr>
            <w:r w:rsidRPr="00393C0B">
              <w:t>1.</w:t>
            </w:r>
            <w:r w:rsidR="00657C6D" w:rsidRPr="00393C0B">
              <w:t>3</w:t>
            </w:r>
          </w:p>
        </w:tc>
        <w:tc>
          <w:tcPr>
            <w:tcW w:w="3744" w:type="dxa"/>
          </w:tcPr>
          <w:p w:rsidR="008A0345" w:rsidRPr="00393C0B" w:rsidRDefault="008A0345" w:rsidP="00A63A58">
            <w:pPr>
              <w:pStyle w:val="Tabletext"/>
            </w:pPr>
            <w:r w:rsidRPr="00393C0B">
              <w:t>Modificar la búsqueda en el catálogo de materiales para que el campo de código no sea sensitivo a mayúsculas y minúsculas.</w:t>
            </w:r>
          </w:p>
          <w:p w:rsidR="008A0345" w:rsidRPr="00393C0B" w:rsidRDefault="008A0345" w:rsidP="00A63A58">
            <w:pPr>
              <w:pStyle w:val="Tabletext"/>
            </w:pPr>
            <w:r w:rsidRPr="00393C0B">
              <w:t>Folio CAI 910</w:t>
            </w:r>
          </w:p>
        </w:tc>
        <w:tc>
          <w:tcPr>
            <w:tcW w:w="2304" w:type="dxa"/>
          </w:tcPr>
          <w:p w:rsidR="008A0345" w:rsidRPr="00393C0B" w:rsidRDefault="008A0345" w:rsidP="00A63A58">
            <w:pPr>
              <w:pStyle w:val="Tabletext"/>
            </w:pPr>
            <w:r w:rsidRPr="00393C0B">
              <w:t>Lizza Pasindo</w:t>
            </w:r>
          </w:p>
        </w:tc>
      </w:tr>
      <w:tr w:rsidR="00393C0B" w:rsidRPr="004C2675" w:rsidTr="00A63A58">
        <w:trPr>
          <w:jc w:val="center"/>
        </w:trPr>
        <w:tc>
          <w:tcPr>
            <w:tcW w:w="2304" w:type="dxa"/>
          </w:tcPr>
          <w:p w:rsidR="00393C0B" w:rsidRDefault="00393C0B" w:rsidP="00A63A58">
            <w:pPr>
              <w:pStyle w:val="Tabletext"/>
              <w:jc w:val="center"/>
              <w:rPr>
                <w:highlight w:val="magenta"/>
              </w:rPr>
            </w:pPr>
            <w:r w:rsidRPr="005F2C46">
              <w:rPr>
                <w:highlight w:val="magenta"/>
              </w:rPr>
              <w:t>09/02/2012</w:t>
            </w:r>
          </w:p>
          <w:p w:rsidR="00F37190" w:rsidRDefault="00F37190" w:rsidP="00A63A58">
            <w:pPr>
              <w:pStyle w:val="Tabletext"/>
              <w:jc w:val="center"/>
              <w:rPr>
                <w:highlight w:val="magenta"/>
              </w:rPr>
            </w:pPr>
          </w:p>
          <w:p w:rsidR="00F37190" w:rsidRDefault="00F37190" w:rsidP="00A63A58">
            <w:pPr>
              <w:pStyle w:val="Tabletext"/>
              <w:jc w:val="center"/>
              <w:rPr>
                <w:highlight w:val="magenta"/>
              </w:rPr>
            </w:pPr>
          </w:p>
          <w:p w:rsidR="00F37190" w:rsidRDefault="00F37190" w:rsidP="00A63A58">
            <w:pPr>
              <w:pStyle w:val="Tabletext"/>
              <w:jc w:val="center"/>
              <w:rPr>
                <w:highlight w:val="magenta"/>
              </w:rPr>
            </w:pPr>
          </w:p>
          <w:p w:rsidR="00F37190" w:rsidRDefault="00F37190" w:rsidP="00A63A58">
            <w:pPr>
              <w:pStyle w:val="Tabletext"/>
              <w:jc w:val="center"/>
              <w:rPr>
                <w:highlight w:val="magenta"/>
              </w:rPr>
            </w:pPr>
          </w:p>
          <w:p w:rsidR="00F37190" w:rsidRDefault="00F37190" w:rsidP="00A63A58">
            <w:pPr>
              <w:pStyle w:val="Tabletext"/>
              <w:jc w:val="center"/>
              <w:rPr>
                <w:highlight w:val="magenta"/>
              </w:rPr>
            </w:pPr>
          </w:p>
          <w:p w:rsidR="00F37190" w:rsidRDefault="00F37190" w:rsidP="00A63A58">
            <w:pPr>
              <w:pStyle w:val="Tabletext"/>
              <w:jc w:val="center"/>
              <w:rPr>
                <w:highlight w:val="magenta"/>
              </w:rPr>
            </w:pPr>
          </w:p>
          <w:p w:rsidR="00F37190" w:rsidRDefault="00F37190" w:rsidP="00A63A58">
            <w:pPr>
              <w:pStyle w:val="Tabletext"/>
              <w:jc w:val="center"/>
              <w:rPr>
                <w:highlight w:val="lightGray"/>
              </w:rPr>
            </w:pPr>
            <w:r w:rsidRPr="00F37190">
              <w:rPr>
                <w:highlight w:val="lightGray"/>
              </w:rPr>
              <w:t>09/02/2012</w:t>
            </w:r>
          </w:p>
          <w:p w:rsidR="004D6BED" w:rsidRDefault="004D6BED" w:rsidP="00A63A58">
            <w:pPr>
              <w:pStyle w:val="Tabletext"/>
              <w:jc w:val="center"/>
              <w:rPr>
                <w:highlight w:val="lightGray"/>
              </w:rPr>
            </w:pPr>
          </w:p>
          <w:p w:rsidR="004D6BED" w:rsidRDefault="004D6BED" w:rsidP="00A63A58">
            <w:pPr>
              <w:pStyle w:val="Tabletext"/>
              <w:jc w:val="center"/>
              <w:rPr>
                <w:highlight w:val="lightGray"/>
              </w:rPr>
            </w:pPr>
          </w:p>
          <w:p w:rsidR="004D6BED" w:rsidRDefault="004D6BED" w:rsidP="00A63A58">
            <w:pPr>
              <w:pStyle w:val="Tabletext"/>
              <w:jc w:val="center"/>
              <w:rPr>
                <w:highlight w:val="lightGray"/>
              </w:rPr>
            </w:pPr>
          </w:p>
          <w:p w:rsidR="004D6BED" w:rsidRDefault="004D6BED" w:rsidP="00A63A58">
            <w:pPr>
              <w:pStyle w:val="Tabletext"/>
              <w:jc w:val="center"/>
              <w:rPr>
                <w:highlight w:val="lightGray"/>
              </w:rPr>
            </w:pPr>
          </w:p>
          <w:p w:rsidR="004D6BED" w:rsidRPr="005F2C46" w:rsidRDefault="004D6BED" w:rsidP="00A63A58">
            <w:pPr>
              <w:pStyle w:val="Tabletext"/>
              <w:jc w:val="center"/>
              <w:rPr>
                <w:highlight w:val="magenta"/>
              </w:rPr>
            </w:pPr>
            <w:r w:rsidRPr="004D6BED">
              <w:rPr>
                <w:highlight w:val="cyan"/>
              </w:rPr>
              <w:t>09/02/2012</w:t>
            </w:r>
          </w:p>
        </w:tc>
        <w:tc>
          <w:tcPr>
            <w:tcW w:w="1152" w:type="dxa"/>
          </w:tcPr>
          <w:p w:rsidR="00393C0B" w:rsidRPr="005F2C46" w:rsidRDefault="00393C0B" w:rsidP="00657C6D">
            <w:pPr>
              <w:pStyle w:val="Tabletext"/>
              <w:jc w:val="center"/>
              <w:rPr>
                <w:highlight w:val="magenta"/>
              </w:rPr>
            </w:pPr>
            <w:r w:rsidRPr="005F2C46">
              <w:rPr>
                <w:highlight w:val="magenta"/>
              </w:rPr>
              <w:t>1.4</w:t>
            </w:r>
          </w:p>
        </w:tc>
        <w:tc>
          <w:tcPr>
            <w:tcW w:w="3744" w:type="dxa"/>
          </w:tcPr>
          <w:p w:rsidR="00393C0B" w:rsidRPr="005F2C46" w:rsidRDefault="00393C0B" w:rsidP="00A63A58">
            <w:pPr>
              <w:pStyle w:val="Tabletext"/>
              <w:rPr>
                <w:highlight w:val="magenta"/>
              </w:rPr>
            </w:pPr>
            <w:r w:rsidRPr="005F2C46">
              <w:rPr>
                <w:highlight w:val="magenta"/>
              </w:rPr>
              <w:t>Facilitarle al técnico la captura de materiales en el arqueo, se eliminan pantallas secuenciales de materiales y se sustituye por una pantalla con listado de materiales, en donde se solicita la cantidad, por defecto se pone en cero</w:t>
            </w:r>
          </w:p>
          <w:p w:rsidR="00393C0B" w:rsidRDefault="00393C0B" w:rsidP="00A63A58">
            <w:pPr>
              <w:pStyle w:val="Tabletext"/>
              <w:rPr>
                <w:highlight w:val="magenta"/>
              </w:rPr>
            </w:pPr>
            <w:r w:rsidRPr="005F2C46">
              <w:rPr>
                <w:highlight w:val="magenta"/>
              </w:rPr>
              <w:t>Folio CAI 1869</w:t>
            </w:r>
          </w:p>
          <w:p w:rsidR="00F37190" w:rsidRDefault="00F37190" w:rsidP="00A63A58">
            <w:pPr>
              <w:pStyle w:val="Tabletext"/>
              <w:rPr>
                <w:highlight w:val="magenta"/>
              </w:rPr>
            </w:pPr>
          </w:p>
          <w:p w:rsidR="00F37190" w:rsidRPr="00F37190" w:rsidRDefault="00F37190" w:rsidP="00A63A58">
            <w:pPr>
              <w:pStyle w:val="Tabletext"/>
              <w:rPr>
                <w:highlight w:val="lightGray"/>
              </w:rPr>
            </w:pPr>
            <w:r w:rsidRPr="00F37190">
              <w:rPr>
                <w:highlight w:val="lightGray"/>
              </w:rPr>
              <w:t>Al registrar los carretes en el arqueo únicamente solicitar la serie final y tomar como inicial la guardada al inicio de jornada</w:t>
            </w:r>
          </w:p>
          <w:p w:rsidR="00F37190" w:rsidRDefault="00F37190" w:rsidP="008B557C">
            <w:pPr>
              <w:pStyle w:val="Tabletext"/>
              <w:tabs>
                <w:tab w:val="left" w:pos="2066"/>
              </w:tabs>
              <w:rPr>
                <w:highlight w:val="lightGray"/>
              </w:rPr>
            </w:pPr>
            <w:r w:rsidRPr="00F37190">
              <w:rPr>
                <w:highlight w:val="lightGray"/>
              </w:rPr>
              <w:t>Folio CAI 1870</w:t>
            </w:r>
          </w:p>
          <w:p w:rsidR="004D6BED" w:rsidRDefault="004D6BED" w:rsidP="00A63A58">
            <w:pPr>
              <w:pStyle w:val="Tabletext"/>
              <w:rPr>
                <w:highlight w:val="lightGray"/>
              </w:rPr>
            </w:pPr>
          </w:p>
          <w:p w:rsidR="004D6BED" w:rsidRDefault="004D6BED" w:rsidP="004D6BED">
            <w:pPr>
              <w:pStyle w:val="Tabletext"/>
              <w:rPr>
                <w:color w:val="000000"/>
                <w:highlight w:val="cyan"/>
              </w:rPr>
            </w:pPr>
            <w:r w:rsidRPr="004D6BED">
              <w:rPr>
                <w:highlight w:val="cyan"/>
              </w:rPr>
              <w:t xml:space="preserve">Se </w:t>
            </w:r>
            <w:r w:rsidRPr="004D6BED">
              <w:rPr>
                <w:color w:val="000000"/>
                <w:highlight w:val="cyan"/>
              </w:rPr>
              <w:t>restringe al técnico la opción de editar las diferencias del arqueo y se le da la opción de poder capturar observaciones, para la edición de esas diferencias de inventario</w:t>
            </w:r>
          </w:p>
          <w:p w:rsidR="004D6BED" w:rsidRPr="005F2C46" w:rsidRDefault="004D6BED" w:rsidP="004D6BED">
            <w:pPr>
              <w:pStyle w:val="Tabletext"/>
              <w:rPr>
                <w:highlight w:val="magenta"/>
              </w:rPr>
            </w:pPr>
            <w:r>
              <w:rPr>
                <w:color w:val="000000"/>
                <w:highlight w:val="cyan"/>
              </w:rPr>
              <w:lastRenderedPageBreak/>
              <w:t>Folio CAI 1868</w:t>
            </w:r>
          </w:p>
        </w:tc>
        <w:tc>
          <w:tcPr>
            <w:tcW w:w="2304" w:type="dxa"/>
          </w:tcPr>
          <w:p w:rsidR="00393C0B" w:rsidRDefault="00F37190" w:rsidP="00F37190">
            <w:pPr>
              <w:pStyle w:val="Tabletext"/>
              <w:rPr>
                <w:highlight w:val="magenta"/>
              </w:rPr>
            </w:pPr>
            <w:r>
              <w:rPr>
                <w:highlight w:val="magenta"/>
              </w:rPr>
              <w:lastRenderedPageBreak/>
              <w:t xml:space="preserve">Ana Lizza </w:t>
            </w:r>
            <w:r w:rsidR="00393C0B" w:rsidRPr="005F2C46">
              <w:rPr>
                <w:highlight w:val="magenta"/>
              </w:rPr>
              <w:t>Pasindo</w:t>
            </w:r>
            <w:r>
              <w:rPr>
                <w:highlight w:val="magenta"/>
              </w:rPr>
              <w:t xml:space="preserve"> González</w:t>
            </w:r>
          </w:p>
          <w:p w:rsidR="00F37190" w:rsidRDefault="00F37190" w:rsidP="00F37190">
            <w:pPr>
              <w:pStyle w:val="Tabletext"/>
              <w:rPr>
                <w:highlight w:val="magenta"/>
              </w:rPr>
            </w:pPr>
          </w:p>
          <w:p w:rsidR="00F37190" w:rsidRDefault="00F37190" w:rsidP="00F37190">
            <w:pPr>
              <w:pStyle w:val="Tabletext"/>
              <w:rPr>
                <w:highlight w:val="magenta"/>
              </w:rPr>
            </w:pPr>
          </w:p>
          <w:p w:rsidR="00F37190" w:rsidRDefault="00F37190" w:rsidP="00F37190">
            <w:pPr>
              <w:pStyle w:val="Tabletext"/>
              <w:rPr>
                <w:highlight w:val="magenta"/>
              </w:rPr>
            </w:pPr>
          </w:p>
          <w:p w:rsidR="00F37190" w:rsidRDefault="00F37190" w:rsidP="00F37190">
            <w:pPr>
              <w:pStyle w:val="Tabletext"/>
              <w:rPr>
                <w:highlight w:val="magenta"/>
              </w:rPr>
            </w:pPr>
          </w:p>
          <w:p w:rsidR="00F37190" w:rsidRDefault="00F37190" w:rsidP="00F37190">
            <w:pPr>
              <w:pStyle w:val="Tabletext"/>
              <w:rPr>
                <w:highlight w:val="magenta"/>
              </w:rPr>
            </w:pPr>
          </w:p>
          <w:p w:rsidR="00F37190" w:rsidRDefault="00F37190" w:rsidP="00F37190">
            <w:pPr>
              <w:pStyle w:val="Tabletext"/>
              <w:rPr>
                <w:highlight w:val="lightGray"/>
              </w:rPr>
            </w:pPr>
            <w:r w:rsidRPr="00F37190">
              <w:rPr>
                <w:highlight w:val="lightGray"/>
              </w:rPr>
              <w:t>Ana Lizza Pasindo González</w:t>
            </w:r>
          </w:p>
          <w:p w:rsidR="004D6BED" w:rsidRDefault="004D6BED" w:rsidP="00F37190">
            <w:pPr>
              <w:pStyle w:val="Tabletext"/>
              <w:rPr>
                <w:highlight w:val="lightGray"/>
              </w:rPr>
            </w:pPr>
          </w:p>
          <w:p w:rsidR="004D6BED" w:rsidRDefault="004D6BED" w:rsidP="00F37190">
            <w:pPr>
              <w:pStyle w:val="Tabletext"/>
              <w:rPr>
                <w:highlight w:val="lightGray"/>
              </w:rPr>
            </w:pPr>
          </w:p>
          <w:p w:rsidR="004D6BED" w:rsidRDefault="004D6BED" w:rsidP="00F37190">
            <w:pPr>
              <w:pStyle w:val="Tabletext"/>
              <w:rPr>
                <w:highlight w:val="lightGray"/>
              </w:rPr>
            </w:pPr>
          </w:p>
          <w:p w:rsidR="004D6BED" w:rsidRDefault="004D6BED" w:rsidP="004D6BED">
            <w:pPr>
              <w:pStyle w:val="Tabletext"/>
              <w:rPr>
                <w:highlight w:val="lightGray"/>
              </w:rPr>
            </w:pPr>
          </w:p>
          <w:p w:rsidR="004D6BED" w:rsidRPr="004D6BED" w:rsidRDefault="004D6BED" w:rsidP="004D6BED">
            <w:pPr>
              <w:pStyle w:val="Tabletext"/>
              <w:rPr>
                <w:highlight w:val="cyan"/>
              </w:rPr>
            </w:pPr>
            <w:r w:rsidRPr="004D6BED">
              <w:rPr>
                <w:highlight w:val="cyan"/>
              </w:rPr>
              <w:t>Ana Lizza Pasindo González</w:t>
            </w:r>
          </w:p>
          <w:p w:rsidR="004D6BED" w:rsidRDefault="004D6BED" w:rsidP="00F37190">
            <w:pPr>
              <w:pStyle w:val="Tabletext"/>
              <w:rPr>
                <w:highlight w:val="lightGray"/>
              </w:rPr>
            </w:pPr>
          </w:p>
          <w:p w:rsidR="004D6BED" w:rsidRPr="00F37190" w:rsidRDefault="004D6BED" w:rsidP="00F37190">
            <w:pPr>
              <w:pStyle w:val="Tabletext"/>
              <w:rPr>
                <w:highlight w:val="lightGray"/>
              </w:rPr>
            </w:pPr>
          </w:p>
          <w:p w:rsidR="00F37190" w:rsidRPr="005F2C46" w:rsidRDefault="00F37190" w:rsidP="00F37190">
            <w:pPr>
              <w:pStyle w:val="Tabletext"/>
              <w:rPr>
                <w:highlight w:val="magenta"/>
              </w:rPr>
            </w:pPr>
          </w:p>
        </w:tc>
      </w:tr>
    </w:tbl>
    <w:p w:rsidR="009F63D6" w:rsidRDefault="009F63D6" w:rsidP="009F63D6"/>
    <w:p w:rsidR="009F63D6" w:rsidRDefault="009F63D6" w:rsidP="007B7EDC"/>
    <w:p w:rsidR="00912C1D" w:rsidRDefault="00912C1D">
      <w:r>
        <w:br w:type="page"/>
      </w:r>
    </w:p>
    <w:p w:rsidR="009F63D6" w:rsidRDefault="009F63D6" w:rsidP="007B7EDC"/>
    <w:p w:rsidR="00481C4A" w:rsidRDefault="00F37190" w:rsidP="00EA2930">
      <w:pPr>
        <w:pStyle w:val="Ttulo"/>
        <w:ind w:left="0" w:firstLine="0"/>
      </w:pPr>
      <w:r>
        <w:t>T</w:t>
      </w:r>
      <w:r w:rsidR="00481C4A" w:rsidRPr="00487936">
        <w:t>abla de Contenido</w:t>
      </w:r>
    </w:p>
    <w:p w:rsidR="00481C4A" w:rsidRPr="00481C4A" w:rsidRDefault="00481C4A" w:rsidP="009C42D4">
      <w:pPr>
        <w:pStyle w:val="TDC2"/>
        <w:rPr>
          <w:lang w:val="es-MX" w:eastAsia="en-US"/>
        </w:rPr>
      </w:pPr>
    </w:p>
    <w:p w:rsidR="005C1B2B" w:rsidRDefault="005C1B2B">
      <w:pPr>
        <w:pStyle w:val="TDC1"/>
        <w:rPr>
          <w:rStyle w:val="Hipervnculo"/>
        </w:rPr>
      </w:pPr>
    </w:p>
    <w:p w:rsidR="006C0B2B" w:rsidRDefault="00D751A5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r w:rsidRPr="007A1FC8">
        <w:rPr>
          <w:rStyle w:val="Hipervnculo"/>
        </w:rPr>
        <w:fldChar w:fldCharType="begin"/>
      </w:r>
      <w:r w:rsidR="00481C4A" w:rsidRPr="007A1FC8">
        <w:rPr>
          <w:rStyle w:val="Hipervnculo"/>
        </w:rPr>
        <w:instrText xml:space="preserve"> TOC \o "1-3" \h \z \u </w:instrText>
      </w:r>
      <w:r w:rsidRPr="007A1FC8">
        <w:rPr>
          <w:rStyle w:val="Hipervnculo"/>
        </w:rPr>
        <w:fldChar w:fldCharType="separate"/>
      </w:r>
      <w:hyperlink w:anchor="_Toc285098302" w:history="1">
        <w:r w:rsidR="006C0B2B" w:rsidRPr="00E56F5A">
          <w:rPr>
            <w:rStyle w:val="Hipervnculo"/>
          </w:rPr>
          <w:t>1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Introducción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_Toc285098302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4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03" w:history="1">
        <w:r w:rsidR="006C0B2B" w:rsidRPr="00E56F5A">
          <w:rPr>
            <w:rStyle w:val="Hipervnculo"/>
          </w:rPr>
          <w:t>2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Caso de uso: Verificar Inventario (Arqueo) – CUMEGMOV20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_Toc285098303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4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5098304" w:history="1">
        <w:r w:rsidR="006C0B2B" w:rsidRPr="00E56F5A">
          <w:rPr>
            <w:rStyle w:val="Hipervnculo"/>
            <w:rFonts w:cs="Arial"/>
            <w:noProof/>
          </w:rPr>
          <w:t>2.1</w:t>
        </w:r>
        <w:r w:rsidR="006C0B2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rFonts w:cs="Arial"/>
            <w:noProof/>
          </w:rPr>
          <w:t>Descripción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_Toc285098304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4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05" w:history="1">
        <w:r w:rsidR="006C0B2B" w:rsidRPr="00E56F5A">
          <w:rPr>
            <w:rStyle w:val="Hipervnculo"/>
          </w:rPr>
          <w:t>3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Diagrama de Casos de Uso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_Toc285098305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4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06" w:history="1">
        <w:r w:rsidR="006C0B2B" w:rsidRPr="00E56F5A">
          <w:rPr>
            <w:rStyle w:val="Hipervnculo"/>
          </w:rPr>
          <w:t>4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Precondiciones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_Toc285098306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4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5098307" w:history="1">
        <w:r w:rsidR="006C0B2B" w:rsidRPr="00E56F5A">
          <w:rPr>
            <w:rStyle w:val="Hipervnculo"/>
            <w:rFonts w:cs="Arial"/>
            <w:noProof/>
          </w:rPr>
          <w:t>4.1</w:t>
        </w:r>
        <w:r w:rsidR="006C0B2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rFonts w:cs="Arial"/>
            <w:noProof/>
          </w:rPr>
          <w:t>Actores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_Toc285098307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4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5098308" w:history="1">
        <w:r w:rsidR="006C0B2B" w:rsidRPr="00E56F5A">
          <w:rPr>
            <w:rStyle w:val="Hipervnculo"/>
            <w:rFonts w:cs="Arial"/>
            <w:noProof/>
          </w:rPr>
          <w:t>4.2</w:t>
        </w:r>
        <w:r w:rsidR="006C0B2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rFonts w:cs="Arial"/>
            <w:noProof/>
          </w:rPr>
          <w:t>Generales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_Toc285098308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4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09" w:history="1">
        <w:r w:rsidR="006C0B2B" w:rsidRPr="00E56F5A">
          <w:rPr>
            <w:rStyle w:val="Hipervnculo"/>
          </w:rPr>
          <w:t>5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Flujo de eventos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_Toc285098309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5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5098310" w:history="1">
        <w:r w:rsidR="006C0B2B" w:rsidRPr="00E56F5A">
          <w:rPr>
            <w:rStyle w:val="Hipervnculo"/>
            <w:rFonts w:cs="Arial"/>
            <w:noProof/>
          </w:rPr>
          <w:t>5.1</w:t>
        </w:r>
        <w:r w:rsidR="006C0B2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rFonts w:cs="Arial"/>
            <w:noProof/>
          </w:rPr>
          <w:t>Flujo básico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_Toc285098310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5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5098311" w:history="1">
        <w:r w:rsidR="006C0B2B" w:rsidRPr="00E56F5A">
          <w:rPr>
            <w:rStyle w:val="Hipervnculo"/>
            <w:rFonts w:cs="Arial"/>
            <w:noProof/>
          </w:rPr>
          <w:t>5.2</w:t>
        </w:r>
        <w:r w:rsidR="006C0B2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rFonts w:cs="Arial"/>
            <w:noProof/>
          </w:rPr>
          <w:t>Flujos alternos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_Toc285098311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9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5098312" w:history="1">
        <w:r w:rsidR="006C0B2B" w:rsidRPr="00E56F5A">
          <w:rPr>
            <w:rStyle w:val="Hipervnculo"/>
            <w:noProof/>
          </w:rPr>
          <w:t>5.2.1</w:t>
        </w:r>
        <w:r w:rsidR="006C0B2B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noProof/>
          </w:rPr>
          <w:t>Opcionales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_Toc285098312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9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5098313" w:history="1">
        <w:r w:rsidR="006C0B2B" w:rsidRPr="00E56F5A">
          <w:rPr>
            <w:rStyle w:val="Hipervnculo"/>
            <w:noProof/>
          </w:rPr>
          <w:t>5.2.2</w:t>
        </w:r>
        <w:r w:rsidR="006C0B2B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noProof/>
          </w:rPr>
          <w:t>Generales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_Toc285098313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10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5098314" w:history="1">
        <w:r w:rsidR="006C0B2B" w:rsidRPr="00E56F5A">
          <w:rPr>
            <w:rStyle w:val="Hipervnculo"/>
            <w:noProof/>
          </w:rPr>
          <w:t>5.2.3</w:t>
        </w:r>
        <w:r w:rsidR="006C0B2B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noProof/>
          </w:rPr>
          <w:t>Extraordinarios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_Toc285098314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10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5098315" w:history="1">
        <w:r w:rsidR="006C0B2B" w:rsidRPr="00E56F5A">
          <w:rPr>
            <w:rStyle w:val="Hipervnculo"/>
            <w:noProof/>
          </w:rPr>
          <w:t>5.2.4</w:t>
        </w:r>
        <w:r w:rsidR="006C0B2B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noProof/>
          </w:rPr>
          <w:t>De excepción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_Toc285098315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10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  <w:lang w:val="es-MX" w:eastAsia="es-MX"/>
        </w:rPr>
      </w:pPr>
      <w:hyperlink w:anchor="_Toc285098316" w:history="1">
        <w:r w:rsidR="006C0B2B" w:rsidRPr="00E56F5A">
          <w:rPr>
            <w:rStyle w:val="Hipervnculo"/>
            <w:noProof/>
          </w:rPr>
          <w:t>5.2.5</w:t>
        </w:r>
        <w:r w:rsidR="006C0B2B">
          <w:rPr>
            <w:rFonts w:asciiTheme="minorHAnsi" w:eastAsiaTheme="minorEastAsia" w:hAnsiTheme="minorHAnsi" w:cstheme="minorBidi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noProof/>
          </w:rPr>
          <w:t>De Validación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_Toc285098316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10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17" w:history="1">
        <w:r w:rsidR="006C0B2B" w:rsidRPr="00E56F5A">
          <w:rPr>
            <w:rStyle w:val="Hipervnculo"/>
          </w:rPr>
          <w:t>6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Poscondiciones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_Toc285098317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13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2"/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s-MX" w:eastAsia="es-MX"/>
        </w:rPr>
      </w:pPr>
      <w:hyperlink w:anchor="_Toc285098318" w:history="1">
        <w:r w:rsidR="006C0B2B" w:rsidRPr="00E56F5A">
          <w:rPr>
            <w:rStyle w:val="Hipervnculo"/>
            <w:rFonts w:cs="Arial"/>
            <w:noProof/>
          </w:rPr>
          <w:t>6.1</w:t>
        </w:r>
        <w:r w:rsidR="006C0B2B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  <w:rFonts w:cs="Arial"/>
            <w:noProof/>
          </w:rPr>
          <w:t>Generales</w:t>
        </w:r>
        <w:r w:rsidR="006C0B2B">
          <w:rPr>
            <w:noProof/>
            <w:webHidden/>
          </w:rPr>
          <w:tab/>
        </w:r>
        <w:r w:rsidR="006C0B2B">
          <w:rPr>
            <w:noProof/>
            <w:webHidden/>
          </w:rPr>
          <w:fldChar w:fldCharType="begin"/>
        </w:r>
        <w:r w:rsidR="006C0B2B">
          <w:rPr>
            <w:noProof/>
            <w:webHidden/>
          </w:rPr>
          <w:instrText xml:space="preserve"> PAGEREF _Toc285098318 \h </w:instrText>
        </w:r>
        <w:r w:rsidR="006C0B2B">
          <w:rPr>
            <w:noProof/>
            <w:webHidden/>
          </w:rPr>
        </w:r>
        <w:r w:rsidR="006C0B2B">
          <w:rPr>
            <w:noProof/>
            <w:webHidden/>
          </w:rPr>
          <w:fldChar w:fldCharType="separate"/>
        </w:r>
        <w:r w:rsidR="006C0B2B">
          <w:rPr>
            <w:noProof/>
            <w:webHidden/>
          </w:rPr>
          <w:t>13</w:t>
        </w:r>
        <w:r w:rsidR="006C0B2B">
          <w:rPr>
            <w:noProof/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19" w:history="1">
        <w:r w:rsidR="006C0B2B" w:rsidRPr="00E56F5A">
          <w:rPr>
            <w:rStyle w:val="Hipervnculo"/>
          </w:rPr>
          <w:t>7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Anexos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_Toc285098319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13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20" w:history="1">
        <w:r w:rsidR="006C0B2B" w:rsidRPr="00E56F5A">
          <w:rPr>
            <w:rStyle w:val="Hipervnculo"/>
          </w:rPr>
          <w:t>8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Diagramas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_Toc285098320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13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1"/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21" w:history="1">
        <w:r w:rsidR="006C0B2B" w:rsidRPr="00E56F5A">
          <w:rPr>
            <w:rStyle w:val="Hipervnculo"/>
          </w:rPr>
          <w:t>9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Propuesta de Pantallas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_Toc285098321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14</w:t>
        </w:r>
        <w:r w:rsidR="006C0B2B">
          <w:rPr>
            <w:webHidden/>
          </w:rPr>
          <w:fldChar w:fldCharType="end"/>
        </w:r>
      </w:hyperlink>
    </w:p>
    <w:p w:rsidR="006C0B2B" w:rsidRDefault="00FA6434">
      <w:pPr>
        <w:pStyle w:val="TDC1"/>
        <w:tabs>
          <w:tab w:val="left" w:pos="720"/>
        </w:tabs>
        <w:rPr>
          <w:rFonts w:asciiTheme="minorHAnsi" w:eastAsiaTheme="minorEastAsia" w:hAnsiTheme="minorHAnsi" w:cstheme="minorBidi"/>
          <w:iCs w:val="0"/>
          <w:sz w:val="22"/>
          <w:szCs w:val="22"/>
          <w:lang w:val="es-MX" w:eastAsia="es-MX"/>
        </w:rPr>
      </w:pPr>
      <w:hyperlink w:anchor="_Toc285098322" w:history="1">
        <w:r w:rsidR="006C0B2B" w:rsidRPr="00E56F5A">
          <w:rPr>
            <w:rStyle w:val="Hipervnculo"/>
          </w:rPr>
          <w:t>10</w:t>
        </w:r>
        <w:r w:rsidR="006C0B2B">
          <w:rPr>
            <w:rFonts w:asciiTheme="minorHAnsi" w:eastAsiaTheme="minorEastAsia" w:hAnsiTheme="minorHAnsi" w:cstheme="minorBidi"/>
            <w:iCs w:val="0"/>
            <w:sz w:val="22"/>
            <w:szCs w:val="22"/>
            <w:lang w:val="es-MX" w:eastAsia="es-MX"/>
          </w:rPr>
          <w:tab/>
        </w:r>
        <w:r w:rsidR="006C0B2B" w:rsidRPr="00E56F5A">
          <w:rPr>
            <w:rStyle w:val="Hipervnculo"/>
          </w:rPr>
          <w:t>Firmas de Aceptación</w:t>
        </w:r>
        <w:r w:rsidR="006C0B2B">
          <w:rPr>
            <w:webHidden/>
          </w:rPr>
          <w:tab/>
        </w:r>
        <w:r w:rsidR="006C0B2B">
          <w:rPr>
            <w:webHidden/>
          </w:rPr>
          <w:fldChar w:fldCharType="begin"/>
        </w:r>
        <w:r w:rsidR="006C0B2B">
          <w:rPr>
            <w:webHidden/>
          </w:rPr>
          <w:instrText xml:space="preserve"> PAGEREF _Toc285098322 \h </w:instrText>
        </w:r>
        <w:r w:rsidR="006C0B2B">
          <w:rPr>
            <w:webHidden/>
          </w:rPr>
        </w:r>
        <w:r w:rsidR="006C0B2B">
          <w:rPr>
            <w:webHidden/>
          </w:rPr>
          <w:fldChar w:fldCharType="separate"/>
        </w:r>
        <w:r w:rsidR="006C0B2B">
          <w:rPr>
            <w:webHidden/>
          </w:rPr>
          <w:t>17</w:t>
        </w:r>
        <w:r w:rsidR="006C0B2B">
          <w:rPr>
            <w:webHidden/>
          </w:rPr>
          <w:fldChar w:fldCharType="end"/>
        </w:r>
      </w:hyperlink>
    </w:p>
    <w:p w:rsidR="00481C4A" w:rsidRPr="00487936" w:rsidRDefault="00D751A5" w:rsidP="00AF0A89">
      <w:pPr>
        <w:pStyle w:val="TDC1"/>
      </w:pPr>
      <w:r w:rsidRPr="007A1FC8">
        <w:rPr>
          <w:rStyle w:val="Hipervnculo"/>
        </w:rPr>
        <w:fldChar w:fldCharType="end"/>
      </w:r>
    </w:p>
    <w:p w:rsidR="00481C4A" w:rsidRDefault="00481C4A" w:rsidP="00481C4A">
      <w:pPr>
        <w:pStyle w:val="InfoBlue"/>
        <w:spacing w:before="0" w:after="0"/>
      </w:pPr>
    </w:p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Pr="00C32860" w:rsidRDefault="00481C4A" w:rsidP="00481C4A"/>
    <w:p w:rsidR="00481C4A" w:rsidRDefault="00481C4A" w:rsidP="00481C4A"/>
    <w:p w:rsidR="00481C4A" w:rsidRDefault="00481C4A" w:rsidP="00481C4A"/>
    <w:p w:rsidR="007A1FC8" w:rsidRDefault="007A1FC8" w:rsidP="00481C4A"/>
    <w:p w:rsidR="00B97BC5" w:rsidRPr="007F4C05" w:rsidRDefault="005C1B2B" w:rsidP="00B97BC5">
      <w:pPr>
        <w:pStyle w:val="Ttulo"/>
        <w:rPr>
          <w:rFonts w:cs="Arial"/>
          <w:i/>
          <w:color w:val="0000FF"/>
          <w:lang w:eastAsia="en-US"/>
        </w:rPr>
      </w:pPr>
      <w:bookmarkStart w:id="0" w:name="_Toc423410238"/>
      <w:bookmarkStart w:id="1" w:name="_Toc425054504"/>
      <w:r>
        <w:rPr>
          <w:i/>
          <w:color w:val="0000FF"/>
          <w:sz w:val="20"/>
          <w:szCs w:val="20"/>
          <w:lang w:eastAsia="en-US"/>
        </w:rPr>
        <w:br w:type="page"/>
      </w:r>
      <w:r w:rsidR="00B97BC5">
        <w:rPr>
          <w:szCs w:val="36"/>
        </w:rPr>
        <w:lastRenderedPageBreak/>
        <w:t>Especificación del Caso de Uso:</w:t>
      </w:r>
      <w:r w:rsidR="00B97BC5" w:rsidRPr="006A744A">
        <w:rPr>
          <w:szCs w:val="36"/>
        </w:rPr>
        <w:t xml:space="preserve"> </w:t>
      </w:r>
      <w:r w:rsidR="00F41B0D">
        <w:rPr>
          <w:szCs w:val="36"/>
        </w:rPr>
        <w:t>Verificar Inventario (Arqueo)</w:t>
      </w:r>
      <w:r w:rsidR="003F3508">
        <w:rPr>
          <w:szCs w:val="36"/>
        </w:rPr>
        <w:t xml:space="preserve"> – CUMEGMOV</w:t>
      </w:r>
      <w:r w:rsidR="00F41B0D">
        <w:rPr>
          <w:szCs w:val="36"/>
        </w:rPr>
        <w:t>20</w:t>
      </w:r>
    </w:p>
    <w:p w:rsidR="00752DDD" w:rsidRDefault="00752DDD" w:rsidP="00752DDD">
      <w:pPr>
        <w:pStyle w:val="Ttulo1"/>
        <w:tabs>
          <w:tab w:val="clear" w:pos="720"/>
        </w:tabs>
        <w:autoSpaceDE/>
        <w:autoSpaceDN/>
        <w:adjustRightInd/>
        <w:jc w:val="center"/>
        <w:rPr>
          <w:i/>
          <w:color w:val="0000FF"/>
          <w:lang w:eastAsia="en-US"/>
        </w:rPr>
      </w:pPr>
    </w:p>
    <w:p w:rsidR="00752DDD" w:rsidRPr="00752DDD" w:rsidRDefault="00752DDD" w:rsidP="00752DDD">
      <w:pPr>
        <w:rPr>
          <w:lang w:val="es-MX" w:eastAsia="en-US"/>
        </w:rPr>
      </w:pPr>
    </w:p>
    <w:p w:rsidR="00FE1CAC" w:rsidRPr="00752DDD" w:rsidRDefault="00FE1CAC" w:rsidP="00752DDD">
      <w:pPr>
        <w:pStyle w:val="Ttulo1"/>
        <w:tabs>
          <w:tab w:val="clear" w:pos="720"/>
        </w:tabs>
        <w:autoSpaceDE/>
        <w:autoSpaceDN/>
        <w:adjustRightInd/>
        <w:ind w:left="431"/>
      </w:pPr>
    </w:p>
    <w:p w:rsidR="00752DDD" w:rsidRDefault="00FC72FB" w:rsidP="00752DDD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2" w:name="_Toc285098302"/>
      <w:r>
        <w:t>1</w:t>
      </w:r>
      <w:r>
        <w:tab/>
      </w:r>
      <w:r w:rsidR="00752DDD">
        <w:t>Introducción</w:t>
      </w:r>
      <w:bookmarkEnd w:id="2"/>
    </w:p>
    <w:p w:rsidR="00752DDD" w:rsidRPr="00752DDD" w:rsidRDefault="00752DDD" w:rsidP="00752DDD">
      <w:pPr>
        <w:jc w:val="both"/>
        <w:rPr>
          <w:i/>
          <w:color w:val="0000FF"/>
          <w:sz w:val="20"/>
          <w:szCs w:val="20"/>
          <w:lang w:eastAsia="en-US"/>
        </w:rPr>
      </w:pPr>
    </w:p>
    <w:p w:rsidR="00752DDD" w:rsidRPr="00B97BC5" w:rsidRDefault="00752DDD" w:rsidP="00752DDD">
      <w:pPr>
        <w:jc w:val="both"/>
        <w:rPr>
          <w:sz w:val="20"/>
          <w:szCs w:val="20"/>
          <w:lang w:eastAsia="en-US"/>
        </w:rPr>
      </w:pPr>
      <w:r w:rsidRPr="00B97BC5">
        <w:rPr>
          <w:sz w:val="20"/>
          <w:szCs w:val="20"/>
          <w:lang w:eastAsia="en-US"/>
        </w:rPr>
        <w:t xml:space="preserve">Este documento contiene la descripción de una secuencia de interacciones entre un actor y el sistema de tal manera que se puede obtener un resultado con valor particular para el actor dentro del flujo básico. También incluye el listado de las precondiciones y </w:t>
      </w:r>
      <w:proofErr w:type="spellStart"/>
      <w:r w:rsidRPr="00B97BC5">
        <w:rPr>
          <w:sz w:val="20"/>
          <w:szCs w:val="20"/>
          <w:lang w:eastAsia="en-US"/>
        </w:rPr>
        <w:t>poscondiciones</w:t>
      </w:r>
      <w:proofErr w:type="spellEnd"/>
      <w:r w:rsidRPr="00B97BC5">
        <w:rPr>
          <w:sz w:val="20"/>
          <w:szCs w:val="20"/>
          <w:lang w:eastAsia="en-US"/>
        </w:rPr>
        <w:t xml:space="preserve"> que se deben cumplir al inicio y al final del flujo básico además de los posibles flujos alternos y excepciones.</w:t>
      </w:r>
    </w:p>
    <w:p w:rsidR="00481C4A" w:rsidRDefault="00481C4A" w:rsidP="00481C4A">
      <w:pPr>
        <w:rPr>
          <w:i/>
          <w:iCs/>
          <w:color w:val="0000FF"/>
          <w:lang w:val="es-GT"/>
        </w:rPr>
      </w:pPr>
    </w:p>
    <w:p w:rsidR="003907BC" w:rsidRDefault="00FC72FB" w:rsidP="006A1F9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  <w:rPr>
          <w:szCs w:val="36"/>
        </w:rPr>
      </w:pPr>
      <w:bookmarkStart w:id="3" w:name="_Toc210573166"/>
      <w:bookmarkStart w:id="4" w:name="_Toc285098303"/>
      <w:r>
        <w:t>2</w:t>
      </w:r>
      <w:r>
        <w:tab/>
      </w:r>
      <w:r w:rsidR="003907BC" w:rsidRPr="003907BC">
        <w:t>Caso de uso</w:t>
      </w:r>
      <w:r w:rsidR="00B97BC5">
        <w:t xml:space="preserve">: </w:t>
      </w:r>
      <w:bookmarkEnd w:id="3"/>
      <w:r w:rsidR="00F41B0D">
        <w:rPr>
          <w:szCs w:val="36"/>
        </w:rPr>
        <w:t>Verificar Inventario (Arqueo)</w:t>
      </w:r>
      <w:r w:rsidR="006A1F98">
        <w:rPr>
          <w:szCs w:val="36"/>
        </w:rPr>
        <w:t xml:space="preserve"> – CUMEGMOV</w:t>
      </w:r>
      <w:r w:rsidR="00F41B0D">
        <w:rPr>
          <w:szCs w:val="36"/>
        </w:rPr>
        <w:t>20</w:t>
      </w:r>
      <w:bookmarkEnd w:id="4"/>
    </w:p>
    <w:p w:rsidR="006A1F98" w:rsidRPr="006A1F98" w:rsidRDefault="006A1F98" w:rsidP="006A1F98">
      <w:pPr>
        <w:rPr>
          <w:lang w:val="es-MX" w:eastAsia="es-MX"/>
        </w:rPr>
      </w:pPr>
    </w:p>
    <w:p w:rsidR="004D45D6" w:rsidRPr="003907BC" w:rsidRDefault="00FC72FB" w:rsidP="003907B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5" w:name="_Toc182735725"/>
      <w:bookmarkStart w:id="6" w:name="_Toc285098304"/>
      <w:r>
        <w:rPr>
          <w:rFonts w:cs="Arial"/>
        </w:rPr>
        <w:t>2.1</w:t>
      </w:r>
      <w:r>
        <w:rPr>
          <w:rFonts w:cs="Arial"/>
        </w:rPr>
        <w:tab/>
      </w:r>
      <w:r w:rsidR="004D45D6" w:rsidRPr="003907BC">
        <w:rPr>
          <w:rFonts w:cs="Arial"/>
        </w:rPr>
        <w:t>Descripción</w:t>
      </w:r>
      <w:bookmarkEnd w:id="5"/>
      <w:bookmarkEnd w:id="6"/>
    </w:p>
    <w:p w:rsidR="00B97BC5" w:rsidRDefault="00B97BC5" w:rsidP="004D45D6">
      <w:pPr>
        <w:rPr>
          <w:sz w:val="20"/>
          <w:szCs w:val="20"/>
          <w:lang w:eastAsia="en-US"/>
        </w:rPr>
      </w:pPr>
    </w:p>
    <w:p w:rsidR="004D45D6" w:rsidRPr="00B97BC5" w:rsidRDefault="00B97BC5" w:rsidP="004D45D6">
      <w:pPr>
        <w:rPr>
          <w:sz w:val="20"/>
          <w:szCs w:val="20"/>
          <w:lang w:eastAsia="en-US"/>
        </w:rPr>
      </w:pPr>
      <w:r>
        <w:rPr>
          <w:sz w:val="20"/>
          <w:szCs w:val="20"/>
          <w:lang w:eastAsia="en-US"/>
        </w:rPr>
        <w:t xml:space="preserve">Permite al actor </w:t>
      </w:r>
      <w:r w:rsidR="00AB52E8">
        <w:rPr>
          <w:sz w:val="20"/>
          <w:szCs w:val="20"/>
          <w:lang w:eastAsia="en-US"/>
        </w:rPr>
        <w:t>captur</w:t>
      </w:r>
      <w:r w:rsidR="004E5037">
        <w:rPr>
          <w:sz w:val="20"/>
          <w:szCs w:val="20"/>
          <w:lang w:eastAsia="en-US"/>
        </w:rPr>
        <w:t>ar la cantidad</w:t>
      </w:r>
      <w:r w:rsidR="00AB52E8">
        <w:rPr>
          <w:sz w:val="20"/>
          <w:szCs w:val="20"/>
          <w:lang w:eastAsia="en-US"/>
        </w:rPr>
        <w:t xml:space="preserve"> de </w:t>
      </w:r>
      <w:r w:rsidR="00F41B0D">
        <w:rPr>
          <w:sz w:val="20"/>
          <w:szCs w:val="20"/>
          <w:lang w:eastAsia="en-US"/>
        </w:rPr>
        <w:t>cada material con que finaliza la jornada de trabajo, mostrándole las diferencias existentes entre la cantidad capturada y la cantidad del material en inventario.</w:t>
      </w:r>
    </w:p>
    <w:p w:rsidR="004E5037" w:rsidRDefault="004E5037" w:rsidP="00481C4A">
      <w:pPr>
        <w:rPr>
          <w:i/>
          <w:iCs/>
          <w:color w:val="0000FF"/>
          <w:lang w:val="es-GT"/>
        </w:rPr>
      </w:pPr>
    </w:p>
    <w:p w:rsidR="001476B3" w:rsidRDefault="00FC72FB" w:rsidP="005A2C4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7" w:name="_Toc285098305"/>
      <w:bookmarkStart w:id="8" w:name="_Toc182735724"/>
      <w:r>
        <w:t>3</w:t>
      </w:r>
      <w:r>
        <w:tab/>
      </w:r>
      <w:r w:rsidR="007B6535">
        <w:t>Diagrama de Casos de Uso</w:t>
      </w:r>
      <w:bookmarkEnd w:id="7"/>
    </w:p>
    <w:p w:rsidR="000C6490" w:rsidRPr="001476B3" w:rsidRDefault="005A2C43" w:rsidP="001476B3">
      <w:pPr>
        <w:rPr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>
            <wp:extent cx="6333490" cy="357605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3576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8"/>
    <w:p w:rsidR="00AC4101" w:rsidRPr="000C6490" w:rsidRDefault="00AC4101" w:rsidP="00481C4A">
      <w:pPr>
        <w:rPr>
          <w:i/>
          <w:iCs/>
          <w:color w:val="0000FF"/>
          <w:vertAlign w:val="superscript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9" w:name="_Toc182735726"/>
      <w:bookmarkStart w:id="10" w:name="_Toc285098306"/>
      <w:r>
        <w:t>4</w:t>
      </w:r>
      <w:r>
        <w:tab/>
      </w:r>
      <w:r w:rsidR="00481C4A" w:rsidRPr="007A1FC8">
        <w:t>Precondiciones</w:t>
      </w:r>
      <w:bookmarkEnd w:id="9"/>
      <w:bookmarkEnd w:id="10"/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1" w:name="_Toc264539599"/>
      <w:bookmarkStart w:id="12" w:name="_Toc285098307"/>
      <w:r>
        <w:rPr>
          <w:rFonts w:cs="Arial"/>
        </w:rPr>
        <w:t>4.1</w:t>
      </w:r>
      <w:r>
        <w:rPr>
          <w:rFonts w:cs="Arial"/>
        </w:rPr>
        <w:tab/>
        <w:t>A</w:t>
      </w:r>
      <w:r w:rsidR="001F7B73">
        <w:rPr>
          <w:rFonts w:cs="Arial"/>
        </w:rPr>
        <w:t>ctores</w:t>
      </w:r>
      <w:bookmarkEnd w:id="11"/>
      <w:bookmarkEnd w:id="12"/>
    </w:p>
    <w:p w:rsidR="001F7B73" w:rsidRDefault="001F7B73" w:rsidP="001A669A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Técnico</w:t>
      </w:r>
    </w:p>
    <w:p w:rsidR="004F37C2" w:rsidRDefault="004F37C2" w:rsidP="001A669A">
      <w:pPr>
        <w:pStyle w:val="Prrafodelista"/>
        <w:numPr>
          <w:ilvl w:val="0"/>
          <w:numId w:val="4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Supervisor</w:t>
      </w:r>
    </w:p>
    <w:p w:rsidR="001F7B73" w:rsidRPr="00476793" w:rsidRDefault="00FC72FB" w:rsidP="001F7B73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3" w:name="_Toc264539600"/>
      <w:bookmarkStart w:id="14" w:name="_Toc285098308"/>
      <w:r>
        <w:rPr>
          <w:rFonts w:cs="Arial"/>
        </w:rPr>
        <w:t>4.2</w:t>
      </w:r>
      <w:r>
        <w:rPr>
          <w:rFonts w:cs="Arial"/>
        </w:rPr>
        <w:tab/>
      </w:r>
      <w:r w:rsidR="001F7B73">
        <w:rPr>
          <w:rFonts w:cs="Arial"/>
        </w:rPr>
        <w:t>Generales</w:t>
      </w:r>
      <w:bookmarkEnd w:id="13"/>
      <w:bookmarkEnd w:id="14"/>
    </w:p>
    <w:p w:rsidR="001F7B73" w:rsidRPr="00856BF5" w:rsidRDefault="001F7B73" w:rsidP="001F7B73">
      <w:pPr>
        <w:ind w:firstLine="708"/>
        <w:rPr>
          <w:rFonts w:cs="Arial"/>
          <w:sz w:val="20"/>
          <w:szCs w:val="20"/>
        </w:rPr>
      </w:pPr>
    </w:p>
    <w:p w:rsidR="001F7B73" w:rsidRPr="001476B3" w:rsidRDefault="001F7B73" w:rsidP="001476B3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lastRenderedPageBreak/>
        <w:t>El actor</w:t>
      </w:r>
      <w:r w:rsidRPr="006A30DD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</w:t>
      </w:r>
      <w:r w:rsidRPr="006A30DD">
        <w:rPr>
          <w:rFonts w:cs="Arial"/>
          <w:sz w:val="20"/>
          <w:szCs w:val="20"/>
        </w:rPr>
        <w:t>ebe</w:t>
      </w:r>
      <w:r w:rsidRPr="00856BF5">
        <w:rPr>
          <w:rFonts w:cs="Arial"/>
          <w:sz w:val="20"/>
          <w:szCs w:val="20"/>
        </w:rPr>
        <w:t xml:space="preserve"> de tener un usuario registrado en el sistema</w:t>
      </w:r>
    </w:p>
    <w:p w:rsidR="001F7B73" w:rsidRDefault="001F7B73" w:rsidP="001A669A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 w:rsidRPr="00856BF5">
        <w:rPr>
          <w:rFonts w:cs="Arial"/>
          <w:sz w:val="20"/>
          <w:szCs w:val="20"/>
        </w:rPr>
        <w:t>El actor</w:t>
      </w:r>
      <w:r>
        <w:rPr>
          <w:rFonts w:cs="Arial"/>
          <w:sz w:val="20"/>
          <w:szCs w:val="20"/>
        </w:rPr>
        <w:t xml:space="preserve"> d</w:t>
      </w:r>
      <w:r w:rsidRPr="00856BF5">
        <w:rPr>
          <w:rFonts w:cs="Arial"/>
          <w:sz w:val="20"/>
          <w:szCs w:val="20"/>
        </w:rPr>
        <w:t>ebe de esta</w:t>
      </w:r>
      <w:r>
        <w:rPr>
          <w:rFonts w:cs="Arial"/>
          <w:sz w:val="20"/>
          <w:szCs w:val="20"/>
        </w:rPr>
        <w:t>r</w:t>
      </w:r>
      <w:r w:rsidRPr="00856BF5">
        <w:rPr>
          <w:rFonts w:cs="Arial"/>
          <w:sz w:val="20"/>
          <w:szCs w:val="20"/>
        </w:rPr>
        <w:t xml:space="preserve"> activo</w:t>
      </w:r>
    </w:p>
    <w:p w:rsidR="00FE2F0D" w:rsidRPr="000C6490" w:rsidRDefault="00F41B0D" w:rsidP="001A669A">
      <w:pPr>
        <w:pStyle w:val="Prrafodelista"/>
        <w:numPr>
          <w:ilvl w:val="0"/>
          <w:numId w:val="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actor debe haber finalizado la jornada (Llegado a Base)</w:t>
      </w:r>
    </w:p>
    <w:p w:rsidR="004D45D6" w:rsidRPr="004D45D6" w:rsidRDefault="004D45D6" w:rsidP="00481C4A">
      <w:pPr>
        <w:rPr>
          <w:i/>
          <w:color w:val="0000FF"/>
          <w:sz w:val="20"/>
          <w:szCs w:val="20"/>
        </w:rPr>
      </w:pPr>
    </w:p>
    <w:p w:rsidR="00481C4A" w:rsidRPr="00481C4A" w:rsidRDefault="00481C4A" w:rsidP="00481C4A">
      <w:pPr>
        <w:rPr>
          <w:i/>
          <w:color w:val="0000FF"/>
          <w:sz w:val="20"/>
          <w:szCs w:val="20"/>
          <w:lang w:eastAsia="en-US"/>
        </w:rPr>
      </w:pPr>
    </w:p>
    <w:p w:rsidR="00481C4A" w:rsidRPr="007A1FC8" w:rsidRDefault="00FC72F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5" w:name="_Toc52616584"/>
      <w:bookmarkStart w:id="16" w:name="_Toc182735728"/>
      <w:bookmarkStart w:id="17" w:name="_Toc285098309"/>
      <w:r>
        <w:t>5</w:t>
      </w:r>
      <w:r>
        <w:tab/>
      </w:r>
      <w:r w:rsidR="00481C4A" w:rsidRPr="007A1FC8">
        <w:t>Flujo de eventos</w:t>
      </w:r>
      <w:bookmarkEnd w:id="15"/>
      <w:bookmarkEnd w:id="16"/>
      <w:bookmarkEnd w:id="17"/>
    </w:p>
    <w:p w:rsidR="00A54B9C" w:rsidRPr="00A54B9C" w:rsidRDefault="00A54B9C" w:rsidP="00A54B9C">
      <w:pPr>
        <w:pStyle w:val="Textoindependiente"/>
        <w:rPr>
          <w:lang w:eastAsia="en-US"/>
        </w:rPr>
      </w:pPr>
    </w:p>
    <w:p w:rsidR="00481C4A" w:rsidRPr="00EE095C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8" w:name="_Toc52616585"/>
      <w:bookmarkStart w:id="19" w:name="_Toc182735729"/>
      <w:bookmarkStart w:id="20" w:name="_Toc285098310"/>
      <w:r w:rsidRPr="00EE095C">
        <w:rPr>
          <w:rFonts w:cs="Arial"/>
        </w:rPr>
        <w:t>5.1</w:t>
      </w:r>
      <w:r w:rsidRPr="00EE095C">
        <w:rPr>
          <w:rFonts w:cs="Arial"/>
        </w:rPr>
        <w:tab/>
      </w:r>
      <w:r w:rsidR="00481C4A" w:rsidRPr="00EE095C">
        <w:rPr>
          <w:rFonts w:cs="Arial"/>
        </w:rPr>
        <w:t>Flujo básico</w:t>
      </w:r>
      <w:bookmarkEnd w:id="18"/>
      <w:bookmarkEnd w:id="19"/>
      <w:bookmarkEnd w:id="20"/>
    </w:p>
    <w:p w:rsidR="00FE1CAC" w:rsidRPr="00EE095C" w:rsidRDefault="00FE1CAC" w:rsidP="00FE1CAC">
      <w:pPr>
        <w:pStyle w:val="Textoindependiente"/>
        <w:rPr>
          <w:sz w:val="20"/>
          <w:szCs w:val="20"/>
          <w:lang w:val="es-ES" w:eastAsia="en-US"/>
        </w:rPr>
      </w:pPr>
      <w:bookmarkStart w:id="21" w:name="_Toc52616586"/>
      <w:bookmarkStart w:id="22" w:name="_Toc182735730"/>
    </w:p>
    <w:p w:rsidR="00B37CF3" w:rsidRPr="00EE095C" w:rsidRDefault="00DE7D26" w:rsidP="00EB7666">
      <w:pPr>
        <w:pStyle w:val="Prrafodelista"/>
        <w:numPr>
          <w:ilvl w:val="0"/>
          <w:numId w:val="6"/>
        </w:numPr>
        <w:rPr>
          <w:rStyle w:val="Hipervnculo"/>
          <w:rFonts w:cs="Arial"/>
          <w:color w:val="auto"/>
          <w:sz w:val="20"/>
          <w:szCs w:val="20"/>
          <w:u w:val="none"/>
        </w:rPr>
      </w:pPr>
      <w:r w:rsidRPr="00EE095C">
        <w:rPr>
          <w:rFonts w:cs="Arial"/>
          <w:sz w:val="20"/>
          <w:szCs w:val="20"/>
        </w:rPr>
        <w:t xml:space="preserve">El caso de uso inicia cuando </w:t>
      </w:r>
      <w:r w:rsidR="00B37CF3" w:rsidRPr="00EE095C">
        <w:rPr>
          <w:rFonts w:cs="Arial"/>
          <w:sz w:val="20"/>
          <w:szCs w:val="20"/>
        </w:rPr>
        <w:t xml:space="preserve">es invocado por el caso de uso </w:t>
      </w:r>
      <w:hyperlink r:id="rId10" w:history="1">
        <w:r w:rsidR="005A2EC9" w:rsidRPr="005A2EC9">
          <w:rPr>
            <w:rStyle w:val="Hipervnculo"/>
            <w:b/>
            <w:sz w:val="20"/>
            <w:szCs w:val="20"/>
          </w:rPr>
          <w:t>Seleccionar Actividades</w:t>
        </w:r>
        <w:r w:rsidR="00EB7666" w:rsidRPr="005A2EC9">
          <w:rPr>
            <w:rStyle w:val="Hipervnculo"/>
            <w:b/>
            <w:sz w:val="20"/>
            <w:szCs w:val="20"/>
          </w:rPr>
          <w:t xml:space="preserve"> </w:t>
        </w:r>
        <w:r w:rsidR="00581004" w:rsidRPr="005A2EC9">
          <w:rPr>
            <w:rStyle w:val="Hipervnculo"/>
            <w:b/>
            <w:sz w:val="20"/>
            <w:szCs w:val="20"/>
          </w:rPr>
          <w:t>–</w:t>
        </w:r>
        <w:r w:rsidR="00EB7666" w:rsidRPr="005A2EC9">
          <w:rPr>
            <w:rStyle w:val="Hipervnculo"/>
            <w:b/>
            <w:sz w:val="20"/>
            <w:szCs w:val="20"/>
          </w:rPr>
          <w:t xml:space="preserve"> CUMEGMOV</w:t>
        </w:r>
        <w:r w:rsidR="005A2EC9" w:rsidRPr="005A2EC9">
          <w:rPr>
            <w:rStyle w:val="Hipervnculo"/>
            <w:b/>
            <w:sz w:val="20"/>
            <w:szCs w:val="20"/>
          </w:rPr>
          <w:t>04</w:t>
        </w:r>
      </w:hyperlink>
    </w:p>
    <w:p w:rsidR="00100075" w:rsidRPr="00EE095C" w:rsidRDefault="00100075" w:rsidP="00100075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El sistema obtiene de la sesión la siguiente información: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Clave de la Terminal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Clave de la Sucursal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Número de Serie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Clave del Usuario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Clave del Perfil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Clave de la Cuadrilla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Fecha de la Agenda</w:t>
      </w:r>
    </w:p>
    <w:p w:rsidR="002520FA" w:rsidRPr="00EE095C" w:rsidRDefault="002520FA" w:rsidP="002520FA">
      <w:pPr>
        <w:pStyle w:val="Prrafodelista"/>
        <w:numPr>
          <w:ilvl w:val="1"/>
          <w:numId w:val="6"/>
        </w:numPr>
        <w:ind w:left="851" w:right="30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Identificador de la Jornada</w:t>
      </w:r>
    </w:p>
    <w:p w:rsidR="00D534A2" w:rsidRPr="00EE095C" w:rsidRDefault="00D534A2" w:rsidP="00D534A2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obtiene la actividad de acuerdo con la regla de negocio </w:t>
      </w:r>
      <w:hyperlink r:id="rId11" w:anchor="RN32" w:history="1">
        <w:r w:rsidRPr="00EE095C">
          <w:rPr>
            <w:rStyle w:val="Hipervnculo"/>
            <w:rFonts w:cs="Arial"/>
            <w:b/>
            <w:sz w:val="20"/>
            <w:szCs w:val="20"/>
          </w:rPr>
          <w:t>RN32 Valor Tipo de Actividad</w:t>
        </w:r>
      </w:hyperlink>
    </w:p>
    <w:p w:rsidR="00D534A2" w:rsidRPr="00EE095C" w:rsidRDefault="00D534A2" w:rsidP="00D534A2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ValorReferencia</w:t>
      </w:r>
      <w:proofErr w:type="spellEnd"/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Valor</w:t>
      </w:r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Clave</w:t>
      </w:r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Descripcion</w:t>
      </w:r>
      <w:proofErr w:type="spellEnd"/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Grupo</w:t>
      </w:r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ValorCliente</w:t>
      </w:r>
      <w:proofErr w:type="spellEnd"/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851"/>
          <w:tab w:val="left" w:pos="1418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Estado</w:t>
      </w:r>
    </w:p>
    <w:p w:rsidR="00D534A2" w:rsidRPr="00EE095C" w:rsidRDefault="00D534A2" w:rsidP="00D534A2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Actividad</w:t>
      </w:r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1418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ClaveActividad</w:t>
      </w:r>
      <w:proofErr w:type="spellEnd"/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1418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ClaveModulo</w:t>
      </w:r>
      <w:proofErr w:type="spellEnd"/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1418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TipoActividad</w:t>
      </w:r>
      <w:proofErr w:type="spellEnd"/>
      <w:r w:rsidRPr="00EE095C">
        <w:rPr>
          <w:rFonts w:cs="Arial"/>
          <w:sz w:val="20"/>
          <w:szCs w:val="20"/>
        </w:rPr>
        <w:t xml:space="preserve"> de acuerdo con la regla de negocio </w:t>
      </w:r>
      <w:hyperlink r:id="rId12" w:anchor="RN32" w:history="1">
        <w:r w:rsidRPr="00EE095C">
          <w:rPr>
            <w:rStyle w:val="Hipervnculo"/>
            <w:rFonts w:cs="Arial"/>
            <w:b/>
            <w:sz w:val="20"/>
            <w:szCs w:val="20"/>
          </w:rPr>
          <w:t>RN32 Valor Tipo de Actividad</w:t>
        </w:r>
      </w:hyperlink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1418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Nombre</w:t>
      </w:r>
    </w:p>
    <w:p w:rsidR="00D534A2" w:rsidRPr="00EE095C" w:rsidRDefault="00D534A2" w:rsidP="00D534A2">
      <w:pPr>
        <w:pStyle w:val="Prrafodelista"/>
        <w:numPr>
          <w:ilvl w:val="2"/>
          <w:numId w:val="6"/>
        </w:numPr>
        <w:tabs>
          <w:tab w:val="left" w:pos="1418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Estado</w:t>
      </w:r>
    </w:p>
    <w:p w:rsidR="00D534A2" w:rsidRPr="00EE095C" w:rsidRDefault="00D534A2" w:rsidP="00D534A2">
      <w:pPr>
        <w:pStyle w:val="Prrafodelista"/>
        <w:numPr>
          <w:ilvl w:val="0"/>
          <w:numId w:val="6"/>
        </w:numPr>
        <w:tabs>
          <w:tab w:val="left" w:pos="993"/>
        </w:tabs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El sistema registra en el archivo de configuraciones la siguiente información:</w:t>
      </w:r>
    </w:p>
    <w:p w:rsidR="00A603B9" w:rsidRPr="00EE095C" w:rsidRDefault="00D534A2" w:rsidP="00D534A2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ClaveActividad</w:t>
      </w:r>
      <w:proofErr w:type="spellEnd"/>
    </w:p>
    <w:p w:rsidR="005A2EC9" w:rsidRPr="00EE095C" w:rsidRDefault="005A2EC9" w:rsidP="005A2EC9">
      <w:pPr>
        <w:pStyle w:val="Prrafodelista"/>
        <w:numPr>
          <w:ilvl w:val="0"/>
          <w:numId w:val="6"/>
        </w:numPr>
        <w:jc w:val="both"/>
        <w:rPr>
          <w:sz w:val="20"/>
          <w:szCs w:val="20"/>
        </w:rPr>
      </w:pPr>
      <w:r w:rsidRPr="00EE095C">
        <w:rPr>
          <w:sz w:val="20"/>
          <w:szCs w:val="20"/>
        </w:rPr>
        <w:t xml:space="preserve">El sistema obtiene información del </w:t>
      </w:r>
      <w:r>
        <w:rPr>
          <w:sz w:val="20"/>
          <w:szCs w:val="20"/>
        </w:rPr>
        <w:t>inventario</w:t>
      </w:r>
      <w:r w:rsidRPr="00EE095C">
        <w:rPr>
          <w:sz w:val="20"/>
          <w:szCs w:val="20"/>
        </w:rPr>
        <w:t>:</w:t>
      </w:r>
    </w:p>
    <w:p w:rsidR="005A2EC9" w:rsidRPr="00EE095C" w:rsidRDefault="005A2EC9" w:rsidP="005A2EC9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Inventario</w:t>
      </w:r>
    </w:p>
    <w:p w:rsidR="005A2EC9" w:rsidRPr="00EE095C" w:rsidRDefault="005A2EC9" w:rsidP="005A2EC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</w:rPr>
      </w:pPr>
      <w:proofErr w:type="spellStart"/>
      <w:r>
        <w:rPr>
          <w:sz w:val="20"/>
          <w:szCs w:val="20"/>
        </w:rPr>
        <w:t>ClaveMaterial</w:t>
      </w:r>
      <w:proofErr w:type="spellEnd"/>
    </w:p>
    <w:p w:rsidR="005A2EC9" w:rsidRPr="00EE095C" w:rsidRDefault="005A2EC9" w:rsidP="005A2EC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FC5F3B" w:rsidRPr="00EE095C" w:rsidRDefault="00703D5D" w:rsidP="005A2EC9">
      <w:pPr>
        <w:pStyle w:val="Prrafodelista"/>
        <w:numPr>
          <w:ilvl w:val="0"/>
          <w:numId w:val="6"/>
        </w:numPr>
        <w:jc w:val="both"/>
        <w:rPr>
          <w:rFonts w:cs="Arial"/>
          <w:sz w:val="20"/>
          <w:szCs w:val="20"/>
        </w:rPr>
      </w:pPr>
      <w:r w:rsidRPr="00EE095C">
        <w:rPr>
          <w:sz w:val="20"/>
          <w:szCs w:val="20"/>
        </w:rPr>
        <w:t xml:space="preserve">El sistema obtiene información de </w:t>
      </w:r>
      <w:r w:rsidR="00FC5F3B" w:rsidRPr="00EE095C">
        <w:rPr>
          <w:sz w:val="20"/>
          <w:szCs w:val="20"/>
        </w:rPr>
        <w:t xml:space="preserve">los materiales </w:t>
      </w:r>
      <w:r w:rsidR="00DE7AC6">
        <w:rPr>
          <w:sz w:val="20"/>
          <w:szCs w:val="20"/>
        </w:rPr>
        <w:t>existentes en el inventario:</w:t>
      </w:r>
    </w:p>
    <w:p w:rsidR="000A4DB9" w:rsidRPr="00EE095C" w:rsidRDefault="000A4DB9" w:rsidP="000A4DB9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Material</w:t>
      </w:r>
    </w:p>
    <w:p w:rsidR="000A4DB9" w:rsidRPr="00EE095C" w:rsidRDefault="000A4DB9" w:rsidP="000A4DB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ClaveMaterial</w:t>
      </w:r>
      <w:proofErr w:type="spellEnd"/>
    </w:p>
    <w:p w:rsidR="000A4DB9" w:rsidRPr="00EE095C" w:rsidRDefault="000A4DB9" w:rsidP="000A4DB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Descripcion</w:t>
      </w:r>
      <w:proofErr w:type="spellEnd"/>
    </w:p>
    <w:p w:rsidR="000A4DB9" w:rsidRPr="00EE095C" w:rsidRDefault="000A4DB9" w:rsidP="000A4DB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Clasificacion</w:t>
      </w:r>
      <w:proofErr w:type="spellEnd"/>
    </w:p>
    <w:p w:rsidR="000A4DB9" w:rsidRPr="00EE095C" w:rsidRDefault="000A4DB9" w:rsidP="000A4DB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Tipo</w:t>
      </w:r>
      <w:r w:rsidR="00440135" w:rsidRPr="00EE095C">
        <w:rPr>
          <w:rFonts w:cs="Arial"/>
          <w:sz w:val="20"/>
          <w:szCs w:val="20"/>
        </w:rPr>
        <w:t xml:space="preserve"> </w:t>
      </w:r>
    </w:p>
    <w:p w:rsidR="000A4DB9" w:rsidRPr="00EE095C" w:rsidRDefault="000A4DB9" w:rsidP="000A4DB9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Unidad</w:t>
      </w:r>
    </w:p>
    <w:p w:rsidR="00DE7AC6" w:rsidRPr="00DE7AC6" w:rsidRDefault="00970461" w:rsidP="00DE7AC6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Requerido</w:t>
      </w:r>
    </w:p>
    <w:p w:rsidR="00DE7AC6" w:rsidRPr="00EE095C" w:rsidRDefault="00DE7AC6" w:rsidP="00DE7AC6">
      <w:pPr>
        <w:pStyle w:val="Prrafodelista"/>
        <w:numPr>
          <w:ilvl w:val="0"/>
          <w:numId w:val="6"/>
        </w:numPr>
        <w:jc w:val="both"/>
        <w:rPr>
          <w:rFonts w:cs="Arial"/>
          <w:b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obtiene información del tipo de material de acuerdo con la regla de negocio </w:t>
      </w:r>
      <w:hyperlink r:id="rId13" w:anchor="RN95" w:history="1">
        <w:r w:rsidRPr="00EE095C">
          <w:rPr>
            <w:rStyle w:val="Hipervnculo"/>
            <w:rFonts w:cs="Arial"/>
            <w:b/>
            <w:sz w:val="20"/>
            <w:szCs w:val="20"/>
          </w:rPr>
          <w:t>RN95 Valor Tipo de Material Cable</w:t>
        </w:r>
      </w:hyperlink>
    </w:p>
    <w:p w:rsidR="00DE7AC6" w:rsidRPr="00EE095C" w:rsidRDefault="00DE7AC6" w:rsidP="00DE7AC6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ValorReferencia</w:t>
      </w:r>
      <w:proofErr w:type="spellEnd"/>
    </w:p>
    <w:p w:rsidR="00DE7AC6" w:rsidRPr="00EE095C" w:rsidRDefault="00DE7AC6" w:rsidP="00DE7AC6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Valor</w:t>
      </w:r>
    </w:p>
    <w:p w:rsidR="00DE7AC6" w:rsidRPr="00EE095C" w:rsidRDefault="00DE7AC6" w:rsidP="00DE7AC6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Clave </w:t>
      </w:r>
    </w:p>
    <w:p w:rsidR="00DE7AC6" w:rsidRPr="00EE095C" w:rsidRDefault="00DE7AC6" w:rsidP="00DE7AC6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Descripcion</w:t>
      </w:r>
      <w:proofErr w:type="spellEnd"/>
    </w:p>
    <w:p w:rsidR="00DE7AC6" w:rsidRPr="00EE095C" w:rsidRDefault="00DE7AC6" w:rsidP="00DE7AC6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Grupo</w:t>
      </w:r>
    </w:p>
    <w:p w:rsidR="00DE7AC6" w:rsidRPr="00DE7AC6" w:rsidRDefault="00DE7AC6" w:rsidP="001F7C30">
      <w:pPr>
        <w:pStyle w:val="Prrafodelista"/>
        <w:numPr>
          <w:ilvl w:val="0"/>
          <w:numId w:val="6"/>
        </w:numPr>
        <w:jc w:val="both"/>
        <w:rPr>
          <w:sz w:val="20"/>
          <w:szCs w:val="20"/>
        </w:rPr>
      </w:pPr>
      <w:r>
        <w:rPr>
          <w:sz w:val="20"/>
          <w:szCs w:val="20"/>
        </w:rPr>
        <w:t>Si &lt;en el inventario existe material de tipo cable&gt;</w:t>
      </w:r>
    </w:p>
    <w:p w:rsidR="001B6F72" w:rsidRPr="00EE095C" w:rsidRDefault="001B6F72" w:rsidP="001B6F72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lastRenderedPageBreak/>
        <w:t xml:space="preserve">El sistema obtiene información de los carretes de cable </w:t>
      </w:r>
      <w:r w:rsidR="00325E83">
        <w:rPr>
          <w:rFonts w:cs="Arial"/>
          <w:sz w:val="20"/>
          <w:szCs w:val="20"/>
        </w:rPr>
        <w:t>registrados</w:t>
      </w:r>
      <w:r w:rsidRPr="00EE095C">
        <w:rPr>
          <w:rFonts w:cs="Arial"/>
          <w:sz w:val="20"/>
          <w:szCs w:val="20"/>
        </w:rPr>
        <w:t>:</w:t>
      </w:r>
    </w:p>
    <w:p w:rsidR="001B6F72" w:rsidRPr="00EE095C" w:rsidRDefault="001B6F72" w:rsidP="001B6F72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CarreteCable</w:t>
      </w:r>
      <w:proofErr w:type="spellEnd"/>
    </w:p>
    <w:p w:rsidR="001B6F72" w:rsidRPr="00EE095C" w:rsidRDefault="001B6F72" w:rsidP="00325E83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ClaveCuadrilla</w:t>
      </w:r>
      <w:proofErr w:type="spellEnd"/>
    </w:p>
    <w:p w:rsidR="001B6F72" w:rsidRPr="00EE095C" w:rsidRDefault="001B6F72" w:rsidP="00325E83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ClaveMaterial</w:t>
      </w:r>
      <w:proofErr w:type="spellEnd"/>
    </w:p>
    <w:p w:rsidR="001B6F72" w:rsidRPr="00EE095C" w:rsidRDefault="001B6F72" w:rsidP="00325E83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SerieCarreteInicial</w:t>
      </w:r>
      <w:proofErr w:type="spellEnd"/>
    </w:p>
    <w:p w:rsidR="001B6F72" w:rsidRPr="001B6F72" w:rsidRDefault="001B6F72" w:rsidP="00325E83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SerieCarreteFinal</w:t>
      </w:r>
      <w:proofErr w:type="spellEnd"/>
    </w:p>
    <w:p w:rsidR="001F7C30" w:rsidRPr="00EE095C" w:rsidRDefault="001F7C30" w:rsidP="001B6F72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 w:rsidRPr="00EE095C">
        <w:rPr>
          <w:rFonts w:cs="Arial"/>
          <w:sz w:val="20"/>
          <w:szCs w:val="20"/>
        </w:rPr>
        <w:t>El sistema presenta la siguiente información en el encabezado de la pantalla:</w:t>
      </w:r>
    </w:p>
    <w:p w:rsidR="001F7C30" w:rsidRPr="00EE095C" w:rsidRDefault="001F7C30" w:rsidP="001B6F72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b/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Fecha de acuerdo con la regla de negocio </w:t>
      </w:r>
      <w:hyperlink r:id="rId14" w:anchor="RN16" w:history="1">
        <w:r w:rsidRPr="00EE095C">
          <w:rPr>
            <w:rStyle w:val="Hipervnculo"/>
            <w:b/>
            <w:sz w:val="20"/>
            <w:szCs w:val="20"/>
            <w:lang w:eastAsia="en-US"/>
          </w:rPr>
          <w:t>RN16 Valor por Defecto Fecha Actual</w:t>
        </w:r>
      </w:hyperlink>
    </w:p>
    <w:p w:rsidR="001F7C30" w:rsidRPr="00EE095C" w:rsidRDefault="001F7C30" w:rsidP="001B6F72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Hora de acuerdo con la regla de negocio </w:t>
      </w:r>
      <w:hyperlink r:id="rId15" w:anchor="RN39" w:history="1">
        <w:r w:rsidRPr="00EE095C">
          <w:rPr>
            <w:rStyle w:val="Hipervnculo"/>
            <w:b/>
            <w:sz w:val="20"/>
            <w:szCs w:val="20"/>
            <w:lang w:eastAsia="en-US"/>
          </w:rPr>
          <w:t>RN39 Valor por Defecto Hora Actual</w:t>
        </w:r>
      </w:hyperlink>
    </w:p>
    <w:p w:rsidR="001F7C30" w:rsidRPr="00EE095C" w:rsidRDefault="001F7C30" w:rsidP="001B6F72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Porcentaje restante de batería</w:t>
      </w:r>
    </w:p>
    <w:p w:rsidR="00CA6656" w:rsidRPr="00EE095C" w:rsidRDefault="00CA6656" w:rsidP="00CA6656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 w:rsidRPr="00EE095C">
        <w:rPr>
          <w:sz w:val="20"/>
          <w:szCs w:val="20"/>
        </w:rPr>
        <w:t xml:space="preserve">Para cada carrete </w:t>
      </w:r>
      <w:r>
        <w:rPr>
          <w:sz w:val="20"/>
          <w:szCs w:val="20"/>
        </w:rPr>
        <w:t xml:space="preserve">de cable </w:t>
      </w:r>
      <w:r w:rsidRPr="00EE095C">
        <w:rPr>
          <w:sz w:val="20"/>
          <w:szCs w:val="20"/>
        </w:rPr>
        <w:t xml:space="preserve">obtenido </w:t>
      </w:r>
    </w:p>
    <w:p w:rsidR="00CA6656" w:rsidRPr="00EE095C" w:rsidRDefault="00CA6656" w:rsidP="00CA6656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</w:rPr>
      </w:pPr>
      <w:r w:rsidRPr="00EE095C">
        <w:rPr>
          <w:sz w:val="20"/>
          <w:szCs w:val="20"/>
        </w:rPr>
        <w:t>El sistema presenta la siguiente información:</w:t>
      </w:r>
    </w:p>
    <w:p w:rsidR="00CA6656" w:rsidRPr="00EE095C" w:rsidRDefault="00CA6656" w:rsidP="00CA6656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 w:rsidRPr="00EE095C">
        <w:rPr>
          <w:sz w:val="20"/>
          <w:szCs w:val="20"/>
        </w:rPr>
        <w:t>Descripción del material</w:t>
      </w:r>
    </w:p>
    <w:p w:rsidR="00CA6656" w:rsidRPr="00EE095C" w:rsidRDefault="00CA6656" w:rsidP="00CA6656">
      <w:pPr>
        <w:pStyle w:val="Prrafodelista"/>
        <w:numPr>
          <w:ilvl w:val="3"/>
          <w:numId w:val="6"/>
        </w:numPr>
        <w:ind w:left="2410" w:hanging="850"/>
        <w:jc w:val="both"/>
        <w:rPr>
          <w:rStyle w:val="Hipervnculo"/>
          <w:color w:val="auto"/>
          <w:sz w:val="20"/>
          <w:szCs w:val="20"/>
          <w:u w:val="none"/>
        </w:rPr>
      </w:pPr>
      <w:r w:rsidRPr="00EE095C">
        <w:rPr>
          <w:sz w:val="20"/>
          <w:szCs w:val="20"/>
        </w:rPr>
        <w:t xml:space="preserve">Serie Inicial del carrete de acuerdo con la regla de negocio </w:t>
      </w:r>
      <w:hyperlink r:id="rId16" w:anchor="RN100" w:history="1">
        <w:r w:rsidRPr="00EE095C">
          <w:rPr>
            <w:rStyle w:val="Hipervnculo"/>
            <w:b/>
            <w:sz w:val="20"/>
            <w:szCs w:val="20"/>
          </w:rPr>
          <w:t>RN100 Formato Serie Carrete</w:t>
        </w:r>
      </w:hyperlink>
    </w:p>
    <w:p w:rsidR="00CA6656" w:rsidRPr="00EE095C" w:rsidRDefault="00CA6656" w:rsidP="00CA6656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 w:rsidRPr="00EE095C">
        <w:rPr>
          <w:sz w:val="20"/>
          <w:szCs w:val="20"/>
        </w:rPr>
        <w:t xml:space="preserve">Serie Final del carrete de acuerdo con la regla de negocio </w:t>
      </w:r>
      <w:hyperlink r:id="rId17" w:anchor="RN100" w:history="1">
        <w:r w:rsidRPr="00EE095C">
          <w:rPr>
            <w:rStyle w:val="Hipervnculo"/>
            <w:b/>
            <w:sz w:val="20"/>
            <w:szCs w:val="20"/>
          </w:rPr>
          <w:t>RN100 Formato Serie Carrete</w:t>
        </w:r>
      </w:hyperlink>
    </w:p>
    <w:p w:rsidR="00CA6656" w:rsidRPr="009902D0" w:rsidRDefault="00CA6656" w:rsidP="00AF669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  <w:highlight w:val="lightGray"/>
        </w:rPr>
      </w:pPr>
      <w:bookmarkStart w:id="23" w:name="paso8_3_2"/>
      <w:r w:rsidRPr="009902D0">
        <w:rPr>
          <w:sz w:val="20"/>
          <w:szCs w:val="20"/>
          <w:highlight w:val="lightGray"/>
        </w:rPr>
        <w:t xml:space="preserve">El sistema </w:t>
      </w:r>
      <w:r w:rsidR="00081892" w:rsidRPr="009902D0">
        <w:rPr>
          <w:sz w:val="20"/>
          <w:szCs w:val="20"/>
          <w:highlight w:val="lightGray"/>
        </w:rPr>
        <w:t xml:space="preserve">presenta y </w:t>
      </w:r>
      <w:r w:rsidRPr="009902D0">
        <w:rPr>
          <w:sz w:val="20"/>
          <w:szCs w:val="20"/>
          <w:highlight w:val="lightGray"/>
        </w:rPr>
        <w:t>solicita la siguiente información:</w:t>
      </w:r>
    </w:p>
    <w:p w:rsidR="002F6F62" w:rsidRDefault="002F6F62" w:rsidP="00A34BB5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  <w:highlight w:val="lightGray"/>
        </w:rPr>
      </w:pPr>
      <w:bookmarkStart w:id="24" w:name="paso8_4"/>
      <w:bookmarkEnd w:id="23"/>
      <w:r>
        <w:rPr>
          <w:sz w:val="20"/>
          <w:szCs w:val="20"/>
          <w:highlight w:val="lightGray"/>
        </w:rPr>
        <w:t>Serie Inicial</w:t>
      </w:r>
    </w:p>
    <w:p w:rsidR="00A34BB5" w:rsidRPr="009902D0" w:rsidRDefault="00A03C42" w:rsidP="00A34BB5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  <w:highlight w:val="lightGray"/>
        </w:rPr>
      </w:pPr>
      <w:r w:rsidRPr="009902D0">
        <w:rPr>
          <w:sz w:val="20"/>
          <w:szCs w:val="20"/>
          <w:highlight w:val="lightGray"/>
        </w:rPr>
        <w:t xml:space="preserve">Serie </w:t>
      </w:r>
      <w:r w:rsidR="00F37190" w:rsidRPr="009902D0">
        <w:rPr>
          <w:sz w:val="20"/>
          <w:szCs w:val="20"/>
          <w:highlight w:val="lightGray"/>
        </w:rPr>
        <w:t>Final</w:t>
      </w:r>
      <w:r w:rsidRPr="009902D0">
        <w:rPr>
          <w:sz w:val="20"/>
          <w:szCs w:val="20"/>
          <w:highlight w:val="lightGray"/>
        </w:rPr>
        <w:t xml:space="preserve"> </w:t>
      </w:r>
    </w:p>
    <w:p w:rsidR="00AF6697" w:rsidRPr="00744CCF" w:rsidRDefault="00744CCF" w:rsidP="00A03C42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 w:rsidRPr="00744CCF">
        <w:rPr>
          <w:sz w:val="20"/>
          <w:szCs w:val="20"/>
        </w:rPr>
        <w:t>Para cada carrete de cable</w:t>
      </w:r>
      <w:r>
        <w:rPr>
          <w:sz w:val="20"/>
          <w:szCs w:val="20"/>
        </w:rPr>
        <w:t xml:space="preserve"> presentado</w:t>
      </w:r>
      <w:r w:rsidRPr="00744CCF">
        <w:rPr>
          <w:sz w:val="20"/>
          <w:szCs w:val="20"/>
        </w:rPr>
        <w:t>:</w:t>
      </w:r>
    </w:p>
    <w:p w:rsidR="00AF6697" w:rsidRPr="00EE095C" w:rsidRDefault="00AF6697" w:rsidP="00AF669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</w:pPr>
      <w:bookmarkStart w:id="25" w:name="paso8_4_1"/>
      <w:bookmarkEnd w:id="24"/>
      <w:bookmarkEnd w:id="25"/>
      <w:r w:rsidRPr="00EE095C">
        <w:rPr>
          <w:sz w:val="20"/>
          <w:szCs w:val="20"/>
        </w:rPr>
        <w:t>El actor proporciona la siguiente información:</w:t>
      </w:r>
    </w:p>
    <w:p w:rsidR="002F6F62" w:rsidRPr="002F6F62" w:rsidRDefault="002F6F62" w:rsidP="00A34BB5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  <w:highlight w:val="lightGray"/>
        </w:rPr>
      </w:pPr>
      <w:r w:rsidRPr="002F6F62">
        <w:rPr>
          <w:sz w:val="20"/>
          <w:szCs w:val="20"/>
          <w:highlight w:val="lightGray"/>
        </w:rPr>
        <w:t>Serie Inicial del carrete</w:t>
      </w:r>
    </w:p>
    <w:p w:rsidR="00A34BB5" w:rsidRPr="002F6F62" w:rsidRDefault="00081892" w:rsidP="00A34BB5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  <w:highlight w:val="lightGray"/>
        </w:rPr>
      </w:pPr>
      <w:r w:rsidRPr="002F6F62">
        <w:rPr>
          <w:sz w:val="20"/>
          <w:szCs w:val="20"/>
          <w:highlight w:val="lightGray"/>
        </w:rPr>
        <w:t xml:space="preserve">Serie </w:t>
      </w:r>
      <w:r w:rsidR="00EE7EA1" w:rsidRPr="002F6F62">
        <w:rPr>
          <w:sz w:val="20"/>
          <w:szCs w:val="20"/>
          <w:highlight w:val="lightGray"/>
        </w:rPr>
        <w:t>Final</w:t>
      </w:r>
      <w:r w:rsidRPr="002F6F62">
        <w:rPr>
          <w:sz w:val="20"/>
          <w:szCs w:val="20"/>
          <w:highlight w:val="lightGray"/>
        </w:rPr>
        <w:t xml:space="preserve"> del carrete</w:t>
      </w:r>
    </w:p>
    <w:p w:rsidR="00AF6697" w:rsidRPr="00EE095C" w:rsidRDefault="00AF6697" w:rsidP="00081892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</w:rPr>
      </w:pPr>
      <w:r w:rsidRPr="00EE095C">
        <w:rPr>
          <w:sz w:val="20"/>
          <w:szCs w:val="20"/>
        </w:rPr>
        <w:t xml:space="preserve">El sistema valida la información proporcionada de acuerdo con la validación </w:t>
      </w:r>
      <w:bookmarkStart w:id="26" w:name="VA02r"/>
      <w:r w:rsidRPr="00EE095C">
        <w:fldChar w:fldCharType="begin"/>
      </w:r>
      <w:r w:rsidR="002F6F62">
        <w:instrText>HYPERLINK  \l "_5.2.5.7_VA07_Validar"</w:instrText>
      </w:r>
      <w:r w:rsidRPr="00EE095C">
        <w:fldChar w:fldCharType="separate"/>
      </w:r>
      <w:r w:rsidR="002F6F62" w:rsidRPr="002F6F62">
        <w:rPr>
          <w:rStyle w:val="Hipervnculo"/>
          <w:b/>
          <w:sz w:val="20"/>
          <w:szCs w:val="20"/>
          <w:highlight w:val="lightGray"/>
        </w:rPr>
        <w:t xml:space="preserve">VA07 Validar Series </w:t>
      </w:r>
      <w:r w:rsidRPr="002F6F62">
        <w:rPr>
          <w:rStyle w:val="Hipervnculo"/>
          <w:b/>
          <w:sz w:val="20"/>
          <w:szCs w:val="20"/>
          <w:highlight w:val="lightGray"/>
        </w:rPr>
        <w:t>del Carrete</w:t>
      </w:r>
      <w:r w:rsidRPr="00EE095C">
        <w:rPr>
          <w:rStyle w:val="Hipervnculo"/>
          <w:b/>
          <w:sz w:val="20"/>
          <w:szCs w:val="20"/>
        </w:rPr>
        <w:t xml:space="preserve"> </w:t>
      </w:r>
      <w:r w:rsidRPr="00EE095C">
        <w:rPr>
          <w:rStyle w:val="Hipervnculo"/>
          <w:b/>
          <w:sz w:val="20"/>
          <w:szCs w:val="20"/>
        </w:rPr>
        <w:fldChar w:fldCharType="end"/>
      </w:r>
    </w:p>
    <w:p w:rsidR="00AF6697" w:rsidRDefault="00F814CD" w:rsidP="00744CCF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bookmarkStart w:id="27" w:name="paso8_5"/>
      <w:bookmarkEnd w:id="26"/>
      <w:bookmarkEnd w:id="27"/>
      <w:r>
        <w:rPr>
          <w:sz w:val="20"/>
          <w:szCs w:val="20"/>
        </w:rPr>
        <w:t>E</w:t>
      </w:r>
      <w:r w:rsidR="00AF6697" w:rsidRPr="00EE095C">
        <w:rPr>
          <w:sz w:val="20"/>
          <w:szCs w:val="20"/>
        </w:rPr>
        <w:t xml:space="preserve">l actor selecciona la opción </w:t>
      </w:r>
      <w:r w:rsidR="00744CCF">
        <w:rPr>
          <w:b/>
          <w:sz w:val="20"/>
          <w:szCs w:val="20"/>
        </w:rPr>
        <w:t>Continuar</w:t>
      </w:r>
    </w:p>
    <w:p w:rsidR="00110D6B" w:rsidRPr="00EE095C" w:rsidRDefault="00110D6B" w:rsidP="00110D6B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Para cada material </w:t>
      </w:r>
      <w:r w:rsidR="009957CD">
        <w:rPr>
          <w:rFonts w:cs="Arial"/>
          <w:sz w:val="20"/>
          <w:szCs w:val="20"/>
        </w:rPr>
        <w:t>de los carretes de cable</w:t>
      </w:r>
      <w:r w:rsidRPr="00EE095C">
        <w:rPr>
          <w:rFonts w:cs="Arial"/>
          <w:sz w:val="20"/>
          <w:szCs w:val="20"/>
        </w:rPr>
        <w:t>:</w:t>
      </w:r>
    </w:p>
    <w:p w:rsidR="00110D6B" w:rsidRPr="009976F9" w:rsidRDefault="00110D6B" w:rsidP="009957CD">
      <w:pPr>
        <w:pStyle w:val="Prrafodelista"/>
        <w:numPr>
          <w:ilvl w:val="3"/>
          <w:numId w:val="6"/>
        </w:numPr>
        <w:ind w:left="2410" w:hanging="850"/>
        <w:jc w:val="both"/>
        <w:rPr>
          <w:rStyle w:val="Hipervnculo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obtiene información del cable de acuerdo con la regla de negocio </w:t>
      </w:r>
      <w:r w:rsidR="009976F9">
        <w:rPr>
          <w:rFonts w:cs="Arial"/>
          <w:b/>
          <w:sz w:val="20"/>
          <w:szCs w:val="20"/>
        </w:rPr>
        <w:fldChar w:fldCharType="begin"/>
      </w:r>
      <w:r w:rsidR="002F6F62">
        <w:rPr>
          <w:rFonts w:cs="Arial"/>
          <w:b/>
          <w:sz w:val="20"/>
          <w:szCs w:val="20"/>
        </w:rPr>
        <w:instrText>HYPERLINK "C:\\AMESOL\\Productos\\FieldServices\\Trunk\\Analisis\\EspecificacionRequerimientos\\General\\MEG_Reglas_de_Negocio.docx" \l "RN186"</w:instrText>
      </w:r>
      <w:r w:rsidR="009976F9">
        <w:rPr>
          <w:rFonts w:cs="Arial"/>
          <w:b/>
          <w:sz w:val="20"/>
          <w:szCs w:val="20"/>
        </w:rPr>
        <w:fldChar w:fldCharType="separate"/>
      </w:r>
      <w:r w:rsidR="009976F9" w:rsidRPr="009976F9">
        <w:rPr>
          <w:rStyle w:val="Hipervnculo"/>
          <w:rFonts w:cs="Arial"/>
          <w:b/>
          <w:sz w:val="20"/>
          <w:szCs w:val="20"/>
        </w:rPr>
        <w:t>RN186</w:t>
      </w:r>
      <w:r w:rsidRPr="009976F9">
        <w:rPr>
          <w:rStyle w:val="Hipervnculo"/>
          <w:rFonts w:cs="Arial"/>
          <w:b/>
          <w:sz w:val="20"/>
          <w:szCs w:val="20"/>
        </w:rPr>
        <w:t xml:space="preserve"> Total de Cable </w:t>
      </w:r>
      <w:r w:rsidR="009976F9" w:rsidRPr="009976F9">
        <w:rPr>
          <w:rStyle w:val="Hipervnculo"/>
          <w:rFonts w:cs="Arial"/>
          <w:b/>
          <w:sz w:val="20"/>
          <w:szCs w:val="20"/>
        </w:rPr>
        <w:t>Restante</w:t>
      </w:r>
    </w:p>
    <w:p w:rsidR="00B661F0" w:rsidRPr="00B661F0" w:rsidRDefault="009976F9" w:rsidP="009957CD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r>
        <w:rPr>
          <w:rFonts w:cs="Arial"/>
          <w:b/>
          <w:sz w:val="20"/>
          <w:szCs w:val="20"/>
        </w:rPr>
        <w:fldChar w:fldCharType="end"/>
      </w:r>
      <w:r w:rsidR="00B661F0" w:rsidRPr="00B661F0">
        <w:rPr>
          <w:sz w:val="20"/>
          <w:szCs w:val="20"/>
        </w:rPr>
        <w:t>El sistema registra información</w:t>
      </w:r>
      <w:r w:rsidR="00B661F0">
        <w:rPr>
          <w:sz w:val="20"/>
          <w:szCs w:val="20"/>
        </w:rPr>
        <w:t xml:space="preserve"> de la cantidad de material a bordo de la cuadrilla:</w:t>
      </w:r>
    </w:p>
    <w:p w:rsidR="00B661F0" w:rsidRPr="00B661F0" w:rsidRDefault="00B661F0" w:rsidP="00B661F0">
      <w:pPr>
        <w:pStyle w:val="Prrafodelista"/>
        <w:numPr>
          <w:ilvl w:val="4"/>
          <w:numId w:val="6"/>
        </w:numPr>
        <w:ind w:left="3402"/>
        <w:jc w:val="both"/>
        <w:rPr>
          <w:rFonts w:cs="Arial"/>
          <w:sz w:val="20"/>
          <w:szCs w:val="20"/>
        </w:rPr>
      </w:pPr>
      <w:r>
        <w:rPr>
          <w:sz w:val="20"/>
          <w:szCs w:val="20"/>
        </w:rPr>
        <w:t>Arqueo</w:t>
      </w:r>
    </w:p>
    <w:p w:rsidR="00B661F0" w:rsidRDefault="00B661F0" w:rsidP="00421046">
      <w:pPr>
        <w:pStyle w:val="Prrafodelista"/>
        <w:numPr>
          <w:ilvl w:val="5"/>
          <w:numId w:val="6"/>
        </w:numPr>
        <w:ind w:left="4536"/>
        <w:jc w:val="both"/>
        <w:rPr>
          <w:rFonts w:cs="Arial"/>
          <w:sz w:val="20"/>
          <w:szCs w:val="20"/>
        </w:rPr>
      </w:pPr>
      <w:proofErr w:type="spellStart"/>
      <w:r>
        <w:rPr>
          <w:rFonts w:cs="Arial"/>
          <w:sz w:val="20"/>
          <w:szCs w:val="20"/>
        </w:rPr>
        <w:t>ClaveMaterial</w:t>
      </w:r>
      <w:proofErr w:type="spellEnd"/>
    </w:p>
    <w:p w:rsidR="00B661F0" w:rsidRPr="00B661F0" w:rsidRDefault="00B661F0" w:rsidP="00421046">
      <w:pPr>
        <w:pStyle w:val="Prrafodelista"/>
        <w:numPr>
          <w:ilvl w:val="5"/>
          <w:numId w:val="6"/>
        </w:numPr>
        <w:ind w:left="4536"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Cantidad</w:t>
      </w:r>
    </w:p>
    <w:p w:rsidR="00B661F0" w:rsidRDefault="00B661F0" w:rsidP="000D60A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9" w:history="1">
        <w:r w:rsidRPr="009E2B9C">
          <w:rPr>
            <w:rStyle w:val="Hipervnculo"/>
            <w:rFonts w:cs="Arial"/>
            <w:b/>
            <w:sz w:val="20"/>
            <w:szCs w:val="20"/>
          </w:rPr>
          <w:t>paso</w:t>
        </w:r>
        <w:r w:rsidR="000D60A7" w:rsidRPr="009E2B9C">
          <w:rPr>
            <w:rStyle w:val="Hipervnculo"/>
            <w:rFonts w:cs="Arial"/>
            <w:b/>
            <w:sz w:val="20"/>
            <w:szCs w:val="20"/>
          </w:rPr>
          <w:t xml:space="preserve"> 9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0D60A7" w:rsidRPr="00EE095C" w:rsidRDefault="000D60A7" w:rsidP="000D60A7">
      <w:pPr>
        <w:pStyle w:val="Prrafodelista"/>
        <w:numPr>
          <w:ilvl w:val="0"/>
          <w:numId w:val="6"/>
        </w:numPr>
        <w:rPr>
          <w:sz w:val="20"/>
          <w:szCs w:val="20"/>
        </w:rPr>
      </w:pPr>
      <w:bookmarkStart w:id="28" w:name="paso9"/>
      <w:r w:rsidRPr="00EE095C">
        <w:rPr>
          <w:rFonts w:cs="Arial"/>
          <w:sz w:val="20"/>
          <w:szCs w:val="20"/>
        </w:rPr>
        <w:t>El sistema presenta la siguiente información en el encabezado de la pantalla:</w:t>
      </w:r>
    </w:p>
    <w:bookmarkEnd w:id="28"/>
    <w:p w:rsidR="000D60A7" w:rsidRPr="00EE095C" w:rsidRDefault="000D60A7" w:rsidP="000D60A7">
      <w:pPr>
        <w:pStyle w:val="Prrafodelista"/>
        <w:numPr>
          <w:ilvl w:val="1"/>
          <w:numId w:val="6"/>
        </w:numPr>
        <w:ind w:left="851" w:hanging="425"/>
        <w:rPr>
          <w:b/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Fecha de acuerdo con la regla de negocio </w:t>
      </w:r>
      <w:hyperlink r:id="rId18" w:anchor="RN16" w:history="1">
        <w:r w:rsidRPr="00EE095C">
          <w:rPr>
            <w:rStyle w:val="Hipervnculo"/>
            <w:b/>
            <w:sz w:val="20"/>
            <w:szCs w:val="20"/>
            <w:lang w:eastAsia="en-US"/>
          </w:rPr>
          <w:t>RN16 Valor por Defecto Fecha Actual</w:t>
        </w:r>
      </w:hyperlink>
    </w:p>
    <w:p w:rsidR="000D60A7" w:rsidRPr="00EE095C" w:rsidRDefault="000D60A7" w:rsidP="000D60A7">
      <w:pPr>
        <w:pStyle w:val="Prrafodelista"/>
        <w:numPr>
          <w:ilvl w:val="1"/>
          <w:numId w:val="6"/>
        </w:numPr>
        <w:ind w:left="851" w:hanging="425"/>
        <w:rPr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Hora de acuerdo con la regla de negocio </w:t>
      </w:r>
      <w:hyperlink r:id="rId19" w:anchor="RN39" w:history="1">
        <w:r w:rsidRPr="00EE095C">
          <w:rPr>
            <w:rStyle w:val="Hipervnculo"/>
            <w:b/>
            <w:sz w:val="20"/>
            <w:szCs w:val="20"/>
            <w:lang w:eastAsia="en-US"/>
          </w:rPr>
          <w:t>RN39 Valor por Defecto Hora Actual</w:t>
        </w:r>
      </w:hyperlink>
    </w:p>
    <w:p w:rsidR="000D60A7" w:rsidRPr="000D60A7" w:rsidRDefault="000D60A7" w:rsidP="000D60A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Porcentaje restante de batería</w:t>
      </w:r>
    </w:p>
    <w:p w:rsidR="00AF6697" w:rsidRDefault="00AF6697" w:rsidP="000D60A7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0D60A7">
        <w:rPr>
          <w:rFonts w:cs="Arial"/>
          <w:sz w:val="20"/>
          <w:szCs w:val="20"/>
        </w:rPr>
        <w:t xml:space="preserve">Para cada material </w:t>
      </w:r>
      <w:r w:rsidR="000D60A7">
        <w:rPr>
          <w:rFonts w:cs="Arial"/>
          <w:sz w:val="20"/>
          <w:szCs w:val="20"/>
        </w:rPr>
        <w:t>general incluido en el inventario</w:t>
      </w:r>
      <w:r w:rsidRPr="000D60A7">
        <w:rPr>
          <w:rFonts w:cs="Arial"/>
          <w:sz w:val="20"/>
          <w:szCs w:val="20"/>
        </w:rPr>
        <w:t>:</w:t>
      </w:r>
    </w:p>
    <w:p w:rsidR="000D60A7" w:rsidRDefault="000D60A7" w:rsidP="000D60A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bookmarkStart w:id="29" w:name="paso10_1"/>
      <w:r>
        <w:rPr>
          <w:rFonts w:cs="Arial"/>
          <w:sz w:val="20"/>
          <w:szCs w:val="20"/>
        </w:rPr>
        <w:t xml:space="preserve">El sistema presenta </w:t>
      </w:r>
      <w:r w:rsidR="00A63A58" w:rsidRPr="00A63A58">
        <w:rPr>
          <w:rFonts w:cs="Arial"/>
          <w:sz w:val="20"/>
          <w:szCs w:val="20"/>
          <w:highlight w:val="magenta"/>
        </w:rPr>
        <w:t>en una lista</w:t>
      </w:r>
      <w:r w:rsidR="00A63A58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la siguiente información:</w:t>
      </w:r>
    </w:p>
    <w:bookmarkEnd w:id="29"/>
    <w:p w:rsidR="000D60A7" w:rsidRPr="004D0007" w:rsidRDefault="00A63A58" w:rsidP="000D60A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  <w:highlight w:val="magenta"/>
        </w:rPr>
      </w:pPr>
      <w:r w:rsidRPr="004D0007">
        <w:rPr>
          <w:rFonts w:cs="Arial"/>
          <w:sz w:val="20"/>
          <w:szCs w:val="20"/>
          <w:highlight w:val="magenta"/>
        </w:rPr>
        <w:t>Y solicita:</w:t>
      </w:r>
    </w:p>
    <w:p w:rsidR="00A63A58" w:rsidRPr="004D0007" w:rsidRDefault="00A63A58" w:rsidP="00A63A58">
      <w:pPr>
        <w:pStyle w:val="Prrafodelista"/>
        <w:numPr>
          <w:ilvl w:val="3"/>
          <w:numId w:val="6"/>
        </w:numPr>
        <w:tabs>
          <w:tab w:val="left" w:pos="851"/>
          <w:tab w:val="left" w:pos="1560"/>
          <w:tab w:val="left" w:pos="2410"/>
        </w:tabs>
        <w:ind w:firstLine="696"/>
        <w:rPr>
          <w:rFonts w:cs="Arial"/>
          <w:sz w:val="20"/>
          <w:szCs w:val="20"/>
          <w:highlight w:val="magenta"/>
        </w:rPr>
      </w:pPr>
      <w:r w:rsidRPr="004D0007">
        <w:rPr>
          <w:rFonts w:cs="Arial"/>
          <w:sz w:val="20"/>
          <w:szCs w:val="20"/>
          <w:highlight w:val="magenta"/>
        </w:rPr>
        <w:t>Cantidad</w:t>
      </w:r>
      <w:r w:rsidR="00FF420A">
        <w:rPr>
          <w:rFonts w:cs="Arial"/>
          <w:sz w:val="20"/>
          <w:szCs w:val="20"/>
          <w:highlight w:val="magenta"/>
        </w:rPr>
        <w:t xml:space="preserve"> de acuerdo con la regla de negocio </w:t>
      </w:r>
      <w:hyperlink r:id="rId20" w:anchor="RN306" w:history="1">
        <w:r w:rsidR="00FF420A" w:rsidRPr="00FF420A">
          <w:rPr>
            <w:rStyle w:val="Hipervnculo"/>
            <w:rFonts w:cs="Arial"/>
            <w:b/>
            <w:sz w:val="20"/>
            <w:szCs w:val="20"/>
            <w:highlight w:val="magenta"/>
          </w:rPr>
          <w:t>RN306 Valor por Defecto Cero</w:t>
        </w:r>
      </w:hyperlink>
    </w:p>
    <w:p w:rsidR="00A63A58" w:rsidRPr="004D0007" w:rsidRDefault="00A63A58" w:rsidP="000D60A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  <w:highlight w:val="magenta"/>
        </w:rPr>
      </w:pPr>
      <w:r w:rsidRPr="004D0007">
        <w:rPr>
          <w:rFonts w:cs="Arial"/>
          <w:sz w:val="20"/>
          <w:szCs w:val="20"/>
          <w:highlight w:val="magenta"/>
        </w:rPr>
        <w:t>Unidad</w:t>
      </w:r>
    </w:p>
    <w:p w:rsidR="00A63A58" w:rsidRPr="004D0007" w:rsidRDefault="00A63A58" w:rsidP="000D60A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  <w:highlight w:val="magenta"/>
        </w:rPr>
      </w:pPr>
      <w:r w:rsidRPr="004D0007">
        <w:rPr>
          <w:rFonts w:cs="Arial"/>
          <w:sz w:val="20"/>
          <w:szCs w:val="20"/>
          <w:highlight w:val="magenta"/>
        </w:rPr>
        <w:t>Código</w:t>
      </w:r>
    </w:p>
    <w:p w:rsidR="000D60A7" w:rsidRPr="004D0007" w:rsidRDefault="000D60A7" w:rsidP="000D60A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  <w:highlight w:val="magenta"/>
        </w:rPr>
      </w:pPr>
      <w:r w:rsidRPr="004D0007">
        <w:rPr>
          <w:rFonts w:cs="Arial"/>
          <w:sz w:val="20"/>
          <w:szCs w:val="20"/>
          <w:highlight w:val="magenta"/>
        </w:rPr>
        <w:t>Descripci</w:t>
      </w:r>
      <w:r w:rsidR="004D0007" w:rsidRPr="004D0007">
        <w:rPr>
          <w:rFonts w:cs="Arial"/>
          <w:sz w:val="20"/>
          <w:szCs w:val="20"/>
          <w:highlight w:val="magenta"/>
        </w:rPr>
        <w:t>ó</w:t>
      </w:r>
      <w:r w:rsidRPr="004D0007">
        <w:rPr>
          <w:rFonts w:cs="Arial"/>
          <w:sz w:val="20"/>
          <w:szCs w:val="20"/>
          <w:highlight w:val="magenta"/>
        </w:rPr>
        <w:t>n</w:t>
      </w:r>
    </w:p>
    <w:p w:rsidR="000D60A7" w:rsidRDefault="000D60A7" w:rsidP="000D60A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bookmarkStart w:id="30" w:name="paso10_2"/>
      <w:bookmarkStart w:id="31" w:name="paso10_3"/>
      <w:bookmarkEnd w:id="30"/>
      <w:r>
        <w:rPr>
          <w:rFonts w:cs="Arial"/>
          <w:sz w:val="20"/>
          <w:szCs w:val="20"/>
        </w:rPr>
        <w:t>El actor proporciona la siguiente información:</w:t>
      </w:r>
    </w:p>
    <w:bookmarkEnd w:id="31"/>
    <w:p w:rsidR="000D60A7" w:rsidRDefault="000D60A7" w:rsidP="000D60A7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Cantidad</w:t>
      </w:r>
    </w:p>
    <w:p w:rsidR="006C6F51" w:rsidRPr="006C6F51" w:rsidRDefault="00421046" w:rsidP="00A63A58">
      <w:pPr>
        <w:pStyle w:val="Prrafodelista"/>
        <w:numPr>
          <w:ilvl w:val="0"/>
          <w:numId w:val="6"/>
        </w:numPr>
        <w:rPr>
          <w:sz w:val="20"/>
          <w:szCs w:val="20"/>
          <w:highlight w:val="magenta"/>
        </w:rPr>
      </w:pPr>
      <w:r w:rsidRPr="006C6F51">
        <w:rPr>
          <w:sz w:val="20"/>
          <w:szCs w:val="20"/>
          <w:highlight w:val="magenta"/>
        </w:rPr>
        <w:t xml:space="preserve">Si </w:t>
      </w:r>
      <w:r w:rsidR="006C6F51" w:rsidRPr="006C6F51">
        <w:rPr>
          <w:sz w:val="20"/>
          <w:szCs w:val="20"/>
          <w:highlight w:val="magenta"/>
        </w:rPr>
        <w:t xml:space="preserve">&lt;el material contado previamente es de tipo cable&gt; </w:t>
      </w:r>
    </w:p>
    <w:p w:rsidR="00AC46DF" w:rsidRPr="006C6F51" w:rsidRDefault="006C6F51" w:rsidP="006C6F51">
      <w:pPr>
        <w:pStyle w:val="Prrafodelista"/>
        <w:numPr>
          <w:ilvl w:val="1"/>
          <w:numId w:val="6"/>
        </w:numPr>
        <w:tabs>
          <w:tab w:val="left" w:pos="851"/>
        </w:tabs>
        <w:ind w:hanging="150"/>
        <w:rPr>
          <w:sz w:val="20"/>
          <w:szCs w:val="20"/>
          <w:highlight w:val="magenta"/>
        </w:rPr>
      </w:pPr>
      <w:r w:rsidRPr="006C6F51">
        <w:rPr>
          <w:sz w:val="20"/>
          <w:szCs w:val="20"/>
          <w:highlight w:val="magenta"/>
        </w:rPr>
        <w:t xml:space="preserve">El sistema presenta la </w:t>
      </w:r>
      <w:r w:rsidR="00421046" w:rsidRPr="006C6F51">
        <w:rPr>
          <w:sz w:val="20"/>
          <w:szCs w:val="20"/>
          <w:highlight w:val="magenta"/>
        </w:rPr>
        <w:t xml:space="preserve">opción </w:t>
      </w:r>
      <w:r w:rsidR="00421046" w:rsidRPr="006C6F51">
        <w:rPr>
          <w:b/>
          <w:sz w:val="20"/>
          <w:szCs w:val="20"/>
          <w:highlight w:val="magenta"/>
        </w:rPr>
        <w:t>Regresar</w:t>
      </w:r>
      <w:r w:rsidR="00421046" w:rsidRPr="006C6F51">
        <w:rPr>
          <w:sz w:val="20"/>
          <w:szCs w:val="20"/>
          <w:highlight w:val="magenta"/>
        </w:rPr>
        <w:t>&gt;</w:t>
      </w:r>
    </w:p>
    <w:p w:rsidR="007F19EC" w:rsidDel="004D0007" w:rsidRDefault="00AC46DF" w:rsidP="00AC46DF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del w:id="32" w:author="lpasindo" w:date="2012-02-09T11:15:00Z"/>
          <w:sz w:val="20"/>
          <w:szCs w:val="20"/>
        </w:rPr>
      </w:pPr>
      <w:del w:id="33" w:author="lpasindo" w:date="2012-02-09T11:15:00Z">
        <w:r w:rsidDel="004D0007">
          <w:rPr>
            <w:sz w:val="20"/>
            <w:szCs w:val="20"/>
          </w:rPr>
          <w:delText xml:space="preserve">Si &lt;existe un material </w:delText>
        </w:r>
        <w:r w:rsidR="007F19EC" w:rsidDel="004D0007">
          <w:rPr>
            <w:sz w:val="20"/>
            <w:szCs w:val="20"/>
          </w:rPr>
          <w:delText xml:space="preserve">general </w:delText>
        </w:r>
        <w:r w:rsidDel="004D0007">
          <w:rPr>
            <w:sz w:val="20"/>
            <w:szCs w:val="20"/>
          </w:rPr>
          <w:delText>que se haya contado previamente&gt;</w:delText>
        </w:r>
      </w:del>
    </w:p>
    <w:p w:rsidR="00AC46DF" w:rsidDel="004D0007" w:rsidRDefault="007F19EC" w:rsidP="007F19EC">
      <w:pPr>
        <w:pStyle w:val="Prrafodelista"/>
        <w:numPr>
          <w:ilvl w:val="3"/>
          <w:numId w:val="6"/>
        </w:numPr>
        <w:ind w:left="2410" w:hanging="850"/>
        <w:jc w:val="both"/>
        <w:rPr>
          <w:del w:id="34" w:author="lpasindo" w:date="2012-02-09T11:15:00Z"/>
          <w:sz w:val="20"/>
          <w:szCs w:val="20"/>
        </w:rPr>
      </w:pPr>
      <w:del w:id="35" w:author="lpasindo" w:date="2012-02-09T11:15:00Z">
        <w:r w:rsidDel="004D0007">
          <w:rPr>
            <w:sz w:val="20"/>
            <w:szCs w:val="20"/>
          </w:rPr>
          <w:delText>E</w:delText>
        </w:r>
        <w:r w:rsidR="00AC46DF" w:rsidDel="004D0007">
          <w:rPr>
            <w:sz w:val="20"/>
            <w:szCs w:val="20"/>
          </w:rPr>
          <w:delText>l sistema obtiene y presenta su información:</w:delText>
        </w:r>
      </w:del>
    </w:p>
    <w:p w:rsidR="00AC46DF" w:rsidRPr="00A63A58" w:rsidDel="004D0007" w:rsidRDefault="00AC46DF" w:rsidP="007F19EC">
      <w:pPr>
        <w:pStyle w:val="Prrafodelista"/>
        <w:numPr>
          <w:ilvl w:val="4"/>
          <w:numId w:val="6"/>
        </w:numPr>
        <w:ind w:left="3402"/>
        <w:jc w:val="both"/>
        <w:rPr>
          <w:del w:id="36" w:author="lpasindo" w:date="2012-02-09T11:15:00Z"/>
          <w:b/>
          <w:sz w:val="20"/>
          <w:szCs w:val="20"/>
        </w:rPr>
      </w:pPr>
      <w:del w:id="37" w:author="lpasindo" w:date="2012-02-09T11:15:00Z">
        <w:r w:rsidRPr="00A63A58" w:rsidDel="004D0007">
          <w:rPr>
            <w:b/>
            <w:sz w:val="20"/>
            <w:szCs w:val="20"/>
          </w:rPr>
          <w:delText>Arqueo</w:delText>
        </w:r>
      </w:del>
    </w:p>
    <w:p w:rsidR="00AC46DF" w:rsidRPr="007F19EC" w:rsidDel="004D0007" w:rsidRDefault="00AC46DF" w:rsidP="007F19EC">
      <w:pPr>
        <w:pStyle w:val="Prrafodelista"/>
        <w:numPr>
          <w:ilvl w:val="5"/>
          <w:numId w:val="6"/>
        </w:numPr>
        <w:ind w:left="4536"/>
        <w:jc w:val="both"/>
        <w:rPr>
          <w:del w:id="38" w:author="lpasindo" w:date="2012-02-09T11:15:00Z"/>
          <w:rFonts w:cs="Arial"/>
          <w:sz w:val="20"/>
          <w:szCs w:val="20"/>
        </w:rPr>
      </w:pPr>
      <w:del w:id="39" w:author="lpasindo" w:date="2012-02-09T11:15:00Z">
        <w:r w:rsidRPr="007F19EC" w:rsidDel="004D0007">
          <w:rPr>
            <w:rFonts w:cs="Arial"/>
            <w:sz w:val="20"/>
            <w:szCs w:val="20"/>
          </w:rPr>
          <w:delText>ClaveMaterial</w:delText>
        </w:r>
      </w:del>
    </w:p>
    <w:p w:rsidR="00AC46DF" w:rsidRPr="007F19EC" w:rsidDel="004D0007" w:rsidRDefault="00AC46DF" w:rsidP="007F19EC">
      <w:pPr>
        <w:pStyle w:val="Prrafodelista"/>
        <w:numPr>
          <w:ilvl w:val="5"/>
          <w:numId w:val="6"/>
        </w:numPr>
        <w:ind w:left="4536"/>
        <w:jc w:val="both"/>
        <w:rPr>
          <w:del w:id="40" w:author="lpasindo" w:date="2012-02-09T11:15:00Z"/>
          <w:rFonts w:cs="Arial"/>
          <w:sz w:val="20"/>
          <w:szCs w:val="20"/>
        </w:rPr>
      </w:pPr>
      <w:del w:id="41" w:author="lpasindo" w:date="2012-02-09T11:15:00Z">
        <w:r w:rsidRPr="007F19EC" w:rsidDel="004D0007">
          <w:rPr>
            <w:rFonts w:cs="Arial"/>
            <w:sz w:val="20"/>
            <w:szCs w:val="20"/>
          </w:rPr>
          <w:delText>Cantidad</w:delText>
        </w:r>
        <w:r w:rsidRPr="007F19EC" w:rsidDel="004D0007">
          <w:rPr>
            <w:rFonts w:cs="Arial"/>
            <w:sz w:val="20"/>
            <w:szCs w:val="20"/>
          </w:rPr>
          <w:tab/>
        </w:r>
      </w:del>
    </w:p>
    <w:p w:rsidR="007F19EC" w:rsidRDefault="007F19EC" w:rsidP="007F19EC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del w:id="42" w:author="lpasindo" w:date="2012-02-09T11:15:00Z">
        <w:r w:rsidDel="004D0007">
          <w:rPr>
            <w:sz w:val="20"/>
            <w:szCs w:val="20"/>
          </w:rPr>
          <w:delText xml:space="preserve">El sistema continúa en el </w:delText>
        </w:r>
        <w:r w:rsidR="00A63A58" w:rsidDel="004D0007">
          <w:fldChar w:fldCharType="begin"/>
        </w:r>
        <w:r w:rsidR="00A63A58" w:rsidDel="004D0007">
          <w:delInstrText xml:space="preserve"> HYPERLINK \l "paso10_3" </w:delInstrText>
        </w:r>
        <w:r w:rsidR="00A63A58" w:rsidDel="004D0007">
          <w:fldChar w:fldCharType="separate"/>
        </w:r>
        <w:r w:rsidRPr="00A343B9" w:rsidDel="004D0007">
          <w:rPr>
            <w:rStyle w:val="Hipervnculo"/>
            <w:b/>
            <w:sz w:val="20"/>
            <w:szCs w:val="20"/>
          </w:rPr>
          <w:delText>paso 10.3</w:delText>
        </w:r>
        <w:r w:rsidR="00A63A58" w:rsidDel="004D0007">
          <w:rPr>
            <w:rStyle w:val="Hipervnculo"/>
            <w:b/>
            <w:sz w:val="20"/>
            <w:szCs w:val="20"/>
          </w:rPr>
          <w:fldChar w:fldCharType="end"/>
        </w:r>
        <w:r w:rsidDel="004D0007">
          <w:rPr>
            <w:sz w:val="20"/>
            <w:szCs w:val="20"/>
          </w:rPr>
          <w:delText xml:space="preserve"> del flujo básico</w:delText>
        </w:r>
      </w:del>
    </w:p>
    <w:p w:rsidR="00B57BE4" w:rsidRDefault="00B57BE4" w:rsidP="004D0007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Si </w:t>
      </w:r>
      <w:r w:rsidR="006C6F51">
        <w:rPr>
          <w:sz w:val="20"/>
          <w:szCs w:val="20"/>
        </w:rPr>
        <w:t>&lt;el actor selecciona la opción Regresar&gt;</w:t>
      </w:r>
    </w:p>
    <w:p w:rsidR="00B57BE4" w:rsidRDefault="00B57BE4" w:rsidP="006C6F51">
      <w:pPr>
        <w:pStyle w:val="Prrafodelista"/>
        <w:numPr>
          <w:ilvl w:val="2"/>
          <w:numId w:val="6"/>
        </w:numPr>
        <w:ind w:left="1418" w:hanging="567"/>
        <w:jc w:val="both"/>
        <w:rPr>
          <w:sz w:val="20"/>
          <w:szCs w:val="20"/>
        </w:rPr>
      </w:pPr>
      <w:r>
        <w:rPr>
          <w:sz w:val="20"/>
          <w:szCs w:val="20"/>
        </w:rPr>
        <w:t>El sistema obtiene y presenta información de las series finales proporcionadas por el actor para cada carrete presentado</w:t>
      </w:r>
    </w:p>
    <w:p w:rsidR="00B57BE4" w:rsidRDefault="00B57BE4" w:rsidP="006C6F51">
      <w:pPr>
        <w:pStyle w:val="Prrafodelista"/>
        <w:numPr>
          <w:ilvl w:val="2"/>
          <w:numId w:val="6"/>
        </w:numPr>
        <w:ind w:left="1418" w:hanging="567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sistema continúa en el </w:t>
      </w:r>
      <w:hyperlink w:anchor="paso8_4" w:history="1">
        <w:r w:rsidRPr="00A343B9">
          <w:rPr>
            <w:rStyle w:val="Hipervnculo"/>
            <w:b/>
            <w:sz w:val="20"/>
            <w:szCs w:val="20"/>
          </w:rPr>
          <w:t>paso 8.</w:t>
        </w:r>
        <w:r w:rsidR="004D0007">
          <w:rPr>
            <w:rStyle w:val="Hipervnculo"/>
            <w:b/>
            <w:sz w:val="20"/>
            <w:szCs w:val="20"/>
          </w:rPr>
          <w:t>3.2.1</w:t>
        </w:r>
      </w:hyperlink>
      <w:r>
        <w:rPr>
          <w:sz w:val="20"/>
          <w:szCs w:val="20"/>
        </w:rPr>
        <w:t xml:space="preserve"> del flujo básico</w:t>
      </w:r>
    </w:p>
    <w:p w:rsidR="00421046" w:rsidRPr="00AC46DF" w:rsidRDefault="00421046" w:rsidP="00A63A58">
      <w:pPr>
        <w:pStyle w:val="Prrafodelista"/>
        <w:numPr>
          <w:ilvl w:val="0"/>
          <w:numId w:val="6"/>
        </w:numPr>
        <w:rPr>
          <w:sz w:val="20"/>
          <w:szCs w:val="20"/>
        </w:rPr>
      </w:pPr>
      <w:r w:rsidRPr="00AC46DF">
        <w:rPr>
          <w:sz w:val="20"/>
          <w:szCs w:val="20"/>
        </w:rPr>
        <w:t xml:space="preserve">Si &lt;el actor selecciona la opción </w:t>
      </w:r>
      <w:r w:rsidRPr="00AC46DF">
        <w:rPr>
          <w:b/>
          <w:sz w:val="20"/>
          <w:szCs w:val="20"/>
        </w:rPr>
        <w:t>Continuar</w:t>
      </w:r>
      <w:r w:rsidRPr="00AC46DF">
        <w:rPr>
          <w:sz w:val="20"/>
          <w:szCs w:val="20"/>
        </w:rPr>
        <w:t>&gt;</w:t>
      </w:r>
    </w:p>
    <w:p w:rsidR="00421046" w:rsidRPr="00421046" w:rsidRDefault="00421046" w:rsidP="004D000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valida la información proporcionada de acuerdo con la validación </w:t>
      </w:r>
      <w:bookmarkStart w:id="43" w:name="VA01r"/>
      <w:r w:rsidR="00B57BE4">
        <w:fldChar w:fldCharType="begin"/>
      </w:r>
      <w:r w:rsidR="00B57BE4">
        <w:instrText xml:space="preserve"> HYPERLINK \l "VA01" </w:instrText>
      </w:r>
      <w:r w:rsidR="00B57BE4">
        <w:fldChar w:fldCharType="separate"/>
      </w:r>
      <w:r w:rsidRPr="00EE095C">
        <w:rPr>
          <w:rStyle w:val="Hipervnculo"/>
          <w:rFonts w:cs="Arial"/>
          <w:b/>
          <w:sz w:val="20"/>
          <w:szCs w:val="20"/>
        </w:rPr>
        <w:t>VA01 Validar Datos Proporcionados</w:t>
      </w:r>
      <w:r w:rsidR="00B57BE4">
        <w:rPr>
          <w:rStyle w:val="Hipervnculo"/>
          <w:rFonts w:cs="Arial"/>
          <w:b/>
          <w:sz w:val="20"/>
          <w:szCs w:val="20"/>
        </w:rPr>
        <w:fldChar w:fldCharType="end"/>
      </w:r>
    </w:p>
    <w:p w:rsidR="00421046" w:rsidRPr="00B661F0" w:rsidRDefault="00421046" w:rsidP="004D0007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bookmarkStart w:id="44" w:name="paso10_5_2"/>
      <w:bookmarkEnd w:id="43"/>
      <w:r w:rsidRPr="00B661F0">
        <w:rPr>
          <w:sz w:val="20"/>
          <w:szCs w:val="20"/>
        </w:rPr>
        <w:t>El sistema registra información</w:t>
      </w:r>
      <w:r>
        <w:rPr>
          <w:sz w:val="20"/>
          <w:szCs w:val="20"/>
        </w:rPr>
        <w:t xml:space="preserve"> de la cantidad de material a bordo de la cuadrilla:</w:t>
      </w:r>
    </w:p>
    <w:bookmarkEnd w:id="44"/>
    <w:p w:rsidR="00421046" w:rsidRPr="00B661F0" w:rsidRDefault="00421046" w:rsidP="004D0007">
      <w:pPr>
        <w:pStyle w:val="Prrafodelista"/>
        <w:numPr>
          <w:ilvl w:val="2"/>
          <w:numId w:val="6"/>
        </w:numPr>
        <w:tabs>
          <w:tab w:val="left" w:pos="1560"/>
        </w:tabs>
        <w:ind w:firstLine="131"/>
        <w:jc w:val="both"/>
        <w:rPr>
          <w:rFonts w:cs="Arial"/>
          <w:sz w:val="20"/>
          <w:szCs w:val="20"/>
        </w:rPr>
      </w:pPr>
      <w:r>
        <w:rPr>
          <w:sz w:val="20"/>
          <w:szCs w:val="20"/>
        </w:rPr>
        <w:t>Arqueo</w:t>
      </w:r>
    </w:p>
    <w:p w:rsidR="00421046" w:rsidRPr="00421046" w:rsidRDefault="00421046" w:rsidP="004D0007">
      <w:pPr>
        <w:pStyle w:val="Prrafodelista"/>
        <w:numPr>
          <w:ilvl w:val="4"/>
          <w:numId w:val="6"/>
        </w:numPr>
        <w:ind w:left="2552" w:hanging="992"/>
        <w:jc w:val="both"/>
        <w:rPr>
          <w:sz w:val="20"/>
          <w:szCs w:val="20"/>
        </w:rPr>
      </w:pPr>
      <w:proofErr w:type="spellStart"/>
      <w:r w:rsidRPr="00421046">
        <w:rPr>
          <w:sz w:val="20"/>
          <w:szCs w:val="20"/>
        </w:rPr>
        <w:t>ClaveMaterial</w:t>
      </w:r>
      <w:proofErr w:type="spellEnd"/>
    </w:p>
    <w:p w:rsidR="000D60A7" w:rsidRPr="004F37C2" w:rsidRDefault="00421046" w:rsidP="004D0007">
      <w:pPr>
        <w:pStyle w:val="Prrafodelista"/>
        <w:numPr>
          <w:ilvl w:val="4"/>
          <w:numId w:val="6"/>
        </w:numPr>
        <w:ind w:left="2552" w:hanging="992"/>
        <w:jc w:val="both"/>
        <w:rPr>
          <w:sz w:val="20"/>
          <w:szCs w:val="20"/>
        </w:rPr>
      </w:pPr>
      <w:r w:rsidRPr="00421046">
        <w:rPr>
          <w:sz w:val="20"/>
          <w:szCs w:val="20"/>
        </w:rPr>
        <w:t>Cantidad</w:t>
      </w:r>
      <w:r>
        <w:rPr>
          <w:sz w:val="20"/>
          <w:szCs w:val="20"/>
        </w:rPr>
        <w:tab/>
      </w:r>
    </w:p>
    <w:p w:rsidR="005A1C21" w:rsidRPr="005A1C21" w:rsidRDefault="009E2B9C" w:rsidP="005A1C21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</w:rPr>
      </w:pPr>
      <w:del w:id="45" w:author="lpasindo" w:date="2012-02-09T11:19:00Z">
        <w:r w:rsidDel="004D0007">
          <w:rPr>
            <w:sz w:val="20"/>
            <w:szCs w:val="20"/>
          </w:rPr>
          <w:delText>Si &lt;aún existen materiales</w:delText>
        </w:r>
        <w:r w:rsidR="005A1C21" w:rsidDel="004D0007">
          <w:rPr>
            <w:sz w:val="20"/>
            <w:szCs w:val="20"/>
          </w:rPr>
          <w:delText xml:space="preserve"> por contar&gt;, el sistema continúa con el </w:delText>
        </w:r>
        <w:r w:rsidR="00A63A58" w:rsidDel="004D0007">
          <w:fldChar w:fldCharType="begin"/>
        </w:r>
        <w:r w:rsidR="00A63A58" w:rsidDel="004D0007">
          <w:delInstrText xml:space="preserve"> HYPERLINK \l "paso10_1" </w:delInstrText>
        </w:r>
        <w:r w:rsidR="00A63A58" w:rsidDel="004D0007">
          <w:fldChar w:fldCharType="separate"/>
        </w:r>
        <w:r w:rsidR="005A1C21" w:rsidRPr="00A343B9" w:rsidDel="004D0007">
          <w:rPr>
            <w:rStyle w:val="Hipervnculo"/>
            <w:b/>
            <w:sz w:val="20"/>
            <w:szCs w:val="20"/>
          </w:rPr>
          <w:delText>paso 10.1</w:delText>
        </w:r>
        <w:r w:rsidR="00A63A58" w:rsidDel="004D0007">
          <w:rPr>
            <w:rStyle w:val="Hipervnculo"/>
            <w:b/>
            <w:sz w:val="20"/>
            <w:szCs w:val="20"/>
          </w:rPr>
          <w:fldChar w:fldCharType="end"/>
        </w:r>
        <w:r w:rsidR="005A1C21" w:rsidDel="004D0007">
          <w:rPr>
            <w:sz w:val="20"/>
            <w:szCs w:val="20"/>
          </w:rPr>
          <w:delText xml:space="preserve"> del flujo básico</w:delText>
        </w:r>
      </w:del>
    </w:p>
    <w:p w:rsidR="004F37C2" w:rsidRPr="00EE095C" w:rsidRDefault="004F37C2" w:rsidP="004F37C2">
      <w:pPr>
        <w:pStyle w:val="Prrafodelista"/>
        <w:numPr>
          <w:ilvl w:val="0"/>
          <w:numId w:val="6"/>
        </w:numPr>
        <w:rPr>
          <w:sz w:val="20"/>
          <w:szCs w:val="20"/>
        </w:rPr>
      </w:pPr>
      <w:bookmarkStart w:id="46" w:name="paso11"/>
      <w:r w:rsidRPr="00EE095C">
        <w:rPr>
          <w:rFonts w:cs="Arial"/>
          <w:sz w:val="20"/>
          <w:szCs w:val="20"/>
        </w:rPr>
        <w:t>El sistema presenta la siguiente información en el encabezado de la pantalla:</w:t>
      </w:r>
    </w:p>
    <w:bookmarkEnd w:id="46"/>
    <w:p w:rsidR="004F37C2" w:rsidRPr="00EE095C" w:rsidRDefault="004F37C2" w:rsidP="004F37C2">
      <w:pPr>
        <w:pStyle w:val="Prrafodelista"/>
        <w:numPr>
          <w:ilvl w:val="1"/>
          <w:numId w:val="6"/>
        </w:numPr>
        <w:ind w:left="851" w:hanging="425"/>
        <w:rPr>
          <w:b/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Fecha de acuerdo con la regla de negocio </w:t>
      </w:r>
      <w:hyperlink r:id="rId21" w:anchor="RN16" w:history="1">
        <w:r w:rsidRPr="00EE095C">
          <w:rPr>
            <w:rStyle w:val="Hipervnculo"/>
            <w:b/>
            <w:sz w:val="20"/>
            <w:szCs w:val="20"/>
            <w:lang w:eastAsia="en-US"/>
          </w:rPr>
          <w:t>RN16 Valor por Defecto Fecha Actual</w:t>
        </w:r>
      </w:hyperlink>
    </w:p>
    <w:p w:rsidR="004F37C2" w:rsidRPr="00EE095C" w:rsidRDefault="004F37C2" w:rsidP="004F37C2">
      <w:pPr>
        <w:pStyle w:val="Prrafodelista"/>
        <w:numPr>
          <w:ilvl w:val="1"/>
          <w:numId w:val="6"/>
        </w:numPr>
        <w:ind w:left="851" w:hanging="425"/>
        <w:rPr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Hora de acuerdo con la regla de negocio </w:t>
      </w:r>
      <w:hyperlink r:id="rId22" w:anchor="RN39" w:history="1">
        <w:r w:rsidRPr="00EE095C">
          <w:rPr>
            <w:rStyle w:val="Hipervnculo"/>
            <w:b/>
            <w:sz w:val="20"/>
            <w:szCs w:val="20"/>
            <w:lang w:eastAsia="en-US"/>
          </w:rPr>
          <w:t>RN39 Valor por Defecto Hora Actual</w:t>
        </w:r>
      </w:hyperlink>
    </w:p>
    <w:p w:rsidR="004F37C2" w:rsidRPr="000D60A7" w:rsidRDefault="004F37C2" w:rsidP="004F37C2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Porcentaje restante de batería</w:t>
      </w:r>
    </w:p>
    <w:p w:rsidR="001F7C30" w:rsidRDefault="004B18E2" w:rsidP="0031011A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presenta la </w:t>
      </w:r>
      <w:r w:rsidR="004F37C2">
        <w:rPr>
          <w:rFonts w:cs="Arial"/>
          <w:sz w:val="20"/>
          <w:szCs w:val="20"/>
        </w:rPr>
        <w:t>siguiente información:</w:t>
      </w:r>
    </w:p>
    <w:p w:rsidR="004F37C2" w:rsidRPr="00EE095C" w:rsidRDefault="004F37C2" w:rsidP="004F37C2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Materiales/Equipos faltantes</w:t>
      </w:r>
      <w:r w:rsidR="001D049A">
        <w:rPr>
          <w:rFonts w:cs="Arial"/>
          <w:sz w:val="20"/>
          <w:szCs w:val="20"/>
        </w:rPr>
        <w:t>…</w:t>
      </w:r>
    </w:p>
    <w:p w:rsidR="007F13A4" w:rsidRPr="00EE095C" w:rsidRDefault="007F13A4" w:rsidP="007F13A4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bookmarkStart w:id="47" w:name="paso13"/>
      <w:r w:rsidRPr="00EE095C">
        <w:rPr>
          <w:rFonts w:cs="Arial"/>
          <w:sz w:val="20"/>
          <w:szCs w:val="20"/>
        </w:rPr>
        <w:t xml:space="preserve">El sistema presenta </w:t>
      </w:r>
      <w:r w:rsidR="004F37C2">
        <w:rPr>
          <w:rFonts w:cs="Arial"/>
          <w:sz w:val="20"/>
          <w:szCs w:val="20"/>
        </w:rPr>
        <w:t>y solicita la siguiente información:</w:t>
      </w:r>
    </w:p>
    <w:bookmarkEnd w:id="47"/>
    <w:p w:rsidR="007F13A4" w:rsidRPr="00EE095C" w:rsidRDefault="007F13A4" w:rsidP="007C51D8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 w:rsidRPr="00EE095C">
        <w:rPr>
          <w:sz w:val="20"/>
          <w:szCs w:val="20"/>
        </w:rPr>
        <w:t>Código</w:t>
      </w:r>
      <w:r w:rsidR="00554B8F">
        <w:rPr>
          <w:sz w:val="20"/>
          <w:szCs w:val="20"/>
        </w:rPr>
        <w:t xml:space="preserve"> </w:t>
      </w:r>
      <w:r w:rsidR="00554B8F">
        <w:rPr>
          <w:rFonts w:cs="Arial"/>
          <w:sz w:val="20"/>
          <w:szCs w:val="20"/>
        </w:rPr>
        <w:t xml:space="preserve">de acuerdo con la regla de negocio </w:t>
      </w:r>
      <w:hyperlink r:id="rId23" w:anchor="RN144" w:history="1">
        <w:r w:rsidR="00554B8F" w:rsidRPr="001523A3">
          <w:rPr>
            <w:rStyle w:val="Hipervnculo"/>
            <w:rFonts w:cs="Arial"/>
            <w:b/>
            <w:sz w:val="20"/>
            <w:szCs w:val="20"/>
          </w:rPr>
          <w:t>RN144 Información Deshabilitada</w:t>
        </w:r>
      </w:hyperlink>
    </w:p>
    <w:p w:rsidR="007F13A4" w:rsidRPr="00EE095C" w:rsidRDefault="004F37C2" w:rsidP="007C51D8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7F13A4" w:rsidRPr="00EE095C" w:rsidRDefault="004F37C2" w:rsidP="007C51D8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Serie Carrete Inicial</w:t>
      </w:r>
      <w:r w:rsidR="00667861">
        <w:rPr>
          <w:sz w:val="20"/>
          <w:szCs w:val="20"/>
        </w:rPr>
        <w:t xml:space="preserve"> </w:t>
      </w:r>
      <w:r w:rsidR="00667861">
        <w:rPr>
          <w:rFonts w:cs="Arial"/>
          <w:sz w:val="20"/>
          <w:szCs w:val="20"/>
        </w:rPr>
        <w:t xml:space="preserve">de acuerdo con la regla de negocio </w:t>
      </w:r>
      <w:hyperlink r:id="rId24" w:anchor="RN144" w:history="1">
        <w:r w:rsidR="00667861" w:rsidRPr="001523A3">
          <w:rPr>
            <w:rStyle w:val="Hipervnculo"/>
            <w:rFonts w:cs="Arial"/>
            <w:b/>
            <w:sz w:val="20"/>
            <w:szCs w:val="20"/>
          </w:rPr>
          <w:t>RN144 Información Deshabilitada</w:t>
        </w:r>
      </w:hyperlink>
    </w:p>
    <w:p w:rsidR="009B6098" w:rsidRPr="00EE095C" w:rsidRDefault="004F37C2" w:rsidP="007C51D8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t>Serie Carrete Final</w:t>
      </w:r>
      <w:r w:rsidR="00667861">
        <w:rPr>
          <w:sz w:val="20"/>
          <w:szCs w:val="20"/>
        </w:rPr>
        <w:t xml:space="preserve"> </w:t>
      </w:r>
      <w:r w:rsidR="00667861">
        <w:rPr>
          <w:rFonts w:cs="Arial"/>
          <w:sz w:val="20"/>
          <w:szCs w:val="20"/>
        </w:rPr>
        <w:t xml:space="preserve">de acuerdo con la regla de negocio </w:t>
      </w:r>
      <w:hyperlink r:id="rId25" w:anchor="RN144" w:history="1">
        <w:r w:rsidR="00667861" w:rsidRPr="001523A3">
          <w:rPr>
            <w:rStyle w:val="Hipervnculo"/>
            <w:rFonts w:cs="Arial"/>
            <w:b/>
            <w:sz w:val="20"/>
            <w:szCs w:val="20"/>
          </w:rPr>
          <w:t>RN144 Información Deshabilitada</w:t>
        </w:r>
      </w:hyperlink>
    </w:p>
    <w:p w:rsidR="00E6046B" w:rsidRPr="00E6046B" w:rsidRDefault="00E6046B" w:rsidP="00BB77A5">
      <w:pPr>
        <w:pStyle w:val="Prrafodelista"/>
        <w:numPr>
          <w:ilvl w:val="0"/>
          <w:numId w:val="6"/>
        </w:numPr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Si &lt;</w:t>
      </w:r>
      <w:r w:rsidR="001D049A"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sz w:val="20"/>
          <w:szCs w:val="20"/>
        </w:rPr>
        <w:t xml:space="preserve">de </w:t>
      </w:r>
      <w:r>
        <w:rPr>
          <w:rFonts w:cs="Arial"/>
          <w:b/>
          <w:sz w:val="20"/>
          <w:szCs w:val="20"/>
        </w:rPr>
        <w:t>Búsqueda</w:t>
      </w:r>
      <w:r w:rsidR="001D049A" w:rsidRPr="001D049A">
        <w:rPr>
          <w:rFonts w:cs="Arial"/>
          <w:sz w:val="20"/>
          <w:szCs w:val="20"/>
        </w:rPr>
        <w:t>&gt;</w:t>
      </w:r>
    </w:p>
    <w:p w:rsidR="001D049A" w:rsidRPr="001D049A" w:rsidRDefault="00E6046B" w:rsidP="00E6046B">
      <w:pPr>
        <w:pStyle w:val="Prrafodelista"/>
        <w:numPr>
          <w:ilvl w:val="1"/>
          <w:numId w:val="6"/>
        </w:numPr>
        <w:ind w:left="851" w:hanging="425"/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E</w:t>
      </w:r>
      <w:r w:rsidR="001D049A">
        <w:rPr>
          <w:rFonts w:cs="Arial"/>
          <w:sz w:val="20"/>
          <w:szCs w:val="20"/>
        </w:rPr>
        <w:t xml:space="preserve">l sistema continúa con el flujo alterno opcional </w:t>
      </w:r>
      <w:bookmarkStart w:id="48" w:name="AO01r"/>
      <w:r w:rsidR="007E53B5">
        <w:rPr>
          <w:rFonts w:cs="Arial"/>
          <w:b/>
          <w:sz w:val="20"/>
          <w:szCs w:val="20"/>
        </w:rPr>
        <w:fldChar w:fldCharType="begin"/>
      </w:r>
      <w:r w:rsidR="007E53B5">
        <w:rPr>
          <w:rFonts w:cs="Arial"/>
          <w:b/>
          <w:sz w:val="20"/>
          <w:szCs w:val="20"/>
        </w:rPr>
        <w:instrText xml:space="preserve"> HYPERLINK  \l "AO01" </w:instrText>
      </w:r>
      <w:r w:rsidR="007E53B5">
        <w:rPr>
          <w:rFonts w:cs="Arial"/>
          <w:b/>
          <w:sz w:val="20"/>
          <w:szCs w:val="20"/>
        </w:rPr>
        <w:fldChar w:fldCharType="separate"/>
      </w:r>
      <w:r w:rsidR="001D049A" w:rsidRPr="007E53B5">
        <w:rPr>
          <w:rStyle w:val="Hipervnculo"/>
          <w:rFonts w:cs="Arial"/>
          <w:b/>
          <w:sz w:val="20"/>
          <w:szCs w:val="20"/>
        </w:rPr>
        <w:t>AO01 Catálogo de Materiales y Equipos</w:t>
      </w:r>
      <w:r w:rsidR="007E53B5">
        <w:rPr>
          <w:rFonts w:cs="Arial"/>
          <w:b/>
          <w:sz w:val="20"/>
          <w:szCs w:val="20"/>
        </w:rPr>
        <w:fldChar w:fldCharType="end"/>
      </w:r>
      <w:bookmarkEnd w:id="48"/>
    </w:p>
    <w:p w:rsidR="001D049A" w:rsidRPr="00554B8F" w:rsidRDefault="007E53B5" w:rsidP="00E6046B">
      <w:pPr>
        <w:pStyle w:val="Prrafodelista"/>
        <w:numPr>
          <w:ilvl w:val="1"/>
          <w:numId w:val="6"/>
        </w:numPr>
        <w:ind w:left="851" w:hanging="425"/>
        <w:rPr>
          <w:rStyle w:val="Hipervnculo"/>
          <w:rFonts w:cs="Arial"/>
          <w:b/>
          <w:color w:val="auto"/>
          <w:sz w:val="20"/>
          <w:szCs w:val="20"/>
          <w:u w:val="none"/>
        </w:rPr>
      </w:pPr>
      <w:bookmarkStart w:id="49" w:name="paso14_2"/>
      <w:r>
        <w:rPr>
          <w:rFonts w:cs="Arial"/>
          <w:sz w:val="20"/>
          <w:szCs w:val="20"/>
        </w:rPr>
        <w:t xml:space="preserve">El sistema presenta el </w:t>
      </w:r>
      <w:r w:rsidR="00554B8F">
        <w:rPr>
          <w:rFonts w:cs="Arial"/>
          <w:sz w:val="20"/>
          <w:szCs w:val="20"/>
        </w:rPr>
        <w:t xml:space="preserve">código del </w:t>
      </w:r>
      <w:r>
        <w:rPr>
          <w:rFonts w:cs="Arial"/>
          <w:sz w:val="20"/>
          <w:szCs w:val="20"/>
        </w:rPr>
        <w:t xml:space="preserve">material o equipo digital seleccionado en el </w:t>
      </w:r>
      <w:r w:rsidR="00667861">
        <w:rPr>
          <w:rFonts w:cs="Arial"/>
          <w:sz w:val="20"/>
          <w:szCs w:val="20"/>
        </w:rPr>
        <w:t xml:space="preserve">flujo alterno opcional </w:t>
      </w:r>
      <w:hyperlink w:anchor="AO01" w:history="1">
        <w:r w:rsidR="00667861" w:rsidRPr="007E53B5">
          <w:rPr>
            <w:rStyle w:val="Hipervnculo"/>
            <w:rFonts w:cs="Arial"/>
            <w:b/>
            <w:sz w:val="20"/>
            <w:szCs w:val="20"/>
          </w:rPr>
          <w:t>AO01 Catálogo de Materiales y Equipos</w:t>
        </w:r>
      </w:hyperlink>
      <w:r w:rsidR="00667861">
        <w:rPr>
          <w:rFonts w:cs="Arial"/>
          <w:b/>
          <w:sz w:val="20"/>
          <w:szCs w:val="20"/>
        </w:rPr>
        <w:t xml:space="preserve"> </w:t>
      </w:r>
      <w:r w:rsidR="00667861" w:rsidRPr="00667861">
        <w:rPr>
          <w:rFonts w:cs="Arial"/>
          <w:sz w:val="20"/>
          <w:szCs w:val="20"/>
        </w:rPr>
        <w:t>de acuerdo con la regla de negocio</w:t>
      </w:r>
      <w:r w:rsidR="00667861">
        <w:rPr>
          <w:rFonts w:cs="Arial"/>
          <w:sz w:val="20"/>
          <w:szCs w:val="20"/>
        </w:rPr>
        <w:t xml:space="preserve"> </w:t>
      </w:r>
      <w:hyperlink r:id="rId26" w:anchor="RN187" w:history="1">
        <w:r w:rsidR="00667861" w:rsidRPr="00141CB7">
          <w:rPr>
            <w:rStyle w:val="Hipervnculo"/>
            <w:rFonts w:cs="Arial"/>
            <w:b/>
            <w:sz w:val="20"/>
            <w:szCs w:val="20"/>
          </w:rPr>
          <w:t>RN</w:t>
        </w:r>
        <w:r w:rsidR="00141CB7" w:rsidRPr="00141CB7">
          <w:rPr>
            <w:rStyle w:val="Hipervnculo"/>
            <w:rFonts w:cs="Arial"/>
            <w:b/>
            <w:sz w:val="20"/>
            <w:szCs w:val="20"/>
          </w:rPr>
          <w:t>187 Formato Material Seleccionado</w:t>
        </w:r>
      </w:hyperlink>
      <w:r w:rsidR="00554B8F">
        <w:rPr>
          <w:rStyle w:val="Hipervnculo"/>
          <w:rFonts w:cs="Arial"/>
          <w:b/>
          <w:sz w:val="20"/>
          <w:szCs w:val="20"/>
        </w:rPr>
        <w:t>:</w:t>
      </w:r>
    </w:p>
    <w:p w:rsidR="00554B8F" w:rsidRPr="00554B8F" w:rsidRDefault="00554B8F" w:rsidP="00554B8F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sz w:val="20"/>
          <w:szCs w:val="20"/>
        </w:rPr>
      </w:pPr>
      <w:r w:rsidRPr="00EE095C">
        <w:rPr>
          <w:sz w:val="20"/>
          <w:szCs w:val="20"/>
        </w:rPr>
        <w:t>Código</w:t>
      </w:r>
      <w:r>
        <w:rPr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de acuerdo con la regla de negocio </w:t>
      </w:r>
      <w:hyperlink r:id="rId27" w:anchor="RN144" w:history="1">
        <w:r w:rsidRPr="001523A3">
          <w:rPr>
            <w:rStyle w:val="Hipervnculo"/>
            <w:rFonts w:cs="Arial"/>
            <w:b/>
            <w:sz w:val="20"/>
            <w:szCs w:val="20"/>
          </w:rPr>
          <w:t>RN144 Información Deshabilitada</w:t>
        </w:r>
      </w:hyperlink>
    </w:p>
    <w:bookmarkEnd w:id="49"/>
    <w:p w:rsidR="00141CB7" w:rsidRDefault="00141CB7" w:rsidP="00E6046B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material </w:t>
      </w:r>
      <w:r w:rsidR="00A171FC">
        <w:rPr>
          <w:rFonts w:cs="Arial"/>
          <w:sz w:val="20"/>
          <w:szCs w:val="20"/>
        </w:rPr>
        <w:t>faltante</w:t>
      </w:r>
      <w:r>
        <w:rPr>
          <w:rFonts w:cs="Arial"/>
          <w:sz w:val="20"/>
          <w:szCs w:val="20"/>
        </w:rPr>
        <w:t xml:space="preserve"> es de tipo cable&gt;</w:t>
      </w:r>
    </w:p>
    <w:p w:rsidR="00141CB7" w:rsidRDefault="00141CB7" w:rsidP="00E6046B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 la siguiente información:</w:t>
      </w:r>
    </w:p>
    <w:p w:rsidR="00141CB7" w:rsidRPr="00141CB7" w:rsidRDefault="00141CB7" w:rsidP="00E6046B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Cantidad </w:t>
      </w:r>
      <w:r>
        <w:rPr>
          <w:rFonts w:cs="Arial"/>
          <w:sz w:val="20"/>
          <w:szCs w:val="20"/>
        </w:rPr>
        <w:t xml:space="preserve">de acuerdo con la regla de negocio </w:t>
      </w:r>
      <w:hyperlink r:id="rId28" w:anchor="RN144" w:history="1">
        <w:r w:rsidRPr="001523A3">
          <w:rPr>
            <w:rStyle w:val="Hipervnculo"/>
            <w:rFonts w:cs="Arial"/>
            <w:b/>
            <w:sz w:val="20"/>
            <w:szCs w:val="20"/>
          </w:rPr>
          <w:t>RN144 Información Deshabilitada</w:t>
        </w:r>
      </w:hyperlink>
    </w:p>
    <w:p w:rsidR="00141CB7" w:rsidRDefault="00141CB7" w:rsidP="00E6046B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bookmarkStart w:id="50" w:name="paso14_3_2"/>
      <w:r>
        <w:rPr>
          <w:rFonts w:cs="Arial"/>
          <w:sz w:val="20"/>
          <w:szCs w:val="20"/>
        </w:rPr>
        <w:t>El sistema solicita la siguiente información</w:t>
      </w:r>
    </w:p>
    <w:bookmarkEnd w:id="50"/>
    <w:p w:rsidR="00141CB7" w:rsidRPr="00141CB7" w:rsidRDefault="00141CB7" w:rsidP="00E6046B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 w:rsidRPr="00141CB7">
        <w:rPr>
          <w:sz w:val="20"/>
          <w:szCs w:val="20"/>
        </w:rPr>
        <w:t xml:space="preserve">Serie Carrete Inicial </w:t>
      </w:r>
    </w:p>
    <w:p w:rsidR="00667861" w:rsidRPr="00141CB7" w:rsidRDefault="00141CB7" w:rsidP="00E6046B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 w:rsidRPr="00141CB7">
        <w:rPr>
          <w:sz w:val="20"/>
          <w:szCs w:val="20"/>
        </w:rPr>
        <w:t xml:space="preserve">Serie Carrete Final </w:t>
      </w:r>
    </w:p>
    <w:p w:rsidR="00141CB7" w:rsidRDefault="00141CB7" w:rsidP="00E6046B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actor proporciona la siguiente información:</w:t>
      </w:r>
    </w:p>
    <w:p w:rsidR="00141CB7" w:rsidRPr="00141CB7" w:rsidRDefault="00141CB7" w:rsidP="00E6046B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 w:rsidRPr="00141CB7">
        <w:rPr>
          <w:sz w:val="20"/>
          <w:szCs w:val="20"/>
        </w:rPr>
        <w:t xml:space="preserve">Serie Carrete Inicial </w:t>
      </w:r>
    </w:p>
    <w:p w:rsidR="00141CB7" w:rsidRPr="00141CB7" w:rsidRDefault="00141CB7" w:rsidP="00E6046B">
      <w:pPr>
        <w:pStyle w:val="Prrafodelista"/>
        <w:numPr>
          <w:ilvl w:val="3"/>
          <w:numId w:val="6"/>
        </w:numPr>
        <w:ind w:left="2410" w:hanging="850"/>
        <w:jc w:val="both"/>
        <w:rPr>
          <w:sz w:val="20"/>
          <w:szCs w:val="20"/>
        </w:rPr>
      </w:pPr>
      <w:r w:rsidRPr="00141CB7">
        <w:rPr>
          <w:sz w:val="20"/>
          <w:szCs w:val="20"/>
        </w:rPr>
        <w:t xml:space="preserve">Serie Carrete Final </w:t>
      </w:r>
    </w:p>
    <w:p w:rsidR="00E6046B" w:rsidRPr="00E6046B" w:rsidRDefault="00E6046B" w:rsidP="00E6046B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 w:rsidRPr="00141CB7">
        <w:rPr>
          <w:rFonts w:cs="Arial"/>
          <w:sz w:val="20"/>
          <w:szCs w:val="20"/>
        </w:rPr>
        <w:t xml:space="preserve">El actor proporciona la cantidad </w:t>
      </w:r>
      <w:r>
        <w:rPr>
          <w:rFonts w:cs="Arial"/>
          <w:sz w:val="20"/>
          <w:szCs w:val="20"/>
        </w:rPr>
        <w:t xml:space="preserve">contada </w:t>
      </w:r>
      <w:r w:rsidRPr="00141CB7">
        <w:rPr>
          <w:rFonts w:cs="Arial"/>
          <w:sz w:val="20"/>
          <w:szCs w:val="20"/>
        </w:rPr>
        <w:t>de</w:t>
      </w:r>
      <w:r>
        <w:rPr>
          <w:rFonts w:cs="Arial"/>
          <w:sz w:val="20"/>
          <w:szCs w:val="20"/>
        </w:rPr>
        <w:t>l material faltante</w:t>
      </w:r>
    </w:p>
    <w:p w:rsidR="00FA244E" w:rsidRPr="00081892" w:rsidRDefault="00CC68AA" w:rsidP="005A11D0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081892">
        <w:rPr>
          <w:rFonts w:cs="Arial"/>
          <w:sz w:val="20"/>
          <w:szCs w:val="20"/>
        </w:rPr>
        <w:t xml:space="preserve">Si &lt;el actor selecciona la opción </w:t>
      </w:r>
      <w:r w:rsidRPr="00081892">
        <w:rPr>
          <w:rFonts w:cs="Arial"/>
          <w:b/>
          <w:sz w:val="20"/>
          <w:szCs w:val="20"/>
        </w:rPr>
        <w:t>Continuar</w:t>
      </w:r>
      <w:r w:rsidRPr="00081892">
        <w:rPr>
          <w:rFonts w:cs="Arial"/>
          <w:sz w:val="20"/>
          <w:szCs w:val="20"/>
        </w:rPr>
        <w:t>&gt;</w:t>
      </w:r>
    </w:p>
    <w:p w:rsidR="00CC68AA" w:rsidRDefault="00A171FC" w:rsidP="00A171FC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</w:t>
      </w:r>
      <w:r w:rsidR="00AB23CA">
        <w:rPr>
          <w:rFonts w:cs="Arial"/>
          <w:sz w:val="20"/>
          <w:szCs w:val="20"/>
        </w:rPr>
        <w:t xml:space="preserve">se proporcionó un </w:t>
      </w:r>
      <w:r>
        <w:rPr>
          <w:rFonts w:cs="Arial"/>
          <w:sz w:val="20"/>
          <w:szCs w:val="20"/>
        </w:rPr>
        <w:t>material faltante</w:t>
      </w:r>
      <w:r w:rsidR="00816C33">
        <w:rPr>
          <w:rFonts w:cs="Arial"/>
          <w:sz w:val="20"/>
          <w:szCs w:val="20"/>
        </w:rPr>
        <w:t xml:space="preserve"> </w:t>
      </w:r>
      <w:r w:rsidR="00AB23CA">
        <w:rPr>
          <w:rFonts w:cs="Arial"/>
          <w:sz w:val="20"/>
          <w:szCs w:val="20"/>
        </w:rPr>
        <w:t xml:space="preserve">y este </w:t>
      </w:r>
      <w:r w:rsidR="00816C33">
        <w:rPr>
          <w:rFonts w:cs="Arial"/>
          <w:sz w:val="20"/>
          <w:szCs w:val="20"/>
        </w:rPr>
        <w:t>no es de tipo cable&gt;</w:t>
      </w:r>
    </w:p>
    <w:p w:rsidR="005A11D0" w:rsidRPr="00C21F65" w:rsidRDefault="005A11D0" w:rsidP="00816C33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>El sistema valida la información proporcionada de acuerdo con la validación</w:t>
      </w:r>
      <w:r w:rsidR="00C21F65">
        <w:rPr>
          <w:rFonts w:cs="Arial"/>
          <w:sz w:val="20"/>
          <w:szCs w:val="20"/>
        </w:rPr>
        <w:t xml:space="preserve"> </w:t>
      </w:r>
      <w:bookmarkStart w:id="51" w:name="VA06r"/>
      <w:r w:rsidR="00C21F65">
        <w:rPr>
          <w:rFonts w:cs="Arial"/>
          <w:b/>
          <w:sz w:val="20"/>
          <w:szCs w:val="20"/>
        </w:rPr>
        <w:fldChar w:fldCharType="begin"/>
      </w:r>
      <w:r w:rsidR="00C21F65">
        <w:rPr>
          <w:rFonts w:cs="Arial"/>
          <w:b/>
          <w:sz w:val="20"/>
          <w:szCs w:val="20"/>
        </w:rPr>
        <w:instrText xml:space="preserve"> HYPERLINK  \l "VA06" </w:instrText>
      </w:r>
      <w:r w:rsidR="00C21F65">
        <w:rPr>
          <w:rFonts w:cs="Arial"/>
          <w:b/>
          <w:sz w:val="20"/>
          <w:szCs w:val="20"/>
        </w:rPr>
        <w:fldChar w:fldCharType="separate"/>
      </w:r>
      <w:r w:rsidR="00C21F65" w:rsidRPr="00C21F65">
        <w:rPr>
          <w:rStyle w:val="Hipervnculo"/>
          <w:rFonts w:cs="Arial"/>
          <w:b/>
          <w:sz w:val="20"/>
          <w:szCs w:val="20"/>
        </w:rPr>
        <w:t>VA06 Validar Datos Material Faltante</w:t>
      </w:r>
      <w:r w:rsidRPr="00C21F65">
        <w:rPr>
          <w:rStyle w:val="Hipervnculo"/>
          <w:rFonts w:cs="Arial"/>
          <w:b/>
          <w:sz w:val="20"/>
          <w:szCs w:val="20"/>
        </w:rPr>
        <w:t xml:space="preserve"> </w:t>
      </w:r>
      <w:r w:rsidR="00C21F65">
        <w:rPr>
          <w:rFonts w:cs="Arial"/>
          <w:b/>
          <w:sz w:val="20"/>
          <w:szCs w:val="20"/>
        </w:rPr>
        <w:fldChar w:fldCharType="end"/>
      </w:r>
      <w:r w:rsidRPr="00C21F65">
        <w:rPr>
          <w:rFonts w:cs="Arial"/>
          <w:b/>
          <w:sz w:val="20"/>
          <w:szCs w:val="20"/>
        </w:rPr>
        <w:t xml:space="preserve"> </w:t>
      </w:r>
    </w:p>
    <w:p w:rsidR="00816C33" w:rsidRPr="00B661F0" w:rsidRDefault="00816C33" w:rsidP="00816C33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bookmarkStart w:id="52" w:name="paso15_1_2"/>
      <w:bookmarkEnd w:id="51"/>
      <w:r w:rsidRPr="00B661F0">
        <w:rPr>
          <w:sz w:val="20"/>
          <w:szCs w:val="20"/>
        </w:rPr>
        <w:t>El sistema registra información</w:t>
      </w:r>
      <w:r>
        <w:rPr>
          <w:sz w:val="20"/>
          <w:szCs w:val="20"/>
        </w:rPr>
        <w:t xml:space="preserve"> de la cantidad de material a bordo de la cuadrilla:</w:t>
      </w:r>
    </w:p>
    <w:bookmarkEnd w:id="52"/>
    <w:p w:rsidR="00816C33" w:rsidRPr="00B661F0" w:rsidRDefault="00816C33" w:rsidP="00816C33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r>
        <w:rPr>
          <w:sz w:val="20"/>
          <w:szCs w:val="20"/>
        </w:rPr>
        <w:t>Arqueo</w:t>
      </w:r>
    </w:p>
    <w:p w:rsidR="00816C33" w:rsidRPr="00421046" w:rsidRDefault="00816C33" w:rsidP="00816C33">
      <w:pPr>
        <w:pStyle w:val="Prrafodelista"/>
        <w:numPr>
          <w:ilvl w:val="4"/>
          <w:numId w:val="6"/>
        </w:numPr>
        <w:ind w:left="3402"/>
        <w:jc w:val="both"/>
        <w:rPr>
          <w:sz w:val="20"/>
          <w:szCs w:val="20"/>
        </w:rPr>
      </w:pPr>
      <w:proofErr w:type="spellStart"/>
      <w:r w:rsidRPr="00421046">
        <w:rPr>
          <w:sz w:val="20"/>
          <w:szCs w:val="20"/>
        </w:rPr>
        <w:t>ClaveMaterial</w:t>
      </w:r>
      <w:proofErr w:type="spellEnd"/>
    </w:p>
    <w:p w:rsidR="00816C33" w:rsidRPr="004F37C2" w:rsidRDefault="00816C33" w:rsidP="00816C33">
      <w:pPr>
        <w:pStyle w:val="Prrafodelista"/>
        <w:numPr>
          <w:ilvl w:val="4"/>
          <w:numId w:val="6"/>
        </w:numPr>
        <w:ind w:left="3402"/>
        <w:jc w:val="both"/>
        <w:rPr>
          <w:sz w:val="20"/>
          <w:szCs w:val="20"/>
        </w:rPr>
      </w:pPr>
      <w:r w:rsidRPr="00421046">
        <w:rPr>
          <w:sz w:val="20"/>
          <w:szCs w:val="20"/>
        </w:rPr>
        <w:t>Cantidad</w:t>
      </w:r>
      <w:r>
        <w:rPr>
          <w:sz w:val="20"/>
          <w:szCs w:val="20"/>
        </w:rPr>
        <w:tab/>
      </w:r>
    </w:p>
    <w:p w:rsidR="00816C33" w:rsidRPr="00A343B9" w:rsidRDefault="00816C33" w:rsidP="00A343B9">
      <w:pPr>
        <w:pStyle w:val="Prrafodelista"/>
        <w:numPr>
          <w:ilvl w:val="1"/>
          <w:numId w:val="6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</w:t>
      </w:r>
      <w:r w:rsidR="00AB23CA">
        <w:rPr>
          <w:rFonts w:cs="Arial"/>
          <w:sz w:val="20"/>
          <w:szCs w:val="20"/>
        </w:rPr>
        <w:t>se proporcionó un</w:t>
      </w:r>
      <w:r>
        <w:rPr>
          <w:rFonts w:cs="Arial"/>
          <w:sz w:val="20"/>
          <w:szCs w:val="20"/>
        </w:rPr>
        <w:t xml:space="preserve"> material faltante </w:t>
      </w:r>
      <w:r w:rsidR="00AB23CA">
        <w:rPr>
          <w:rFonts w:cs="Arial"/>
          <w:sz w:val="20"/>
          <w:szCs w:val="20"/>
        </w:rPr>
        <w:t xml:space="preserve">y este </w:t>
      </w:r>
      <w:r>
        <w:rPr>
          <w:rFonts w:cs="Arial"/>
          <w:sz w:val="20"/>
          <w:szCs w:val="20"/>
        </w:rPr>
        <w:t>es de tipo cable&gt;</w:t>
      </w:r>
    </w:p>
    <w:p w:rsidR="00C21F65" w:rsidRPr="00C21F65" w:rsidRDefault="00C21F65" w:rsidP="00C21F65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valida la información proporcionada de acuerdo con la validación </w:t>
      </w:r>
      <w:hyperlink w:anchor="VA06" w:history="1">
        <w:r w:rsidRPr="00C21F65">
          <w:rPr>
            <w:rStyle w:val="Hipervnculo"/>
            <w:rFonts w:cs="Arial"/>
            <w:b/>
            <w:sz w:val="20"/>
            <w:szCs w:val="20"/>
          </w:rPr>
          <w:t xml:space="preserve">VA06 Validar Datos Material Faltante </w:t>
        </w:r>
      </w:hyperlink>
      <w:r w:rsidRPr="00C21F65">
        <w:rPr>
          <w:rFonts w:cs="Arial"/>
          <w:b/>
          <w:sz w:val="20"/>
          <w:szCs w:val="20"/>
        </w:rPr>
        <w:t xml:space="preserve"> </w:t>
      </w:r>
    </w:p>
    <w:p w:rsidR="0048261D" w:rsidRPr="0048261D" w:rsidRDefault="0048261D" w:rsidP="0048261D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b/>
          <w:sz w:val="20"/>
          <w:szCs w:val="20"/>
        </w:rPr>
      </w:pPr>
      <w:bookmarkStart w:id="53" w:name="paso15_2_2"/>
      <w:r>
        <w:rPr>
          <w:rFonts w:cs="Arial"/>
          <w:sz w:val="20"/>
          <w:szCs w:val="20"/>
        </w:rPr>
        <w:t xml:space="preserve">El sistema valida la información proporcionada de acuerdo con la validación </w:t>
      </w:r>
      <w:bookmarkStart w:id="54" w:name="VA07r"/>
      <w:r>
        <w:rPr>
          <w:rFonts w:cs="Arial"/>
          <w:b/>
          <w:sz w:val="20"/>
          <w:szCs w:val="20"/>
        </w:rPr>
        <w:fldChar w:fldCharType="begin"/>
      </w:r>
      <w:r w:rsidR="00EA2BD1">
        <w:rPr>
          <w:rFonts w:cs="Arial"/>
          <w:b/>
          <w:sz w:val="20"/>
          <w:szCs w:val="20"/>
        </w:rPr>
        <w:instrText>HYPERLINK  \l "VA07"</w:instrText>
      </w:r>
      <w:r>
        <w:rPr>
          <w:rFonts w:cs="Arial"/>
          <w:b/>
          <w:sz w:val="20"/>
          <w:szCs w:val="20"/>
        </w:rPr>
        <w:fldChar w:fldCharType="separate"/>
      </w:r>
      <w:r w:rsidRPr="00C21F65">
        <w:rPr>
          <w:rStyle w:val="Hipervnculo"/>
          <w:rFonts w:cs="Arial"/>
          <w:b/>
          <w:sz w:val="20"/>
          <w:szCs w:val="20"/>
        </w:rPr>
        <w:t>VA0</w:t>
      </w:r>
      <w:r w:rsidR="00EA2BD1">
        <w:rPr>
          <w:rStyle w:val="Hipervnculo"/>
          <w:rFonts w:cs="Arial"/>
          <w:b/>
          <w:sz w:val="20"/>
          <w:szCs w:val="20"/>
        </w:rPr>
        <w:t>7</w:t>
      </w:r>
      <w:r w:rsidRPr="00C21F65">
        <w:rPr>
          <w:rStyle w:val="Hipervnculo"/>
          <w:rFonts w:cs="Arial"/>
          <w:b/>
          <w:sz w:val="20"/>
          <w:szCs w:val="20"/>
        </w:rPr>
        <w:t xml:space="preserve"> Validar </w:t>
      </w:r>
      <w:r w:rsidR="00EA2BD1">
        <w:rPr>
          <w:rStyle w:val="Hipervnculo"/>
          <w:rFonts w:cs="Arial"/>
          <w:b/>
          <w:sz w:val="20"/>
          <w:szCs w:val="20"/>
        </w:rPr>
        <w:t>Series del Carrete</w:t>
      </w:r>
      <w:r w:rsidRPr="00C21F65">
        <w:rPr>
          <w:rStyle w:val="Hipervnculo"/>
          <w:rFonts w:cs="Arial"/>
          <w:b/>
          <w:sz w:val="20"/>
          <w:szCs w:val="20"/>
        </w:rPr>
        <w:t xml:space="preserve"> </w:t>
      </w:r>
      <w:r>
        <w:rPr>
          <w:rFonts w:cs="Arial"/>
          <w:b/>
          <w:sz w:val="20"/>
          <w:szCs w:val="20"/>
        </w:rPr>
        <w:fldChar w:fldCharType="end"/>
      </w:r>
      <w:bookmarkEnd w:id="54"/>
      <w:r w:rsidRPr="00C21F65">
        <w:rPr>
          <w:rFonts w:cs="Arial"/>
          <w:b/>
          <w:sz w:val="20"/>
          <w:szCs w:val="20"/>
        </w:rPr>
        <w:t xml:space="preserve"> </w:t>
      </w:r>
    </w:p>
    <w:p w:rsidR="00816C33" w:rsidRPr="00B661F0" w:rsidRDefault="00816C33" w:rsidP="00816C33">
      <w:pPr>
        <w:pStyle w:val="Prrafodelista"/>
        <w:numPr>
          <w:ilvl w:val="2"/>
          <w:numId w:val="6"/>
        </w:numPr>
        <w:tabs>
          <w:tab w:val="left" w:pos="851"/>
          <w:tab w:val="left" w:pos="1560"/>
        </w:tabs>
        <w:ind w:firstLine="131"/>
        <w:rPr>
          <w:rFonts w:cs="Arial"/>
          <w:sz w:val="20"/>
          <w:szCs w:val="20"/>
        </w:rPr>
      </w:pPr>
      <w:bookmarkStart w:id="55" w:name="paso15_2_3"/>
      <w:bookmarkEnd w:id="53"/>
      <w:r w:rsidRPr="00B661F0">
        <w:rPr>
          <w:sz w:val="20"/>
          <w:szCs w:val="20"/>
        </w:rPr>
        <w:t>El sistema registra información</w:t>
      </w:r>
      <w:r>
        <w:rPr>
          <w:sz w:val="20"/>
          <w:szCs w:val="20"/>
        </w:rPr>
        <w:t xml:space="preserve"> de la cantidad de material a bordo de la cuadrilla:</w:t>
      </w:r>
    </w:p>
    <w:bookmarkEnd w:id="55"/>
    <w:p w:rsidR="00816C33" w:rsidRPr="00B661F0" w:rsidRDefault="00816C33" w:rsidP="00816C33">
      <w:pPr>
        <w:pStyle w:val="Prrafodelista"/>
        <w:numPr>
          <w:ilvl w:val="3"/>
          <w:numId w:val="6"/>
        </w:numPr>
        <w:ind w:left="2410" w:hanging="850"/>
        <w:jc w:val="both"/>
        <w:rPr>
          <w:rFonts w:cs="Arial"/>
          <w:sz w:val="20"/>
          <w:szCs w:val="20"/>
        </w:rPr>
      </w:pPr>
      <w:r>
        <w:rPr>
          <w:sz w:val="20"/>
          <w:szCs w:val="20"/>
        </w:rPr>
        <w:t>Arqueo</w:t>
      </w:r>
    </w:p>
    <w:p w:rsidR="00816C33" w:rsidRPr="00421046" w:rsidRDefault="00816C33" w:rsidP="00816C33">
      <w:pPr>
        <w:pStyle w:val="Prrafodelista"/>
        <w:numPr>
          <w:ilvl w:val="4"/>
          <w:numId w:val="6"/>
        </w:numPr>
        <w:ind w:left="3402"/>
        <w:jc w:val="both"/>
        <w:rPr>
          <w:sz w:val="20"/>
          <w:szCs w:val="20"/>
        </w:rPr>
      </w:pPr>
      <w:proofErr w:type="spellStart"/>
      <w:r w:rsidRPr="00421046">
        <w:rPr>
          <w:sz w:val="20"/>
          <w:szCs w:val="20"/>
        </w:rPr>
        <w:t>ClaveMaterial</w:t>
      </w:r>
      <w:proofErr w:type="spellEnd"/>
    </w:p>
    <w:p w:rsidR="00816C33" w:rsidRPr="004F37C2" w:rsidRDefault="00816C33" w:rsidP="00816C33">
      <w:pPr>
        <w:pStyle w:val="Prrafodelista"/>
        <w:numPr>
          <w:ilvl w:val="4"/>
          <w:numId w:val="6"/>
        </w:numPr>
        <w:ind w:left="3402"/>
        <w:jc w:val="both"/>
        <w:rPr>
          <w:sz w:val="20"/>
          <w:szCs w:val="20"/>
        </w:rPr>
      </w:pPr>
      <w:r w:rsidRPr="00421046">
        <w:rPr>
          <w:sz w:val="20"/>
          <w:szCs w:val="20"/>
        </w:rPr>
        <w:t>Cantidad</w:t>
      </w:r>
      <w:r>
        <w:rPr>
          <w:sz w:val="20"/>
          <w:szCs w:val="20"/>
        </w:rPr>
        <w:tab/>
      </w:r>
      <w:r w:rsidR="00A343B9" w:rsidRPr="00EE095C">
        <w:rPr>
          <w:sz w:val="20"/>
          <w:szCs w:val="20"/>
        </w:rPr>
        <w:t xml:space="preserve">de acuerdo con la regla de negocio </w:t>
      </w:r>
      <w:hyperlink r:id="rId29" w:anchor="RN188" w:history="1">
        <w:r w:rsidR="00A343B9">
          <w:rPr>
            <w:rStyle w:val="Hipervnculo"/>
            <w:b/>
            <w:sz w:val="20"/>
            <w:szCs w:val="20"/>
          </w:rPr>
          <w:t>RN188</w:t>
        </w:r>
        <w:r w:rsidR="00A343B9" w:rsidRPr="00EE095C">
          <w:rPr>
            <w:rStyle w:val="Hipervnculo"/>
            <w:b/>
            <w:sz w:val="20"/>
            <w:szCs w:val="20"/>
          </w:rPr>
          <w:t xml:space="preserve"> Cantidad de Cable </w:t>
        </w:r>
      </w:hyperlink>
    </w:p>
    <w:p w:rsidR="00816C33" w:rsidRPr="00A343B9" w:rsidRDefault="00A343B9" w:rsidP="00A343B9">
      <w:pPr>
        <w:pStyle w:val="Prrafodelista"/>
        <w:numPr>
          <w:ilvl w:val="1"/>
          <w:numId w:val="6"/>
        </w:numPr>
        <w:ind w:left="851" w:hanging="425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El sistema continúa en el </w:t>
      </w:r>
      <w:hyperlink w:anchor="paso11" w:history="1">
        <w:r w:rsidRPr="00A343B9">
          <w:rPr>
            <w:rStyle w:val="Hipervnculo"/>
            <w:b/>
            <w:sz w:val="20"/>
            <w:szCs w:val="20"/>
          </w:rPr>
          <w:t>paso 1</w:t>
        </w:r>
        <w:r w:rsidR="00E86751">
          <w:rPr>
            <w:rStyle w:val="Hipervnculo"/>
            <w:b/>
            <w:sz w:val="20"/>
            <w:szCs w:val="20"/>
          </w:rPr>
          <w:t>3</w:t>
        </w:r>
      </w:hyperlink>
      <w:r>
        <w:rPr>
          <w:sz w:val="20"/>
          <w:szCs w:val="20"/>
        </w:rPr>
        <w:t xml:space="preserve"> del flujo básico</w:t>
      </w:r>
    </w:p>
    <w:p w:rsidR="00A343B9" w:rsidRDefault="00A343B9" w:rsidP="00A343B9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selecciona la opción </w:t>
      </w:r>
      <w:r>
        <w:rPr>
          <w:rFonts w:cs="Arial"/>
          <w:b/>
          <w:sz w:val="20"/>
          <w:szCs w:val="20"/>
        </w:rPr>
        <w:t>Finalizar</w:t>
      </w:r>
      <w:r>
        <w:rPr>
          <w:rFonts w:cs="Arial"/>
          <w:sz w:val="20"/>
          <w:szCs w:val="20"/>
        </w:rPr>
        <w:t>&gt;</w:t>
      </w:r>
    </w:p>
    <w:p w:rsidR="00AB23CA" w:rsidRPr="00EE095C" w:rsidRDefault="00AB23CA" w:rsidP="002E2E7D">
      <w:pPr>
        <w:pStyle w:val="Prrafodelista"/>
        <w:numPr>
          <w:ilvl w:val="1"/>
          <w:numId w:val="6"/>
        </w:numPr>
        <w:ind w:left="993" w:hanging="567"/>
        <w:rPr>
          <w:sz w:val="20"/>
          <w:szCs w:val="20"/>
        </w:rPr>
      </w:pPr>
      <w:bookmarkStart w:id="56" w:name="paso16_1"/>
      <w:r w:rsidRPr="00EE095C">
        <w:rPr>
          <w:rFonts w:cs="Arial"/>
          <w:sz w:val="20"/>
          <w:szCs w:val="20"/>
        </w:rPr>
        <w:t>El sistema presenta la siguiente información en el encabezado de la pantalla:</w:t>
      </w:r>
    </w:p>
    <w:bookmarkEnd w:id="56"/>
    <w:p w:rsidR="00AB23CA" w:rsidRPr="00EE095C" w:rsidRDefault="00AB23CA" w:rsidP="002E2E7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b/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Fecha de acuerdo con la regla de negocio </w:t>
      </w:r>
      <w:hyperlink r:id="rId30" w:anchor="RN16" w:history="1">
        <w:r w:rsidRPr="00EE095C">
          <w:rPr>
            <w:rStyle w:val="Hipervnculo"/>
            <w:b/>
            <w:sz w:val="20"/>
            <w:szCs w:val="20"/>
            <w:lang w:eastAsia="en-US"/>
          </w:rPr>
          <w:t>RN16 Valor por Defecto Fecha Actual</w:t>
        </w:r>
      </w:hyperlink>
    </w:p>
    <w:p w:rsidR="00AB23CA" w:rsidRPr="00EE095C" w:rsidRDefault="00AB23CA" w:rsidP="002E2E7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Hora de acuerdo con la regla de negocio </w:t>
      </w:r>
      <w:hyperlink r:id="rId31" w:anchor="RN39" w:history="1">
        <w:r w:rsidRPr="00EE095C">
          <w:rPr>
            <w:rStyle w:val="Hipervnculo"/>
            <w:b/>
            <w:sz w:val="20"/>
            <w:szCs w:val="20"/>
            <w:lang w:eastAsia="en-US"/>
          </w:rPr>
          <w:t>RN39 Valor por Defecto Hora Actual</w:t>
        </w:r>
      </w:hyperlink>
    </w:p>
    <w:p w:rsidR="00AB23CA" w:rsidRPr="000D60A7" w:rsidRDefault="00AB23CA" w:rsidP="002E2E7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Porcentaje restante de batería</w:t>
      </w:r>
    </w:p>
    <w:p w:rsidR="00375947" w:rsidRPr="000367D8" w:rsidRDefault="00375947" w:rsidP="002E2E7D">
      <w:pPr>
        <w:pStyle w:val="Prrafodelista"/>
        <w:numPr>
          <w:ilvl w:val="1"/>
          <w:numId w:val="6"/>
        </w:numPr>
        <w:ind w:left="993" w:hanging="567"/>
        <w:rPr>
          <w:rFonts w:cs="Arial"/>
          <w:sz w:val="20"/>
          <w:szCs w:val="20"/>
        </w:rPr>
      </w:pPr>
      <w:r w:rsidRPr="000367D8">
        <w:rPr>
          <w:rFonts w:cs="Arial"/>
          <w:sz w:val="20"/>
          <w:szCs w:val="20"/>
        </w:rPr>
        <w:t>Para cada material registrado en el arqueo</w:t>
      </w:r>
      <w:r w:rsidR="000367D8">
        <w:rPr>
          <w:rFonts w:cs="Arial"/>
          <w:sz w:val="20"/>
          <w:szCs w:val="20"/>
        </w:rPr>
        <w:t>:</w:t>
      </w:r>
    </w:p>
    <w:p w:rsidR="00375947" w:rsidRPr="00375947" w:rsidRDefault="00375947" w:rsidP="002E2E7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rFonts w:cs="Arial"/>
          <w:b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valida si existen diferencias en el arqueo de inventario de acuerdo con la validación </w:t>
      </w:r>
      <w:bookmarkStart w:id="57" w:name="VA03r"/>
      <w:r>
        <w:rPr>
          <w:rFonts w:cs="Arial"/>
          <w:b/>
          <w:sz w:val="20"/>
          <w:szCs w:val="20"/>
        </w:rPr>
        <w:fldChar w:fldCharType="begin"/>
      </w:r>
      <w:r>
        <w:rPr>
          <w:rFonts w:cs="Arial"/>
          <w:b/>
          <w:sz w:val="20"/>
          <w:szCs w:val="20"/>
        </w:rPr>
        <w:instrText xml:space="preserve"> HYPERLINK  \l "VA03" </w:instrText>
      </w:r>
      <w:r>
        <w:rPr>
          <w:rFonts w:cs="Arial"/>
          <w:b/>
          <w:sz w:val="20"/>
          <w:szCs w:val="20"/>
        </w:rPr>
        <w:fldChar w:fldCharType="separate"/>
      </w:r>
      <w:r w:rsidRPr="00375947">
        <w:rPr>
          <w:rStyle w:val="Hipervnculo"/>
          <w:rFonts w:cs="Arial"/>
          <w:b/>
          <w:sz w:val="20"/>
          <w:szCs w:val="20"/>
        </w:rPr>
        <w:t>VA03 Validar Diferencias con el Inventario</w:t>
      </w:r>
      <w:r>
        <w:rPr>
          <w:rFonts w:cs="Arial"/>
          <w:b/>
          <w:sz w:val="20"/>
          <w:szCs w:val="20"/>
        </w:rPr>
        <w:fldChar w:fldCharType="end"/>
      </w:r>
      <w:bookmarkEnd w:id="57"/>
    </w:p>
    <w:p w:rsidR="00A343B9" w:rsidRDefault="00AB23CA" w:rsidP="002E2E7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rFonts w:cs="Arial"/>
          <w:sz w:val="20"/>
          <w:szCs w:val="20"/>
        </w:rPr>
      </w:pPr>
      <w:bookmarkStart w:id="58" w:name="paso16_2_2"/>
      <w:r>
        <w:rPr>
          <w:rFonts w:cs="Arial"/>
          <w:sz w:val="20"/>
          <w:szCs w:val="20"/>
        </w:rPr>
        <w:t>El sistema obtiene las diferencias en el arqueo de inventario</w:t>
      </w:r>
      <w:r w:rsidR="00F97210">
        <w:rPr>
          <w:rFonts w:cs="Arial"/>
          <w:sz w:val="20"/>
          <w:szCs w:val="20"/>
        </w:rPr>
        <w:t xml:space="preserve"> de acuerdo con la regla de negocio </w:t>
      </w:r>
      <w:r>
        <w:rPr>
          <w:rFonts w:cs="Arial"/>
          <w:sz w:val="20"/>
          <w:szCs w:val="20"/>
        </w:rPr>
        <w:t xml:space="preserve"> </w:t>
      </w:r>
      <w:hyperlink r:id="rId32" w:anchor="RN189" w:history="1">
        <w:r w:rsidR="000367D8" w:rsidRPr="000367D8">
          <w:rPr>
            <w:rStyle w:val="Hipervnculo"/>
            <w:rFonts w:cs="Arial"/>
            <w:b/>
            <w:sz w:val="20"/>
            <w:szCs w:val="20"/>
          </w:rPr>
          <w:t>RN189 Diferencias del Arqueo de Inventario</w:t>
        </w:r>
      </w:hyperlink>
    </w:p>
    <w:bookmarkEnd w:id="58"/>
    <w:p w:rsidR="000367D8" w:rsidRDefault="000367D8" w:rsidP="002E2E7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presenta</w:t>
      </w:r>
      <w:r w:rsidR="001F2246">
        <w:rPr>
          <w:rFonts w:cs="Arial"/>
          <w:sz w:val="20"/>
          <w:szCs w:val="20"/>
        </w:rPr>
        <w:t xml:space="preserve"> la siguiente información del material y sus diferencias</w:t>
      </w:r>
      <w:r w:rsidR="00844A69">
        <w:rPr>
          <w:rFonts w:cs="Arial"/>
          <w:sz w:val="20"/>
          <w:szCs w:val="20"/>
        </w:rPr>
        <w:t>:</w:t>
      </w:r>
    </w:p>
    <w:p w:rsidR="00112868" w:rsidRPr="00112868" w:rsidRDefault="001F2246" w:rsidP="002E2E7D">
      <w:pPr>
        <w:pStyle w:val="Prrafodelista"/>
        <w:numPr>
          <w:ilvl w:val="3"/>
          <w:numId w:val="6"/>
        </w:numPr>
        <w:ind w:left="2552" w:hanging="851"/>
        <w:jc w:val="both"/>
        <w:rPr>
          <w:sz w:val="20"/>
          <w:szCs w:val="20"/>
        </w:rPr>
      </w:pPr>
      <w:r w:rsidRPr="00112868">
        <w:rPr>
          <w:sz w:val="20"/>
          <w:szCs w:val="20"/>
        </w:rPr>
        <w:t>Código</w:t>
      </w:r>
      <w:r w:rsidR="00112868" w:rsidRPr="00112868">
        <w:rPr>
          <w:sz w:val="20"/>
          <w:szCs w:val="20"/>
        </w:rPr>
        <w:t xml:space="preserve"> </w:t>
      </w:r>
    </w:p>
    <w:p w:rsidR="001F2246" w:rsidRPr="00112868" w:rsidRDefault="001F2246" w:rsidP="002E2E7D">
      <w:pPr>
        <w:pStyle w:val="Prrafodelista"/>
        <w:numPr>
          <w:ilvl w:val="3"/>
          <w:numId w:val="6"/>
        </w:numPr>
        <w:ind w:left="2552" w:hanging="851"/>
        <w:jc w:val="both"/>
        <w:rPr>
          <w:sz w:val="20"/>
          <w:szCs w:val="20"/>
        </w:rPr>
      </w:pPr>
      <w:r w:rsidRPr="00112868">
        <w:rPr>
          <w:sz w:val="20"/>
          <w:szCs w:val="20"/>
        </w:rPr>
        <w:t>Descripción</w:t>
      </w:r>
    </w:p>
    <w:p w:rsidR="001F2246" w:rsidRPr="001F2246" w:rsidRDefault="001F2246" w:rsidP="002E2E7D">
      <w:pPr>
        <w:pStyle w:val="Prrafodelista"/>
        <w:numPr>
          <w:ilvl w:val="3"/>
          <w:numId w:val="6"/>
        </w:numPr>
        <w:ind w:left="2552" w:hanging="851"/>
        <w:jc w:val="both"/>
        <w:rPr>
          <w:sz w:val="20"/>
          <w:szCs w:val="20"/>
        </w:rPr>
      </w:pPr>
      <w:r w:rsidRPr="001F2246">
        <w:rPr>
          <w:sz w:val="20"/>
          <w:szCs w:val="20"/>
        </w:rPr>
        <w:t xml:space="preserve">Conteo </w:t>
      </w:r>
      <w:r>
        <w:rPr>
          <w:rFonts w:cs="Arial"/>
          <w:sz w:val="20"/>
          <w:szCs w:val="20"/>
        </w:rPr>
        <w:t xml:space="preserve">de acuerdo con la regla de negocio  </w:t>
      </w:r>
      <w:hyperlink r:id="rId33" w:anchor="RN190" w:history="1">
        <w:r w:rsidRPr="0030059A">
          <w:rPr>
            <w:rStyle w:val="Hipervnculo"/>
            <w:rFonts w:cs="Arial"/>
            <w:b/>
            <w:sz w:val="20"/>
            <w:szCs w:val="20"/>
          </w:rPr>
          <w:t>RN</w:t>
        </w:r>
        <w:r w:rsidR="0030059A" w:rsidRPr="0030059A">
          <w:rPr>
            <w:rStyle w:val="Hipervnculo"/>
            <w:rFonts w:cs="Arial"/>
            <w:b/>
            <w:sz w:val="20"/>
            <w:szCs w:val="20"/>
          </w:rPr>
          <w:t>190</w:t>
        </w:r>
        <w:r w:rsidRPr="0030059A">
          <w:rPr>
            <w:rStyle w:val="Hipervnculo"/>
            <w:rFonts w:cs="Arial"/>
            <w:b/>
            <w:sz w:val="20"/>
            <w:szCs w:val="20"/>
          </w:rPr>
          <w:t xml:space="preserve"> </w:t>
        </w:r>
        <w:r w:rsidR="0030059A" w:rsidRPr="0030059A">
          <w:rPr>
            <w:rStyle w:val="Hipervnculo"/>
            <w:rFonts w:cs="Arial"/>
            <w:b/>
            <w:sz w:val="20"/>
            <w:szCs w:val="20"/>
          </w:rPr>
          <w:t>Conteo Físico del Material</w:t>
        </w:r>
      </w:hyperlink>
    </w:p>
    <w:p w:rsidR="001F2246" w:rsidRPr="00FE3081" w:rsidRDefault="001F2246" w:rsidP="002E2E7D">
      <w:pPr>
        <w:pStyle w:val="Prrafodelista"/>
        <w:numPr>
          <w:ilvl w:val="3"/>
          <w:numId w:val="6"/>
        </w:numPr>
        <w:ind w:left="2552" w:hanging="851"/>
        <w:jc w:val="both"/>
        <w:rPr>
          <w:rStyle w:val="Hipervnculo"/>
          <w:color w:val="auto"/>
          <w:sz w:val="20"/>
          <w:szCs w:val="20"/>
          <w:u w:val="none"/>
        </w:rPr>
      </w:pPr>
      <w:r w:rsidRPr="001F2246">
        <w:rPr>
          <w:sz w:val="20"/>
          <w:szCs w:val="20"/>
        </w:rPr>
        <w:t>Diferencias</w:t>
      </w:r>
      <w:r>
        <w:rPr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 xml:space="preserve">de acuerdo con la regla de negocio  </w:t>
      </w:r>
      <w:hyperlink r:id="rId34" w:anchor="RN189" w:history="1">
        <w:r w:rsidRPr="000367D8">
          <w:rPr>
            <w:rStyle w:val="Hipervnculo"/>
            <w:rFonts w:cs="Arial"/>
            <w:b/>
            <w:sz w:val="20"/>
            <w:szCs w:val="20"/>
          </w:rPr>
          <w:t>RN189 Diferencias del Arqueo de Inventario</w:t>
        </w:r>
      </w:hyperlink>
    </w:p>
    <w:p w:rsidR="00FE3081" w:rsidRPr="0075139A" w:rsidRDefault="00FE3081" w:rsidP="00FE3081">
      <w:pPr>
        <w:pStyle w:val="Prrafodelista"/>
        <w:numPr>
          <w:ilvl w:val="2"/>
          <w:numId w:val="6"/>
        </w:numPr>
        <w:tabs>
          <w:tab w:val="left" w:pos="1701"/>
        </w:tabs>
        <w:ind w:firstLine="273"/>
        <w:jc w:val="both"/>
        <w:rPr>
          <w:rStyle w:val="Hipervnculo"/>
          <w:color w:val="auto"/>
          <w:sz w:val="20"/>
          <w:szCs w:val="20"/>
          <w:highlight w:val="cyan"/>
          <w:u w:val="none"/>
        </w:rPr>
      </w:pPr>
      <w:r w:rsidRPr="0075139A">
        <w:rPr>
          <w:rStyle w:val="Hipervnculo"/>
          <w:rFonts w:cs="Arial"/>
          <w:color w:val="auto"/>
          <w:sz w:val="20"/>
          <w:szCs w:val="20"/>
          <w:highlight w:val="cyan"/>
          <w:u w:val="none"/>
        </w:rPr>
        <w:t xml:space="preserve">Si &lt;el actor selecciona la opción </w:t>
      </w:r>
      <w:r w:rsidR="00331032">
        <w:rPr>
          <w:rStyle w:val="Hipervnculo"/>
          <w:rFonts w:cs="Arial"/>
          <w:b/>
          <w:color w:val="auto"/>
          <w:sz w:val="20"/>
          <w:szCs w:val="20"/>
          <w:highlight w:val="cyan"/>
          <w:u w:val="none"/>
        </w:rPr>
        <w:t>Editar Diferencias</w:t>
      </w:r>
      <w:r w:rsidRPr="0075139A">
        <w:rPr>
          <w:rStyle w:val="Hipervnculo"/>
          <w:rFonts w:cs="Arial"/>
          <w:color w:val="auto"/>
          <w:sz w:val="20"/>
          <w:szCs w:val="20"/>
          <w:highlight w:val="cyan"/>
          <w:u w:val="none"/>
        </w:rPr>
        <w:t>&gt;</w:t>
      </w:r>
    </w:p>
    <w:p w:rsidR="00FE3081" w:rsidRPr="0075139A" w:rsidRDefault="00FE3081" w:rsidP="00F04B55">
      <w:pPr>
        <w:pStyle w:val="Prrafodelista"/>
        <w:numPr>
          <w:ilvl w:val="3"/>
          <w:numId w:val="6"/>
        </w:numPr>
        <w:tabs>
          <w:tab w:val="left" w:pos="2552"/>
        </w:tabs>
        <w:ind w:firstLine="837"/>
        <w:rPr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>El sistema presenta la siguiente información en el encabezado de la pantalla: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b/>
          <w:bCs/>
          <w:sz w:val="20"/>
          <w:szCs w:val="20"/>
          <w:highlight w:val="cyan"/>
          <w:lang w:eastAsia="en-US"/>
        </w:rPr>
      </w:pPr>
      <w:r w:rsidRPr="0075139A">
        <w:rPr>
          <w:rFonts w:cs="Arial"/>
          <w:sz w:val="20"/>
          <w:szCs w:val="20"/>
          <w:highlight w:val="cyan"/>
        </w:rPr>
        <w:t xml:space="preserve">Fecha de acuerdo con la regla de negocio </w:t>
      </w:r>
      <w:hyperlink r:id="rId35" w:anchor="RN16" w:history="1">
        <w:r w:rsidRPr="0075139A">
          <w:rPr>
            <w:rStyle w:val="Hipervnculo"/>
            <w:b/>
            <w:sz w:val="20"/>
            <w:szCs w:val="20"/>
            <w:highlight w:val="cyan"/>
            <w:lang w:eastAsia="en-US"/>
          </w:rPr>
          <w:t>RN16 Valor por Defecto Fecha Actual</w:t>
        </w:r>
      </w:hyperlink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bCs/>
          <w:sz w:val="20"/>
          <w:szCs w:val="20"/>
          <w:highlight w:val="cyan"/>
          <w:lang w:eastAsia="en-US"/>
        </w:rPr>
      </w:pPr>
      <w:r w:rsidRPr="0075139A">
        <w:rPr>
          <w:rFonts w:cs="Arial"/>
          <w:sz w:val="20"/>
          <w:szCs w:val="20"/>
          <w:highlight w:val="cyan"/>
        </w:rPr>
        <w:t xml:space="preserve">Hora de acuerdo con la regla de negocio </w:t>
      </w:r>
      <w:hyperlink r:id="rId36" w:anchor="RN39" w:history="1">
        <w:r w:rsidRPr="0075139A">
          <w:rPr>
            <w:rStyle w:val="Hipervnculo"/>
            <w:b/>
            <w:sz w:val="20"/>
            <w:szCs w:val="20"/>
            <w:highlight w:val="cyan"/>
            <w:lang w:eastAsia="en-US"/>
          </w:rPr>
          <w:t>RN39 Valor por Defecto Hora Actual</w:t>
        </w:r>
      </w:hyperlink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>Porcentaje restante de batería</w:t>
      </w:r>
    </w:p>
    <w:p w:rsidR="00FE3081" w:rsidRPr="0075139A" w:rsidRDefault="00FE3081" w:rsidP="00F04B55">
      <w:pPr>
        <w:pStyle w:val="Prrafodelista"/>
        <w:numPr>
          <w:ilvl w:val="3"/>
          <w:numId w:val="6"/>
        </w:numPr>
        <w:tabs>
          <w:tab w:val="left" w:pos="2552"/>
        </w:tabs>
        <w:ind w:firstLine="837"/>
        <w:rPr>
          <w:rFonts w:cs="Arial"/>
          <w:sz w:val="20"/>
          <w:szCs w:val="20"/>
          <w:highlight w:val="cyan"/>
        </w:rPr>
      </w:pPr>
      <w:bookmarkStart w:id="59" w:name="paso16_6"/>
      <w:r w:rsidRPr="0075139A">
        <w:rPr>
          <w:rFonts w:cs="Arial"/>
          <w:sz w:val="20"/>
          <w:szCs w:val="20"/>
          <w:highlight w:val="cyan"/>
        </w:rPr>
        <w:t>El sistema presenta y solicita la siguiente información: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bookmarkStart w:id="60" w:name="paso16_6_1"/>
      <w:bookmarkEnd w:id="59"/>
      <w:r w:rsidRPr="0075139A">
        <w:rPr>
          <w:rFonts w:cs="Arial"/>
          <w:sz w:val="20"/>
          <w:szCs w:val="20"/>
          <w:highlight w:val="cyan"/>
        </w:rPr>
        <w:t>Supervisor (*)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bookmarkStart w:id="61" w:name="paso16_6_2"/>
      <w:bookmarkEnd w:id="60"/>
      <w:r w:rsidRPr="0075139A">
        <w:rPr>
          <w:rFonts w:cs="Arial"/>
          <w:sz w:val="20"/>
          <w:szCs w:val="20"/>
          <w:highlight w:val="cyan"/>
        </w:rPr>
        <w:t>NIP (*)</w:t>
      </w:r>
    </w:p>
    <w:bookmarkEnd w:id="61"/>
    <w:p w:rsidR="00FE3081" w:rsidRPr="0075139A" w:rsidRDefault="00FE3081" w:rsidP="00F04B55">
      <w:pPr>
        <w:pStyle w:val="Prrafodelista"/>
        <w:numPr>
          <w:ilvl w:val="3"/>
          <w:numId w:val="6"/>
        </w:numPr>
        <w:tabs>
          <w:tab w:val="left" w:pos="2552"/>
        </w:tabs>
        <w:ind w:firstLine="837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>El actor (supervisor) proporciona la siguiente información: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sz w:val="20"/>
          <w:szCs w:val="20"/>
          <w:highlight w:val="cyan"/>
          <w:lang w:eastAsia="en-US"/>
        </w:rPr>
      </w:pPr>
      <w:r w:rsidRPr="0075139A">
        <w:rPr>
          <w:sz w:val="20"/>
          <w:szCs w:val="20"/>
          <w:highlight w:val="cyan"/>
          <w:lang w:eastAsia="en-US"/>
        </w:rPr>
        <w:t>Supervisor (*)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  <w:lang w:eastAsia="en-US"/>
        </w:rPr>
        <w:t xml:space="preserve">NIP </w:t>
      </w:r>
      <w:r w:rsidRPr="0075139A">
        <w:rPr>
          <w:rFonts w:cs="Arial"/>
          <w:sz w:val="20"/>
          <w:szCs w:val="20"/>
          <w:highlight w:val="cyan"/>
        </w:rPr>
        <w:t xml:space="preserve">de acuerdo con la regla de negocio </w:t>
      </w:r>
      <w:hyperlink r:id="rId37" w:anchor="RN01" w:history="1">
        <w:r w:rsidRPr="0075139A">
          <w:rPr>
            <w:rStyle w:val="Hipervnculo"/>
            <w:b/>
            <w:sz w:val="20"/>
            <w:szCs w:val="20"/>
            <w:highlight w:val="cyan"/>
          </w:rPr>
          <w:t>RN01 Ocultar Contraseña</w:t>
        </w:r>
      </w:hyperlink>
    </w:p>
    <w:p w:rsidR="00FE3081" w:rsidRPr="0075139A" w:rsidRDefault="00FE3081" w:rsidP="00F04B55">
      <w:pPr>
        <w:pStyle w:val="Prrafodelista"/>
        <w:numPr>
          <w:ilvl w:val="3"/>
          <w:numId w:val="6"/>
        </w:numPr>
        <w:tabs>
          <w:tab w:val="left" w:pos="2552"/>
        </w:tabs>
        <w:ind w:left="2552" w:hanging="851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Si &lt;el actor selecciona la opción </w:t>
      </w:r>
      <w:r w:rsidRPr="0075139A">
        <w:rPr>
          <w:b/>
          <w:sz w:val="20"/>
          <w:szCs w:val="20"/>
          <w:highlight w:val="cyan"/>
        </w:rPr>
        <w:t>Regresar</w:t>
      </w:r>
      <w:r w:rsidRPr="0075139A">
        <w:rPr>
          <w:sz w:val="20"/>
          <w:szCs w:val="20"/>
          <w:highlight w:val="cyan"/>
        </w:rPr>
        <w:t xml:space="preserve">&gt;, el sistema continúa en el </w:t>
      </w:r>
      <w:hyperlink w:anchor="paso16_1" w:history="1">
        <w:r w:rsidRPr="0075139A">
          <w:rPr>
            <w:rStyle w:val="Hipervnculo"/>
            <w:b/>
            <w:sz w:val="20"/>
            <w:szCs w:val="20"/>
            <w:highlight w:val="cyan"/>
          </w:rPr>
          <w:t>paso 18.1</w:t>
        </w:r>
      </w:hyperlink>
      <w:r w:rsidRPr="0075139A">
        <w:rPr>
          <w:sz w:val="20"/>
          <w:szCs w:val="20"/>
          <w:highlight w:val="cyan"/>
        </w:rPr>
        <w:t xml:space="preserve"> del flujo básico </w:t>
      </w:r>
    </w:p>
    <w:p w:rsidR="00FE3081" w:rsidRPr="0075139A" w:rsidRDefault="00FE3081" w:rsidP="00F04B55">
      <w:pPr>
        <w:pStyle w:val="Prrafodelista"/>
        <w:numPr>
          <w:ilvl w:val="3"/>
          <w:numId w:val="6"/>
        </w:numPr>
        <w:tabs>
          <w:tab w:val="left" w:pos="2552"/>
        </w:tabs>
        <w:ind w:firstLine="837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Si &lt;el actor selecciona la opción </w:t>
      </w:r>
      <w:r w:rsidRPr="0075139A">
        <w:rPr>
          <w:b/>
          <w:sz w:val="20"/>
          <w:szCs w:val="20"/>
          <w:highlight w:val="cyan"/>
        </w:rPr>
        <w:t>A</w:t>
      </w:r>
      <w:r w:rsidR="0075139A" w:rsidRPr="0075139A">
        <w:rPr>
          <w:b/>
          <w:sz w:val="20"/>
          <w:szCs w:val="20"/>
          <w:highlight w:val="cyan"/>
        </w:rPr>
        <w:t>ceptar</w:t>
      </w:r>
      <w:r w:rsidRPr="0075139A">
        <w:rPr>
          <w:sz w:val="20"/>
          <w:szCs w:val="20"/>
          <w:highlight w:val="cyan"/>
        </w:rPr>
        <w:t>&gt;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El sistema valida la información proporcionada de acuerdo con la validación </w:t>
      </w:r>
      <w:bookmarkStart w:id="62" w:name="VA04r"/>
      <w:r w:rsidRPr="0075139A">
        <w:rPr>
          <w:rFonts w:cs="Arial"/>
          <w:b/>
          <w:sz w:val="20"/>
          <w:szCs w:val="20"/>
          <w:highlight w:val="cyan"/>
        </w:rPr>
        <w:fldChar w:fldCharType="begin"/>
      </w:r>
      <w:r w:rsidRPr="0075139A">
        <w:rPr>
          <w:rFonts w:cs="Arial"/>
          <w:b/>
          <w:sz w:val="20"/>
          <w:szCs w:val="20"/>
          <w:highlight w:val="cyan"/>
        </w:rPr>
        <w:instrText xml:space="preserve"> HYPERLINK  \l "VA04" </w:instrText>
      </w:r>
      <w:r w:rsidRPr="0075139A">
        <w:rPr>
          <w:rFonts w:cs="Arial"/>
          <w:b/>
          <w:sz w:val="20"/>
          <w:szCs w:val="20"/>
          <w:highlight w:val="cyan"/>
        </w:rPr>
        <w:fldChar w:fldCharType="separate"/>
      </w:r>
      <w:r w:rsidRPr="0075139A">
        <w:rPr>
          <w:rStyle w:val="Hipervnculo"/>
          <w:rFonts w:cs="Arial"/>
          <w:b/>
          <w:sz w:val="20"/>
          <w:szCs w:val="20"/>
          <w:highlight w:val="cyan"/>
        </w:rPr>
        <w:t>VA04 Validar Datos Proporcionados Supervisor</w:t>
      </w:r>
      <w:r w:rsidRPr="0075139A">
        <w:rPr>
          <w:rFonts w:cs="Arial"/>
          <w:b/>
          <w:sz w:val="20"/>
          <w:szCs w:val="20"/>
          <w:highlight w:val="cyan"/>
        </w:rPr>
        <w:fldChar w:fldCharType="end"/>
      </w:r>
      <w:r w:rsidRPr="0075139A">
        <w:rPr>
          <w:sz w:val="20"/>
          <w:szCs w:val="20"/>
          <w:highlight w:val="cyan"/>
        </w:rPr>
        <w:t xml:space="preserve"> </w:t>
      </w:r>
      <w:bookmarkEnd w:id="62"/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b/>
          <w:sz w:val="20"/>
          <w:szCs w:val="20"/>
          <w:highlight w:val="cyan"/>
        </w:rPr>
      </w:pPr>
      <w:bookmarkStart w:id="63" w:name="paso16_9_2"/>
      <w:bookmarkStart w:id="64" w:name="paso11_ao02"/>
      <w:r w:rsidRPr="0075139A">
        <w:rPr>
          <w:sz w:val="20"/>
          <w:szCs w:val="20"/>
          <w:highlight w:val="cyan"/>
        </w:rPr>
        <w:t xml:space="preserve">El sistema obtiene el valor para los usuarios de tipo supervisor de acuerdo con la regla de negocio </w:t>
      </w:r>
      <w:hyperlink r:id="rId38" w:anchor="RN195" w:history="1">
        <w:r w:rsidRPr="0075139A">
          <w:rPr>
            <w:rStyle w:val="Hipervnculo"/>
            <w:b/>
            <w:sz w:val="20"/>
            <w:szCs w:val="20"/>
            <w:highlight w:val="cyan"/>
          </w:rPr>
          <w:t>RN195 Usuarios Supervisores</w:t>
        </w:r>
      </w:hyperlink>
    </w:p>
    <w:bookmarkEnd w:id="63"/>
    <w:p w:rsidR="00FE3081" w:rsidRPr="0075139A" w:rsidRDefault="00FE3081" w:rsidP="00F04B5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firstLine="2392"/>
        <w:rPr>
          <w:rFonts w:cs="Arial"/>
          <w:sz w:val="20"/>
          <w:szCs w:val="20"/>
          <w:highlight w:val="cyan"/>
        </w:rPr>
      </w:pPr>
      <w:proofErr w:type="spellStart"/>
      <w:r w:rsidRPr="0075139A">
        <w:rPr>
          <w:rFonts w:cs="Arial"/>
          <w:sz w:val="20"/>
          <w:szCs w:val="20"/>
          <w:highlight w:val="cyan"/>
        </w:rPr>
        <w:t>ValorReferencia</w:t>
      </w:r>
      <w:proofErr w:type="spellEnd"/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>Valor</w:t>
      </w:r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Clave </w:t>
      </w:r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proofErr w:type="spellStart"/>
      <w:r w:rsidRPr="0075139A">
        <w:rPr>
          <w:sz w:val="20"/>
          <w:szCs w:val="20"/>
          <w:highlight w:val="cyan"/>
        </w:rPr>
        <w:t>Descripcion</w:t>
      </w:r>
      <w:proofErr w:type="spellEnd"/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>Grupo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b/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>El sistema obtiene información del catálogo de usuarios:</w:t>
      </w:r>
    </w:p>
    <w:p w:rsidR="00FE3081" w:rsidRPr="0075139A" w:rsidRDefault="00FE3081" w:rsidP="00F04B5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firstLine="2392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Usuario </w:t>
      </w:r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proofErr w:type="spellStart"/>
      <w:r w:rsidRPr="0075139A">
        <w:rPr>
          <w:sz w:val="20"/>
          <w:szCs w:val="20"/>
          <w:highlight w:val="cyan"/>
        </w:rPr>
        <w:t>ClaveUsuario</w:t>
      </w:r>
      <w:proofErr w:type="spellEnd"/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proofErr w:type="spellStart"/>
      <w:r w:rsidRPr="0075139A">
        <w:rPr>
          <w:sz w:val="20"/>
          <w:szCs w:val="20"/>
          <w:highlight w:val="cyan"/>
        </w:rPr>
        <w:t>ClaveCuadrilla</w:t>
      </w:r>
      <w:proofErr w:type="spellEnd"/>
    </w:p>
    <w:p w:rsidR="00FE3081" w:rsidRPr="00F04B55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Tipo </w:t>
      </w:r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proofErr w:type="spellStart"/>
      <w:r w:rsidRPr="0075139A">
        <w:rPr>
          <w:sz w:val="20"/>
          <w:szCs w:val="20"/>
          <w:highlight w:val="cyan"/>
        </w:rPr>
        <w:t>Contrasenia</w:t>
      </w:r>
      <w:proofErr w:type="spellEnd"/>
    </w:p>
    <w:p w:rsidR="00FE3081" w:rsidRPr="0075139A" w:rsidRDefault="00FE3081" w:rsidP="00F04B55">
      <w:pPr>
        <w:pStyle w:val="Prrafodelista"/>
        <w:numPr>
          <w:ilvl w:val="6"/>
          <w:numId w:val="6"/>
        </w:numPr>
        <w:tabs>
          <w:tab w:val="left" w:pos="5954"/>
        </w:tabs>
        <w:ind w:firstLine="3382"/>
        <w:jc w:val="both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>Nombre</w:t>
      </w:r>
    </w:p>
    <w:p w:rsidR="00FE3081" w:rsidRPr="0075139A" w:rsidRDefault="00FE3081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El sistema valida la información proporcionada de acuerdo con la validación </w:t>
      </w:r>
      <w:bookmarkStart w:id="65" w:name="VA05r"/>
      <w:r w:rsidRPr="0075139A">
        <w:rPr>
          <w:rFonts w:cs="Arial"/>
          <w:b/>
          <w:sz w:val="20"/>
          <w:szCs w:val="20"/>
          <w:highlight w:val="cyan"/>
        </w:rPr>
        <w:fldChar w:fldCharType="begin"/>
      </w:r>
      <w:r w:rsidRPr="0075139A">
        <w:rPr>
          <w:rFonts w:cs="Arial"/>
          <w:b/>
          <w:sz w:val="20"/>
          <w:szCs w:val="20"/>
          <w:highlight w:val="cyan"/>
        </w:rPr>
        <w:instrText>HYPERLINK  \l "VA05"</w:instrText>
      </w:r>
      <w:r w:rsidRPr="0075139A">
        <w:rPr>
          <w:rFonts w:cs="Arial"/>
          <w:b/>
          <w:sz w:val="20"/>
          <w:szCs w:val="20"/>
          <w:highlight w:val="cyan"/>
        </w:rPr>
        <w:fldChar w:fldCharType="separate"/>
      </w:r>
      <w:r w:rsidRPr="0075139A">
        <w:rPr>
          <w:rStyle w:val="Hipervnculo"/>
          <w:rFonts w:cs="Arial"/>
          <w:b/>
          <w:sz w:val="20"/>
          <w:szCs w:val="20"/>
          <w:highlight w:val="cyan"/>
        </w:rPr>
        <w:t>VA05 Validar Datos para Autorización del Supervisor</w:t>
      </w:r>
      <w:r w:rsidRPr="0075139A">
        <w:rPr>
          <w:highlight w:val="cyan"/>
        </w:rPr>
        <w:fldChar w:fldCharType="end"/>
      </w:r>
      <w:bookmarkEnd w:id="64"/>
      <w:bookmarkEnd w:id="65"/>
    </w:p>
    <w:p w:rsidR="0075139A" w:rsidRPr="0075139A" w:rsidRDefault="0075139A" w:rsidP="00F04B5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sz w:val="20"/>
          <w:szCs w:val="20"/>
          <w:highlight w:val="cyan"/>
        </w:rPr>
      </w:pPr>
      <w:bookmarkStart w:id="66" w:name="paso18_2_4_5_5"/>
      <w:bookmarkEnd w:id="66"/>
      <w:r w:rsidRPr="0075139A">
        <w:rPr>
          <w:rFonts w:cs="Arial"/>
          <w:sz w:val="20"/>
          <w:szCs w:val="20"/>
          <w:highlight w:val="cyan"/>
        </w:rPr>
        <w:t>El sistema presenta la siguiente información en el encabezado de la pantalla:</w:t>
      </w:r>
    </w:p>
    <w:p w:rsidR="0075139A" w:rsidRPr="0075139A" w:rsidRDefault="0075139A" w:rsidP="00F04B5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b/>
          <w:bCs/>
          <w:sz w:val="20"/>
          <w:szCs w:val="20"/>
          <w:highlight w:val="cyan"/>
          <w:lang w:eastAsia="en-US"/>
        </w:rPr>
      </w:pPr>
      <w:r w:rsidRPr="0075139A">
        <w:rPr>
          <w:rFonts w:cs="Arial"/>
          <w:sz w:val="20"/>
          <w:szCs w:val="20"/>
          <w:highlight w:val="cyan"/>
        </w:rPr>
        <w:t xml:space="preserve">Fecha de acuerdo con la regla de negocio </w:t>
      </w:r>
      <w:hyperlink r:id="rId39" w:anchor="RN16" w:history="1">
        <w:r w:rsidRPr="0075139A">
          <w:rPr>
            <w:rStyle w:val="Hipervnculo"/>
            <w:b/>
            <w:sz w:val="20"/>
            <w:szCs w:val="20"/>
            <w:highlight w:val="cyan"/>
            <w:lang w:eastAsia="en-US"/>
          </w:rPr>
          <w:t>RN16 Valor por Defecto Fecha Actual</w:t>
        </w:r>
      </w:hyperlink>
    </w:p>
    <w:p w:rsidR="0075139A" w:rsidRPr="0075139A" w:rsidRDefault="0075139A" w:rsidP="00F04B5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bCs/>
          <w:sz w:val="20"/>
          <w:szCs w:val="20"/>
          <w:highlight w:val="cyan"/>
          <w:lang w:eastAsia="en-US"/>
        </w:rPr>
      </w:pPr>
      <w:r w:rsidRPr="0075139A">
        <w:rPr>
          <w:rFonts w:cs="Arial"/>
          <w:sz w:val="20"/>
          <w:szCs w:val="20"/>
          <w:highlight w:val="cyan"/>
        </w:rPr>
        <w:lastRenderedPageBreak/>
        <w:t xml:space="preserve">Hora de acuerdo con la regla de negocio </w:t>
      </w:r>
      <w:hyperlink r:id="rId40" w:anchor="RN39" w:history="1">
        <w:r w:rsidRPr="0075139A">
          <w:rPr>
            <w:rStyle w:val="Hipervnculo"/>
            <w:b/>
            <w:sz w:val="20"/>
            <w:szCs w:val="20"/>
            <w:highlight w:val="cyan"/>
            <w:lang w:eastAsia="en-US"/>
          </w:rPr>
          <w:t>RN39 Valor por Defecto Hora Actual</w:t>
        </w:r>
      </w:hyperlink>
    </w:p>
    <w:p w:rsidR="0075139A" w:rsidRPr="0075139A" w:rsidRDefault="0075139A" w:rsidP="00F04B5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rFonts w:cs="Arial"/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>Porcentaje restante de batería</w:t>
      </w:r>
    </w:p>
    <w:p w:rsidR="0075139A" w:rsidRPr="0075139A" w:rsidRDefault="0075139A" w:rsidP="00F04B5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rFonts w:cs="Arial"/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>Para cada material registrado en el arqueo:</w:t>
      </w:r>
    </w:p>
    <w:p w:rsidR="0075139A" w:rsidRPr="0075139A" w:rsidRDefault="0075139A" w:rsidP="00C16F3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 xml:space="preserve">El sistema obtiene las diferencias en el arqueo de inventario de acuerdo con la regla de negocio  </w:t>
      </w:r>
      <w:hyperlink r:id="rId41" w:anchor="RN189" w:history="1">
        <w:r w:rsidRPr="0075139A">
          <w:rPr>
            <w:rStyle w:val="Hipervnculo"/>
            <w:rFonts w:cs="Arial"/>
            <w:b/>
            <w:sz w:val="20"/>
            <w:szCs w:val="20"/>
            <w:highlight w:val="cyan"/>
          </w:rPr>
          <w:t>RN189 Diferencias del Arqueo de Inventario</w:t>
        </w:r>
      </w:hyperlink>
    </w:p>
    <w:p w:rsidR="0075139A" w:rsidRPr="0075139A" w:rsidRDefault="0075139A" w:rsidP="00C16F3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>El sistema presenta la siguiente información del material y sus diferencias:</w:t>
      </w:r>
    </w:p>
    <w:p w:rsidR="0075139A" w:rsidRPr="0075139A" w:rsidRDefault="0075139A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Código </w:t>
      </w:r>
    </w:p>
    <w:p w:rsidR="0075139A" w:rsidRPr="0075139A" w:rsidRDefault="0075139A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>Descripción</w:t>
      </w:r>
    </w:p>
    <w:p w:rsidR="0075139A" w:rsidRPr="0075139A" w:rsidRDefault="005B33A3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sz w:val="20"/>
          <w:szCs w:val="20"/>
          <w:highlight w:val="cyan"/>
        </w:rPr>
      </w:pPr>
      <w:r>
        <w:rPr>
          <w:sz w:val="20"/>
          <w:szCs w:val="20"/>
          <w:highlight w:val="cyan"/>
        </w:rPr>
        <w:t>Y solicita</w:t>
      </w:r>
      <w:r w:rsidR="00121A86">
        <w:rPr>
          <w:sz w:val="20"/>
          <w:szCs w:val="20"/>
          <w:highlight w:val="cyan"/>
        </w:rPr>
        <w:t xml:space="preserve"> información de </w:t>
      </w:r>
      <w:r w:rsidR="0075139A" w:rsidRPr="0075139A">
        <w:rPr>
          <w:sz w:val="20"/>
          <w:szCs w:val="20"/>
          <w:highlight w:val="cyan"/>
        </w:rPr>
        <w:t xml:space="preserve">Conteo </w:t>
      </w:r>
      <w:r w:rsidR="0075139A" w:rsidRPr="0075139A">
        <w:rPr>
          <w:rFonts w:cs="Arial"/>
          <w:sz w:val="20"/>
          <w:szCs w:val="20"/>
          <w:highlight w:val="cyan"/>
        </w:rPr>
        <w:t xml:space="preserve">de acuerdo con la regla de negocio  </w:t>
      </w:r>
      <w:hyperlink r:id="rId42" w:anchor="RN190" w:history="1">
        <w:r w:rsidR="0075139A" w:rsidRPr="0075139A">
          <w:rPr>
            <w:rStyle w:val="Hipervnculo"/>
            <w:rFonts w:cs="Arial"/>
            <w:b/>
            <w:sz w:val="20"/>
            <w:szCs w:val="20"/>
            <w:highlight w:val="cyan"/>
          </w:rPr>
          <w:t>RN190 Conteo Físico del Material</w:t>
        </w:r>
      </w:hyperlink>
    </w:p>
    <w:p w:rsidR="0075139A" w:rsidRPr="006019AC" w:rsidRDefault="0075139A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rStyle w:val="Hipervnculo"/>
          <w:color w:val="auto"/>
          <w:sz w:val="20"/>
          <w:szCs w:val="20"/>
          <w:highlight w:val="cyan"/>
          <w:u w:val="none"/>
        </w:rPr>
      </w:pPr>
      <w:r w:rsidRPr="0075139A">
        <w:rPr>
          <w:sz w:val="20"/>
          <w:szCs w:val="20"/>
          <w:highlight w:val="cyan"/>
        </w:rPr>
        <w:t xml:space="preserve">Diferencias </w:t>
      </w:r>
      <w:r w:rsidRPr="0075139A">
        <w:rPr>
          <w:rFonts w:cs="Arial"/>
          <w:sz w:val="20"/>
          <w:szCs w:val="20"/>
          <w:highlight w:val="cyan"/>
        </w:rPr>
        <w:t xml:space="preserve">de acuerdo con la regla de negocio </w:t>
      </w:r>
      <w:hyperlink r:id="rId43" w:anchor="RN189" w:history="1">
        <w:r w:rsidRPr="0075139A">
          <w:rPr>
            <w:rStyle w:val="Hipervnculo"/>
            <w:rFonts w:cs="Arial"/>
            <w:b/>
            <w:sz w:val="20"/>
            <w:szCs w:val="20"/>
            <w:highlight w:val="cyan"/>
          </w:rPr>
          <w:t>RN189 Diferencias del Arqueo de Inventario</w:t>
        </w:r>
      </w:hyperlink>
    </w:p>
    <w:p w:rsidR="006019AC" w:rsidRPr="006019AC" w:rsidRDefault="006019AC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sz w:val="20"/>
          <w:szCs w:val="20"/>
          <w:highlight w:val="cyan"/>
        </w:rPr>
      </w:pPr>
      <w:r w:rsidRPr="006019AC">
        <w:rPr>
          <w:sz w:val="20"/>
          <w:szCs w:val="20"/>
          <w:highlight w:val="cyan"/>
        </w:rPr>
        <w:t xml:space="preserve">Y Solicita </w:t>
      </w:r>
      <w:r>
        <w:rPr>
          <w:sz w:val="20"/>
          <w:szCs w:val="20"/>
          <w:highlight w:val="cyan"/>
        </w:rPr>
        <w:t>O</w:t>
      </w:r>
      <w:r w:rsidRPr="006019AC">
        <w:rPr>
          <w:sz w:val="20"/>
          <w:szCs w:val="20"/>
          <w:highlight w:val="cyan"/>
        </w:rPr>
        <w:t>bservaciones</w:t>
      </w:r>
    </w:p>
    <w:p w:rsidR="00E61DA1" w:rsidRPr="004D6BED" w:rsidRDefault="00E61DA1" w:rsidP="00C16F35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r w:rsidRPr="006019AC">
        <w:rPr>
          <w:rFonts w:cs="Arial"/>
          <w:sz w:val="20"/>
          <w:szCs w:val="20"/>
          <w:highlight w:val="cyan"/>
        </w:rPr>
        <w:t>S</w:t>
      </w:r>
      <w:r w:rsidRPr="004D6BED">
        <w:rPr>
          <w:rFonts w:cs="Arial"/>
          <w:sz w:val="20"/>
          <w:szCs w:val="20"/>
          <w:highlight w:val="cyan"/>
        </w:rPr>
        <w:t>i &lt;el actor proporciona un nuevo conteo físico del material&gt;</w:t>
      </w:r>
    </w:p>
    <w:p w:rsidR="00E61DA1" w:rsidRPr="004D6BED" w:rsidRDefault="00E61DA1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rFonts w:cs="Arial"/>
          <w:sz w:val="20"/>
          <w:szCs w:val="20"/>
          <w:highlight w:val="cyan"/>
        </w:rPr>
      </w:pPr>
      <w:r w:rsidRPr="004D6BED">
        <w:rPr>
          <w:rFonts w:cs="Arial"/>
          <w:sz w:val="20"/>
          <w:szCs w:val="20"/>
          <w:highlight w:val="cyan"/>
        </w:rPr>
        <w:t>El sistema presenta la siguiente información:</w:t>
      </w:r>
    </w:p>
    <w:p w:rsidR="00E61DA1" w:rsidRPr="006019AC" w:rsidRDefault="00E61DA1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rStyle w:val="Hipervnculo"/>
          <w:color w:val="auto"/>
          <w:sz w:val="20"/>
          <w:szCs w:val="20"/>
          <w:highlight w:val="cyan"/>
          <w:u w:val="none"/>
        </w:rPr>
      </w:pPr>
      <w:r w:rsidRPr="004D6BED">
        <w:rPr>
          <w:sz w:val="20"/>
          <w:szCs w:val="20"/>
          <w:highlight w:val="cyan"/>
        </w:rPr>
        <w:t xml:space="preserve">Diferencias </w:t>
      </w:r>
      <w:r w:rsidRPr="004D6BED">
        <w:rPr>
          <w:rFonts w:cs="Arial"/>
          <w:sz w:val="20"/>
          <w:szCs w:val="20"/>
          <w:highlight w:val="cyan"/>
        </w:rPr>
        <w:t xml:space="preserve">de acuerdo con la regla de negocio  </w:t>
      </w:r>
      <w:hyperlink r:id="rId44" w:anchor="RN189" w:history="1">
        <w:r w:rsidRPr="004D6BED">
          <w:rPr>
            <w:rStyle w:val="Hipervnculo"/>
            <w:rFonts w:cs="Arial"/>
            <w:b/>
            <w:sz w:val="20"/>
            <w:szCs w:val="20"/>
            <w:highlight w:val="cyan"/>
          </w:rPr>
          <w:t>RN189 Diferencias del Arqueo de Inventario</w:t>
        </w:r>
      </w:hyperlink>
    </w:p>
    <w:p w:rsidR="006019AC" w:rsidRPr="006019AC" w:rsidRDefault="006019AC" w:rsidP="00C16F35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678"/>
        </w:tabs>
        <w:ind w:left="4678" w:hanging="1134"/>
        <w:rPr>
          <w:rStyle w:val="Hipervnculo"/>
          <w:color w:val="auto"/>
          <w:sz w:val="20"/>
          <w:szCs w:val="20"/>
          <w:highlight w:val="cyan"/>
          <w:u w:val="none"/>
        </w:rPr>
      </w:pPr>
      <w:r w:rsidRPr="006019AC">
        <w:rPr>
          <w:rStyle w:val="Hipervnculo"/>
          <w:rFonts w:cs="Arial"/>
          <w:color w:val="auto"/>
          <w:sz w:val="20"/>
          <w:szCs w:val="20"/>
          <w:highlight w:val="cyan"/>
          <w:u w:val="none"/>
        </w:rPr>
        <w:t>El actor proporciona:</w:t>
      </w:r>
    </w:p>
    <w:p w:rsidR="006019AC" w:rsidRPr="006019AC" w:rsidRDefault="006019AC" w:rsidP="006019AC">
      <w:pPr>
        <w:pStyle w:val="Prrafodelista"/>
        <w:numPr>
          <w:ilvl w:val="6"/>
          <w:numId w:val="6"/>
        </w:numPr>
        <w:tabs>
          <w:tab w:val="left" w:pos="-284"/>
          <w:tab w:val="left" w:pos="-142"/>
          <w:tab w:val="left" w:pos="3402"/>
          <w:tab w:val="left" w:pos="4678"/>
          <w:tab w:val="left" w:pos="5954"/>
        </w:tabs>
        <w:ind w:firstLine="3382"/>
        <w:rPr>
          <w:sz w:val="20"/>
          <w:szCs w:val="20"/>
          <w:highlight w:val="cyan"/>
        </w:rPr>
      </w:pPr>
      <w:r w:rsidRPr="006019AC">
        <w:rPr>
          <w:rStyle w:val="Hipervnculo"/>
          <w:rFonts w:cs="Arial"/>
          <w:color w:val="auto"/>
          <w:sz w:val="20"/>
          <w:szCs w:val="20"/>
          <w:highlight w:val="cyan"/>
          <w:u w:val="none"/>
        </w:rPr>
        <w:t>Observaciones</w:t>
      </w:r>
    </w:p>
    <w:p w:rsidR="00A319C1" w:rsidRPr="0075139A" w:rsidRDefault="00A319C1" w:rsidP="00321A80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</w:tabs>
        <w:ind w:left="3544" w:hanging="992"/>
        <w:rPr>
          <w:rFonts w:cs="Arial"/>
          <w:sz w:val="20"/>
          <w:szCs w:val="20"/>
          <w:highlight w:val="cyan"/>
        </w:rPr>
      </w:pPr>
      <w:r w:rsidRPr="0075139A">
        <w:rPr>
          <w:rFonts w:cs="Arial"/>
          <w:sz w:val="20"/>
          <w:szCs w:val="20"/>
          <w:highlight w:val="cyan"/>
        </w:rPr>
        <w:t xml:space="preserve">Si &lt;el actor </w:t>
      </w:r>
      <w:r w:rsidR="0075139A" w:rsidRPr="0075139A">
        <w:rPr>
          <w:rFonts w:cs="Arial"/>
          <w:sz w:val="20"/>
          <w:szCs w:val="20"/>
          <w:highlight w:val="cyan"/>
        </w:rPr>
        <w:t xml:space="preserve">selecciona la opción </w:t>
      </w:r>
      <w:r w:rsidR="0075139A" w:rsidRPr="0075139A">
        <w:rPr>
          <w:rFonts w:cs="Arial"/>
          <w:b/>
          <w:sz w:val="20"/>
          <w:szCs w:val="20"/>
          <w:highlight w:val="cyan"/>
        </w:rPr>
        <w:t>Ajustar Inventario</w:t>
      </w:r>
      <w:r w:rsidRPr="0075139A">
        <w:rPr>
          <w:rFonts w:cs="Arial"/>
          <w:sz w:val="20"/>
          <w:szCs w:val="20"/>
          <w:highlight w:val="cyan"/>
        </w:rPr>
        <w:t>&gt;</w:t>
      </w:r>
    </w:p>
    <w:p w:rsidR="00E61DA1" w:rsidRPr="007020B6" w:rsidRDefault="00A319C1" w:rsidP="000E1E2F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820"/>
        </w:tabs>
        <w:ind w:left="4820" w:hanging="1276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Para cada material</w:t>
      </w:r>
      <w:r w:rsidR="007020B6">
        <w:rPr>
          <w:rFonts w:cs="Arial"/>
          <w:sz w:val="20"/>
          <w:szCs w:val="20"/>
        </w:rPr>
        <w:t xml:space="preserve"> el </w:t>
      </w:r>
      <w:r w:rsidRPr="007020B6">
        <w:rPr>
          <w:rFonts w:cs="Arial"/>
          <w:sz w:val="20"/>
          <w:szCs w:val="20"/>
        </w:rPr>
        <w:t>sistema actualiza la siguiente información:</w:t>
      </w:r>
    </w:p>
    <w:p w:rsidR="007020B6" w:rsidRPr="00B661F0" w:rsidRDefault="007020B6" w:rsidP="000E1E2F">
      <w:pPr>
        <w:pStyle w:val="Prrafodelista"/>
        <w:numPr>
          <w:ilvl w:val="6"/>
          <w:numId w:val="6"/>
        </w:numPr>
        <w:tabs>
          <w:tab w:val="left" w:pos="6237"/>
        </w:tabs>
        <w:ind w:firstLine="3524"/>
        <w:jc w:val="both"/>
        <w:rPr>
          <w:rFonts w:cs="Arial"/>
          <w:sz w:val="20"/>
          <w:szCs w:val="20"/>
        </w:rPr>
      </w:pPr>
      <w:r>
        <w:rPr>
          <w:sz w:val="20"/>
          <w:szCs w:val="20"/>
        </w:rPr>
        <w:t>Arqueo</w:t>
      </w:r>
    </w:p>
    <w:p w:rsidR="007020B6" w:rsidRPr="00421046" w:rsidRDefault="007020B6" w:rsidP="000E1E2F">
      <w:pPr>
        <w:pStyle w:val="Prrafodelista"/>
        <w:numPr>
          <w:ilvl w:val="7"/>
          <w:numId w:val="6"/>
        </w:numPr>
        <w:ind w:firstLine="4797"/>
        <w:jc w:val="both"/>
        <w:rPr>
          <w:sz w:val="20"/>
          <w:szCs w:val="20"/>
        </w:rPr>
      </w:pPr>
      <w:proofErr w:type="spellStart"/>
      <w:r w:rsidRPr="00421046">
        <w:rPr>
          <w:sz w:val="20"/>
          <w:szCs w:val="20"/>
        </w:rPr>
        <w:t>ClaveMaterial</w:t>
      </w:r>
      <w:proofErr w:type="spellEnd"/>
    </w:p>
    <w:p w:rsidR="00112868" w:rsidRPr="00112868" w:rsidRDefault="007020B6" w:rsidP="000E1E2F">
      <w:pPr>
        <w:pStyle w:val="Prrafodelista"/>
        <w:numPr>
          <w:ilvl w:val="7"/>
          <w:numId w:val="6"/>
        </w:numPr>
        <w:ind w:firstLine="4797"/>
        <w:jc w:val="both"/>
        <w:rPr>
          <w:sz w:val="20"/>
          <w:szCs w:val="20"/>
        </w:rPr>
      </w:pPr>
      <w:r w:rsidRPr="00421046">
        <w:rPr>
          <w:sz w:val="20"/>
          <w:szCs w:val="20"/>
        </w:rPr>
        <w:t>Cantidad</w:t>
      </w:r>
      <w:r w:rsidR="00112868">
        <w:rPr>
          <w:sz w:val="20"/>
          <w:szCs w:val="20"/>
        </w:rPr>
        <w:t xml:space="preserve"> </w:t>
      </w:r>
    </w:p>
    <w:p w:rsidR="002E2E7D" w:rsidRPr="0093566D" w:rsidRDefault="002E2E7D" w:rsidP="000E1E2F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820"/>
        </w:tabs>
        <w:ind w:left="4820" w:hanging="1276"/>
        <w:rPr>
          <w:sz w:val="20"/>
          <w:szCs w:val="20"/>
        </w:rPr>
      </w:pPr>
      <w:bookmarkStart w:id="67" w:name="paso16_9_5"/>
      <w:r w:rsidRPr="0093566D">
        <w:rPr>
          <w:sz w:val="20"/>
          <w:szCs w:val="20"/>
        </w:rPr>
        <w:t xml:space="preserve">Para cada material con diferencias </w:t>
      </w:r>
      <w:r w:rsidR="0093566D" w:rsidRPr="0093566D">
        <w:rPr>
          <w:sz w:val="20"/>
          <w:szCs w:val="20"/>
        </w:rPr>
        <w:t>en el inventario, el</w:t>
      </w:r>
      <w:r w:rsidRPr="0093566D">
        <w:rPr>
          <w:sz w:val="20"/>
          <w:szCs w:val="20"/>
        </w:rPr>
        <w:t xml:space="preserve"> sistema registra la siguiente información:</w:t>
      </w:r>
    </w:p>
    <w:bookmarkEnd w:id="67"/>
    <w:p w:rsidR="002E2E7D" w:rsidRPr="0093566D" w:rsidRDefault="002E2E7D" w:rsidP="000E1E2F">
      <w:pPr>
        <w:pStyle w:val="Prrafodelista"/>
        <w:numPr>
          <w:ilvl w:val="6"/>
          <w:numId w:val="6"/>
        </w:numPr>
        <w:tabs>
          <w:tab w:val="left" w:pos="6237"/>
        </w:tabs>
        <w:ind w:firstLine="3524"/>
        <w:jc w:val="both"/>
        <w:rPr>
          <w:sz w:val="20"/>
          <w:szCs w:val="20"/>
        </w:rPr>
      </w:pPr>
      <w:proofErr w:type="spellStart"/>
      <w:r w:rsidRPr="0093566D">
        <w:rPr>
          <w:sz w:val="20"/>
          <w:szCs w:val="20"/>
        </w:rPr>
        <w:t>DiferenciaInventario</w:t>
      </w:r>
      <w:proofErr w:type="spellEnd"/>
    </w:p>
    <w:p w:rsidR="002E2E7D" w:rsidRPr="0093566D" w:rsidRDefault="002E2E7D" w:rsidP="000E1E2F">
      <w:pPr>
        <w:pStyle w:val="Prrafodelista"/>
        <w:numPr>
          <w:ilvl w:val="7"/>
          <w:numId w:val="6"/>
        </w:numPr>
        <w:ind w:firstLine="4797"/>
        <w:jc w:val="both"/>
        <w:rPr>
          <w:sz w:val="20"/>
          <w:szCs w:val="20"/>
        </w:rPr>
      </w:pPr>
      <w:proofErr w:type="spellStart"/>
      <w:r w:rsidRPr="0093566D">
        <w:rPr>
          <w:sz w:val="20"/>
          <w:szCs w:val="20"/>
        </w:rPr>
        <w:t>IdJornada</w:t>
      </w:r>
      <w:proofErr w:type="spellEnd"/>
    </w:p>
    <w:p w:rsidR="002E2E7D" w:rsidRPr="0093566D" w:rsidRDefault="002E2E7D" w:rsidP="000E1E2F">
      <w:pPr>
        <w:pStyle w:val="Prrafodelista"/>
        <w:numPr>
          <w:ilvl w:val="7"/>
          <w:numId w:val="6"/>
        </w:numPr>
        <w:ind w:firstLine="4797"/>
        <w:jc w:val="both"/>
        <w:rPr>
          <w:sz w:val="20"/>
          <w:szCs w:val="20"/>
        </w:rPr>
      </w:pPr>
      <w:proofErr w:type="spellStart"/>
      <w:r w:rsidRPr="0093566D">
        <w:rPr>
          <w:sz w:val="20"/>
          <w:szCs w:val="20"/>
        </w:rPr>
        <w:t>ClaveMaterial</w:t>
      </w:r>
      <w:proofErr w:type="spellEnd"/>
    </w:p>
    <w:p w:rsidR="002E2E7D" w:rsidRPr="0075139A" w:rsidRDefault="002E2E7D" w:rsidP="000E1E2F">
      <w:pPr>
        <w:pStyle w:val="Prrafodelista"/>
        <w:numPr>
          <w:ilvl w:val="7"/>
          <w:numId w:val="6"/>
        </w:numPr>
        <w:ind w:left="7797" w:hanging="1560"/>
        <w:jc w:val="both"/>
        <w:rPr>
          <w:rStyle w:val="Hipervnculo"/>
          <w:color w:val="FF0000"/>
          <w:sz w:val="20"/>
          <w:szCs w:val="20"/>
          <w:u w:val="none"/>
        </w:rPr>
      </w:pPr>
      <w:r w:rsidRPr="0093566D">
        <w:rPr>
          <w:sz w:val="20"/>
          <w:szCs w:val="20"/>
        </w:rPr>
        <w:t>Cantidad</w:t>
      </w:r>
      <w:r w:rsidR="008F5FCF" w:rsidRPr="0093566D">
        <w:rPr>
          <w:sz w:val="20"/>
          <w:szCs w:val="20"/>
        </w:rPr>
        <w:t xml:space="preserve"> </w:t>
      </w:r>
      <w:r w:rsidR="008C2E83" w:rsidRPr="0093566D">
        <w:rPr>
          <w:rFonts w:cs="Arial"/>
          <w:sz w:val="20"/>
          <w:szCs w:val="20"/>
        </w:rPr>
        <w:t xml:space="preserve">de acuerdo con la regla de negocio  </w:t>
      </w:r>
      <w:hyperlink r:id="rId45" w:anchor="RN189" w:history="1">
        <w:r w:rsidR="008C2E83" w:rsidRPr="0093566D">
          <w:rPr>
            <w:rStyle w:val="Hipervnculo"/>
            <w:rFonts w:cs="Arial"/>
            <w:b/>
            <w:sz w:val="20"/>
            <w:szCs w:val="20"/>
          </w:rPr>
          <w:t>RN189 Diferencias del Arqueo de Inventario</w:t>
        </w:r>
      </w:hyperlink>
    </w:p>
    <w:p w:rsidR="0075139A" w:rsidRPr="0075139A" w:rsidRDefault="0075139A" w:rsidP="000E1E2F">
      <w:pPr>
        <w:pStyle w:val="Prrafodelista"/>
        <w:numPr>
          <w:ilvl w:val="7"/>
          <w:numId w:val="6"/>
        </w:numPr>
        <w:ind w:left="7797" w:hanging="1560"/>
        <w:jc w:val="both"/>
        <w:rPr>
          <w:sz w:val="20"/>
          <w:szCs w:val="20"/>
          <w:highlight w:val="cyan"/>
        </w:rPr>
      </w:pPr>
      <w:proofErr w:type="spellStart"/>
      <w:r w:rsidRPr="0075139A">
        <w:rPr>
          <w:rStyle w:val="Hipervnculo"/>
          <w:rFonts w:cs="Arial"/>
          <w:color w:val="auto"/>
          <w:sz w:val="20"/>
          <w:szCs w:val="20"/>
          <w:highlight w:val="cyan"/>
          <w:u w:val="none"/>
        </w:rPr>
        <w:t>Observacion</w:t>
      </w:r>
      <w:proofErr w:type="spellEnd"/>
    </w:p>
    <w:p w:rsidR="004A0C0A" w:rsidRPr="00FC0B78" w:rsidRDefault="00D23290" w:rsidP="000E1E2F">
      <w:pPr>
        <w:pStyle w:val="Prrafodelista"/>
        <w:numPr>
          <w:ilvl w:val="5"/>
          <w:numId w:val="6"/>
        </w:numPr>
        <w:tabs>
          <w:tab w:val="left" w:pos="-284"/>
          <w:tab w:val="left" w:pos="-142"/>
          <w:tab w:val="left" w:pos="3402"/>
          <w:tab w:val="left" w:pos="4820"/>
        </w:tabs>
        <w:ind w:left="4820" w:hanging="1276"/>
        <w:rPr>
          <w:rStyle w:val="Hipervnculo"/>
          <w:color w:val="auto"/>
          <w:sz w:val="20"/>
          <w:szCs w:val="20"/>
          <w:u w:val="none"/>
        </w:rPr>
      </w:pPr>
      <w:bookmarkStart w:id="68" w:name="paso9_ao02"/>
      <w:bookmarkStart w:id="69" w:name="paso10_ao02"/>
      <w:r>
        <w:rPr>
          <w:sz w:val="20"/>
          <w:szCs w:val="20"/>
        </w:rPr>
        <w:t xml:space="preserve">Para cada material registrado en el arqueo el sistema actualiza el inventario de acuerdo con la regla de negocio </w:t>
      </w:r>
      <w:hyperlink r:id="rId46" w:anchor="RN192" w:history="1">
        <w:r w:rsidRPr="00844A69">
          <w:rPr>
            <w:rStyle w:val="Hipervnculo"/>
            <w:b/>
            <w:sz w:val="20"/>
            <w:szCs w:val="20"/>
          </w:rPr>
          <w:t>RN192 Ajustar Inventario Arqueo</w:t>
        </w:r>
      </w:hyperlink>
      <w:bookmarkEnd w:id="68"/>
      <w:bookmarkEnd w:id="69"/>
    </w:p>
    <w:p w:rsidR="00FC0B78" w:rsidRPr="00FC0B78" w:rsidRDefault="00FC0B78" w:rsidP="000E1E2F">
      <w:pPr>
        <w:pStyle w:val="Prrafodelista"/>
        <w:numPr>
          <w:ilvl w:val="6"/>
          <w:numId w:val="6"/>
        </w:numPr>
        <w:tabs>
          <w:tab w:val="left" w:pos="6237"/>
        </w:tabs>
        <w:ind w:firstLine="3524"/>
        <w:jc w:val="both"/>
        <w:rPr>
          <w:sz w:val="20"/>
          <w:szCs w:val="20"/>
        </w:rPr>
      </w:pPr>
      <w:r w:rsidRPr="00FC0B78">
        <w:rPr>
          <w:sz w:val="20"/>
          <w:szCs w:val="20"/>
        </w:rPr>
        <w:t>Inventario</w:t>
      </w:r>
    </w:p>
    <w:p w:rsidR="00FC0B78" w:rsidRPr="00EE095C" w:rsidRDefault="00FC0B78" w:rsidP="000E1E2F">
      <w:pPr>
        <w:pStyle w:val="Prrafodelista"/>
        <w:numPr>
          <w:ilvl w:val="7"/>
          <w:numId w:val="6"/>
        </w:numPr>
        <w:ind w:firstLine="4797"/>
        <w:jc w:val="both"/>
        <w:rPr>
          <w:sz w:val="20"/>
          <w:szCs w:val="20"/>
        </w:rPr>
      </w:pPr>
      <w:proofErr w:type="spellStart"/>
      <w:r>
        <w:rPr>
          <w:sz w:val="20"/>
          <w:szCs w:val="20"/>
        </w:rPr>
        <w:t>ClaveMaterial</w:t>
      </w:r>
      <w:proofErr w:type="spellEnd"/>
    </w:p>
    <w:p w:rsidR="00FC0B78" w:rsidRDefault="00FC0B78" w:rsidP="000E1E2F">
      <w:pPr>
        <w:pStyle w:val="Prrafodelista"/>
        <w:numPr>
          <w:ilvl w:val="7"/>
          <w:numId w:val="6"/>
        </w:numPr>
        <w:ind w:firstLine="4797"/>
        <w:jc w:val="both"/>
        <w:rPr>
          <w:sz w:val="20"/>
          <w:szCs w:val="20"/>
        </w:rPr>
      </w:pPr>
      <w:r>
        <w:rPr>
          <w:sz w:val="20"/>
          <w:szCs w:val="20"/>
        </w:rPr>
        <w:t>Cantidad</w:t>
      </w:r>
    </w:p>
    <w:p w:rsidR="0072029F" w:rsidRPr="0075139A" w:rsidRDefault="0072029F" w:rsidP="0072029F">
      <w:pPr>
        <w:pStyle w:val="Prrafodelista"/>
        <w:numPr>
          <w:ilvl w:val="4"/>
          <w:numId w:val="6"/>
        </w:numPr>
        <w:tabs>
          <w:tab w:val="left" w:pos="-284"/>
          <w:tab w:val="left" w:pos="-142"/>
          <w:tab w:val="left" w:pos="3402"/>
          <w:tab w:val="left" w:pos="3686"/>
        </w:tabs>
        <w:ind w:left="3686" w:hanging="1134"/>
        <w:rPr>
          <w:sz w:val="20"/>
          <w:szCs w:val="20"/>
          <w:highlight w:val="cyan"/>
        </w:rPr>
      </w:pPr>
      <w:r w:rsidRPr="0075139A">
        <w:rPr>
          <w:sz w:val="20"/>
          <w:szCs w:val="20"/>
          <w:highlight w:val="cyan"/>
        </w:rPr>
        <w:t xml:space="preserve">Si &lt;el actor selecciona la opción </w:t>
      </w:r>
      <w:r w:rsidRPr="0075139A">
        <w:rPr>
          <w:b/>
          <w:sz w:val="20"/>
          <w:szCs w:val="20"/>
          <w:highlight w:val="cyan"/>
        </w:rPr>
        <w:t>Regresar</w:t>
      </w:r>
      <w:r w:rsidRPr="0075139A">
        <w:rPr>
          <w:sz w:val="20"/>
          <w:szCs w:val="20"/>
          <w:highlight w:val="cyan"/>
        </w:rPr>
        <w:t xml:space="preserve">&gt;, el sistema continúa en el </w:t>
      </w:r>
      <w:hyperlink w:anchor="paso16_1" w:history="1">
        <w:r w:rsidRPr="0075139A">
          <w:rPr>
            <w:rStyle w:val="Hipervnculo"/>
            <w:b/>
            <w:sz w:val="20"/>
            <w:szCs w:val="20"/>
            <w:highlight w:val="cyan"/>
          </w:rPr>
          <w:t>paso 18.1</w:t>
        </w:r>
      </w:hyperlink>
      <w:r w:rsidRPr="0075139A">
        <w:rPr>
          <w:sz w:val="20"/>
          <w:szCs w:val="20"/>
          <w:highlight w:val="cyan"/>
        </w:rPr>
        <w:t xml:space="preserve"> del flujo básico </w:t>
      </w:r>
    </w:p>
    <w:p w:rsidR="00790196" w:rsidRPr="00EE095C" w:rsidRDefault="00790196" w:rsidP="000236C6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bookmarkStart w:id="70" w:name="paso17"/>
      <w:r w:rsidRPr="00EE095C">
        <w:rPr>
          <w:rFonts w:cs="Arial"/>
          <w:sz w:val="20"/>
          <w:szCs w:val="20"/>
        </w:rPr>
        <w:t>El sistema registra información de la actividad realizada:</w:t>
      </w:r>
    </w:p>
    <w:bookmarkEnd w:id="70"/>
    <w:p w:rsidR="00790196" w:rsidRPr="00EE095C" w:rsidRDefault="00790196" w:rsidP="003F662D">
      <w:pPr>
        <w:pStyle w:val="Prrafodelista"/>
        <w:numPr>
          <w:ilvl w:val="1"/>
          <w:numId w:val="6"/>
        </w:numPr>
        <w:ind w:left="993" w:hanging="567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BitacoraActividad</w:t>
      </w:r>
      <w:proofErr w:type="spellEnd"/>
    </w:p>
    <w:p w:rsidR="003F662D" w:rsidRDefault="003F662D" w:rsidP="003F662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sz w:val="20"/>
          <w:szCs w:val="20"/>
        </w:rPr>
      </w:pPr>
      <w:proofErr w:type="spellStart"/>
      <w:r>
        <w:rPr>
          <w:sz w:val="20"/>
          <w:szCs w:val="20"/>
        </w:rPr>
        <w:t>IdBitacoraActividad</w:t>
      </w:r>
      <w:proofErr w:type="spellEnd"/>
      <w:r w:rsidR="00733C0D">
        <w:rPr>
          <w:sz w:val="20"/>
          <w:szCs w:val="20"/>
        </w:rPr>
        <w:t xml:space="preserve"> de acuerdo con la regla de negocio </w:t>
      </w:r>
      <w:hyperlink r:id="rId47" w:anchor="RN77" w:history="1">
        <w:r w:rsidR="00733C0D" w:rsidRPr="005A04AD">
          <w:rPr>
            <w:rStyle w:val="Hipervnculo"/>
            <w:b/>
            <w:sz w:val="20"/>
            <w:szCs w:val="20"/>
          </w:rPr>
          <w:t xml:space="preserve">RN77 Identificador </w:t>
        </w:r>
        <w:r w:rsidR="00733C0D">
          <w:rPr>
            <w:rStyle w:val="Hipervnculo"/>
            <w:b/>
            <w:sz w:val="20"/>
            <w:szCs w:val="20"/>
          </w:rPr>
          <w:t>Ú</w:t>
        </w:r>
        <w:r w:rsidR="00733C0D" w:rsidRPr="005A04AD">
          <w:rPr>
            <w:rStyle w:val="Hipervnculo"/>
            <w:b/>
            <w:sz w:val="20"/>
            <w:szCs w:val="20"/>
          </w:rPr>
          <w:t>nico</w:t>
        </w:r>
      </w:hyperlink>
    </w:p>
    <w:p w:rsidR="00790196" w:rsidRPr="00EE095C" w:rsidRDefault="00790196" w:rsidP="003F662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sz w:val="20"/>
          <w:szCs w:val="20"/>
        </w:rPr>
      </w:pPr>
      <w:proofErr w:type="spellStart"/>
      <w:r w:rsidRPr="00EE095C">
        <w:rPr>
          <w:sz w:val="20"/>
          <w:szCs w:val="20"/>
        </w:rPr>
        <w:t>ClaveActividad</w:t>
      </w:r>
      <w:proofErr w:type="spellEnd"/>
    </w:p>
    <w:p w:rsidR="00790196" w:rsidRPr="00EE095C" w:rsidRDefault="00790196" w:rsidP="003F662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sz w:val="20"/>
          <w:szCs w:val="20"/>
        </w:rPr>
      </w:pPr>
      <w:proofErr w:type="spellStart"/>
      <w:r w:rsidRPr="00EE095C">
        <w:rPr>
          <w:sz w:val="20"/>
          <w:szCs w:val="20"/>
        </w:rPr>
        <w:t>ClaveUsuario</w:t>
      </w:r>
      <w:proofErr w:type="spellEnd"/>
    </w:p>
    <w:p w:rsidR="00790196" w:rsidRPr="00EE095C" w:rsidRDefault="00790196" w:rsidP="003F662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rStyle w:val="Hipervnculo"/>
          <w:rFonts w:cs="Arial"/>
          <w:b/>
          <w:sz w:val="20"/>
          <w:szCs w:val="20"/>
        </w:rPr>
      </w:pPr>
      <w:r w:rsidRPr="00EE095C">
        <w:rPr>
          <w:sz w:val="20"/>
          <w:szCs w:val="20"/>
        </w:rPr>
        <w:t xml:space="preserve">Fecha de acuerdo con la regla de negocio </w:t>
      </w:r>
      <w:hyperlink r:id="rId48" w:anchor="RN38" w:history="1">
        <w:r w:rsidR="00DE2337" w:rsidRPr="00EE095C">
          <w:rPr>
            <w:rStyle w:val="Hipervnculo"/>
            <w:rFonts w:cs="Arial"/>
            <w:b/>
            <w:sz w:val="20"/>
            <w:szCs w:val="20"/>
          </w:rPr>
          <w:t>RN38 Valor por Defecto Fecha y Hora Actual</w:t>
        </w:r>
      </w:hyperlink>
    </w:p>
    <w:p w:rsidR="00B05A0C" w:rsidRPr="00EE095C" w:rsidRDefault="003B38AB" w:rsidP="003F662D">
      <w:pPr>
        <w:pStyle w:val="Prrafodelista"/>
        <w:numPr>
          <w:ilvl w:val="2"/>
          <w:numId w:val="6"/>
        </w:numPr>
        <w:tabs>
          <w:tab w:val="left" w:pos="-284"/>
          <w:tab w:val="left" w:pos="-142"/>
        </w:tabs>
        <w:ind w:left="1701" w:hanging="708"/>
        <w:rPr>
          <w:b/>
          <w:sz w:val="20"/>
          <w:szCs w:val="20"/>
        </w:rPr>
      </w:pPr>
      <w:proofErr w:type="spellStart"/>
      <w:r w:rsidRPr="00EE095C">
        <w:rPr>
          <w:sz w:val="20"/>
          <w:szCs w:val="20"/>
        </w:rPr>
        <w:t>OrdenBitacora</w:t>
      </w:r>
      <w:proofErr w:type="spellEnd"/>
      <w:r w:rsidRPr="00EE095C">
        <w:rPr>
          <w:sz w:val="20"/>
          <w:szCs w:val="20"/>
        </w:rPr>
        <w:t xml:space="preserve"> de acuerdo con la regla de negocio </w:t>
      </w:r>
      <w:hyperlink r:id="rId49" w:anchor="RN48" w:history="1">
        <w:r w:rsidRPr="00EE095C">
          <w:rPr>
            <w:rStyle w:val="Hipervnculo"/>
            <w:b/>
            <w:sz w:val="20"/>
            <w:szCs w:val="20"/>
          </w:rPr>
          <w:t>RN48 Asignar Consecutivo</w:t>
        </w:r>
      </w:hyperlink>
    </w:p>
    <w:p w:rsidR="003F3F87" w:rsidRPr="00EE095C" w:rsidRDefault="00D22698" w:rsidP="000236C6">
      <w:pPr>
        <w:pStyle w:val="Prrafodelista"/>
        <w:numPr>
          <w:ilvl w:val="0"/>
          <w:numId w:val="6"/>
        </w:numPr>
        <w:rPr>
          <w:rStyle w:val="Hipervnculo"/>
          <w:rFonts w:cs="Arial"/>
          <w:b/>
          <w:sz w:val="20"/>
          <w:szCs w:val="20"/>
        </w:rPr>
      </w:pPr>
      <w:r w:rsidRPr="00EE095C">
        <w:rPr>
          <w:rStyle w:val="Hipervnculo"/>
          <w:rFonts w:cs="Arial"/>
          <w:color w:val="auto"/>
          <w:sz w:val="20"/>
          <w:szCs w:val="20"/>
          <w:u w:val="none"/>
        </w:rPr>
        <w:t xml:space="preserve">Si &lt;el actor selecciona la opción </w:t>
      </w:r>
      <w:r w:rsidRPr="00EE095C">
        <w:rPr>
          <w:rStyle w:val="Hipervnculo"/>
          <w:rFonts w:cs="Arial"/>
          <w:b/>
          <w:color w:val="auto"/>
          <w:sz w:val="20"/>
          <w:szCs w:val="20"/>
          <w:u w:val="none"/>
        </w:rPr>
        <w:t>Ayuda</w:t>
      </w:r>
      <w:r w:rsidR="001A5A00" w:rsidRPr="00EE095C">
        <w:rPr>
          <w:rStyle w:val="Hipervnculo"/>
          <w:rFonts w:cs="Arial"/>
          <w:b/>
          <w:color w:val="auto"/>
          <w:sz w:val="20"/>
          <w:szCs w:val="20"/>
          <w:u w:val="none"/>
        </w:rPr>
        <w:t xml:space="preserve"> (tecla F1)</w:t>
      </w:r>
      <w:r w:rsidRPr="00EE095C">
        <w:rPr>
          <w:rStyle w:val="Hipervnculo"/>
          <w:rFonts w:cs="Arial"/>
          <w:color w:val="auto"/>
          <w:sz w:val="20"/>
          <w:szCs w:val="20"/>
          <w:u w:val="none"/>
        </w:rPr>
        <w:t xml:space="preserve">&gt;, el sistema continúa con el flujo alterno general </w:t>
      </w:r>
      <w:bookmarkStart w:id="71" w:name="Ayuda_r"/>
      <w:r w:rsidRPr="00EE095C">
        <w:rPr>
          <w:rStyle w:val="Hipervnculo"/>
          <w:rFonts w:cs="Arial"/>
          <w:b/>
          <w:color w:val="auto"/>
          <w:sz w:val="20"/>
          <w:szCs w:val="20"/>
          <w:u w:val="none"/>
        </w:rPr>
        <w:fldChar w:fldCharType="begin"/>
      </w:r>
      <w:r w:rsidR="003A425B" w:rsidRPr="00EE095C">
        <w:rPr>
          <w:rStyle w:val="Hipervnculo"/>
          <w:rFonts w:cs="Arial"/>
          <w:b/>
          <w:color w:val="auto"/>
          <w:sz w:val="20"/>
          <w:szCs w:val="20"/>
          <w:u w:val="none"/>
        </w:rPr>
        <w:instrText>HYPERLINK  \l "AG01"</w:instrText>
      </w:r>
      <w:r w:rsidRPr="00EE095C">
        <w:rPr>
          <w:rStyle w:val="Hipervnculo"/>
          <w:rFonts w:cs="Arial"/>
          <w:b/>
          <w:color w:val="auto"/>
          <w:sz w:val="20"/>
          <w:szCs w:val="20"/>
          <w:u w:val="none"/>
        </w:rPr>
        <w:fldChar w:fldCharType="separate"/>
      </w:r>
      <w:bookmarkStart w:id="72" w:name="Ayuda"/>
      <w:r w:rsidR="00110D6B">
        <w:rPr>
          <w:rStyle w:val="Hipervnculo"/>
          <w:rFonts w:cs="Arial"/>
          <w:b/>
          <w:sz w:val="20"/>
          <w:szCs w:val="20"/>
        </w:rPr>
        <w:t>AG0</w:t>
      </w:r>
      <w:r w:rsidR="00F814CD">
        <w:rPr>
          <w:rStyle w:val="Hipervnculo"/>
          <w:rFonts w:cs="Arial"/>
          <w:b/>
          <w:sz w:val="20"/>
          <w:szCs w:val="20"/>
        </w:rPr>
        <w:t>1</w:t>
      </w:r>
      <w:r w:rsidRPr="00EE095C">
        <w:rPr>
          <w:rStyle w:val="Hipervnculo"/>
          <w:rFonts w:cs="Arial"/>
          <w:b/>
          <w:sz w:val="20"/>
          <w:szCs w:val="20"/>
        </w:rPr>
        <w:t xml:space="preserve"> Ayuda</w:t>
      </w:r>
      <w:bookmarkEnd w:id="72"/>
    </w:p>
    <w:p w:rsidR="00DE7D26" w:rsidRPr="00EE095C" w:rsidRDefault="00D22698" w:rsidP="000236C6">
      <w:pPr>
        <w:pStyle w:val="Prrafodelista"/>
        <w:numPr>
          <w:ilvl w:val="0"/>
          <w:numId w:val="6"/>
        </w:numPr>
        <w:rPr>
          <w:rFonts w:cs="Arial"/>
          <w:sz w:val="20"/>
          <w:szCs w:val="20"/>
        </w:rPr>
      </w:pPr>
      <w:r w:rsidRPr="00EE095C">
        <w:rPr>
          <w:rStyle w:val="Hipervnculo"/>
          <w:rFonts w:cs="Arial"/>
          <w:b/>
          <w:color w:val="auto"/>
          <w:sz w:val="20"/>
          <w:szCs w:val="20"/>
          <w:u w:val="none"/>
        </w:rPr>
        <w:fldChar w:fldCharType="end"/>
      </w:r>
      <w:bookmarkStart w:id="73" w:name="Fin"/>
      <w:bookmarkEnd w:id="71"/>
      <w:r w:rsidR="00DE7D26" w:rsidRPr="00EE095C">
        <w:rPr>
          <w:rFonts w:cs="Arial"/>
          <w:sz w:val="20"/>
          <w:szCs w:val="20"/>
        </w:rPr>
        <w:t>Finaliza el caso de uso</w:t>
      </w:r>
    </w:p>
    <w:p w:rsidR="00DE7D26" w:rsidRPr="00EE095C" w:rsidRDefault="00DE7D26" w:rsidP="00FE1CAC">
      <w:pPr>
        <w:pStyle w:val="Textoindependiente"/>
        <w:rPr>
          <w:sz w:val="20"/>
          <w:szCs w:val="20"/>
          <w:lang w:val="es-ES" w:eastAsia="en-US"/>
        </w:rPr>
      </w:pPr>
      <w:bookmarkStart w:id="74" w:name="_GoBack"/>
      <w:bookmarkEnd w:id="73"/>
      <w:bookmarkEnd w:id="74"/>
    </w:p>
    <w:p w:rsidR="00111DE6" w:rsidRPr="00EE095C" w:rsidRDefault="00111DE6" w:rsidP="00FE1CAC">
      <w:pPr>
        <w:pStyle w:val="Textoindependiente"/>
        <w:rPr>
          <w:sz w:val="20"/>
          <w:szCs w:val="20"/>
          <w:lang w:val="es-ES" w:eastAsia="en-US"/>
        </w:rPr>
      </w:pPr>
    </w:p>
    <w:p w:rsidR="00481C4A" w:rsidRPr="00EE095C" w:rsidRDefault="00FC72FB" w:rsidP="00FE1CAC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75" w:name="_Toc285098311"/>
      <w:r w:rsidRPr="00EE095C">
        <w:rPr>
          <w:rFonts w:cs="Arial"/>
        </w:rPr>
        <w:t>5.2</w:t>
      </w:r>
      <w:r w:rsidRPr="00EE095C">
        <w:rPr>
          <w:rFonts w:cs="Arial"/>
        </w:rPr>
        <w:tab/>
      </w:r>
      <w:r w:rsidR="00481C4A" w:rsidRPr="00EE095C">
        <w:rPr>
          <w:rFonts w:cs="Arial"/>
        </w:rPr>
        <w:t>Flujos alternos</w:t>
      </w:r>
      <w:bookmarkEnd w:id="21"/>
      <w:bookmarkEnd w:id="22"/>
      <w:bookmarkEnd w:id="75"/>
    </w:p>
    <w:p w:rsidR="00082CD4" w:rsidRPr="00EE095C" w:rsidRDefault="00082CD4" w:rsidP="00082CD4"/>
    <w:p w:rsidR="00481C4A" w:rsidRPr="00EE095C" w:rsidRDefault="00FC72FB" w:rsidP="007A1FC8">
      <w:pPr>
        <w:pStyle w:val="Ttulo3"/>
        <w:jc w:val="both"/>
      </w:pPr>
      <w:bookmarkStart w:id="76" w:name="_Toc52616587"/>
      <w:bookmarkStart w:id="77" w:name="_Toc182735731"/>
      <w:bookmarkStart w:id="78" w:name="_Toc285098312"/>
      <w:r w:rsidRPr="00EE095C">
        <w:t>5.2.1</w:t>
      </w:r>
      <w:r w:rsidRPr="00EE095C">
        <w:tab/>
      </w:r>
      <w:r w:rsidR="00481C4A" w:rsidRPr="00EE095C">
        <w:t>Opcionales</w:t>
      </w:r>
      <w:bookmarkEnd w:id="76"/>
      <w:bookmarkEnd w:id="77"/>
      <w:bookmarkEnd w:id="78"/>
    </w:p>
    <w:p w:rsidR="00F10699" w:rsidRDefault="00F10699" w:rsidP="009805CB"/>
    <w:p w:rsidR="001D049A" w:rsidRPr="00EE095C" w:rsidRDefault="001D049A" w:rsidP="001D049A">
      <w:pPr>
        <w:pStyle w:val="Textoindependiente"/>
        <w:tabs>
          <w:tab w:val="left" w:pos="993"/>
        </w:tabs>
        <w:rPr>
          <w:rStyle w:val="Hipervnculo"/>
          <w:rFonts w:cs="Times New Roman"/>
          <w:lang w:val="es-ES" w:eastAsia="es-ES"/>
        </w:rPr>
      </w:pPr>
      <w:r w:rsidRPr="00EE095C">
        <w:t>5.2.1.1</w:t>
      </w:r>
      <w:r w:rsidRPr="00EE095C">
        <w:rPr>
          <w:lang w:eastAsia="en-US"/>
        </w:rPr>
        <w:tab/>
      </w:r>
      <w:bookmarkStart w:id="79" w:name="AO01"/>
      <w:r w:rsidR="0027439D">
        <w:rPr>
          <w:rStyle w:val="Hipervnculo"/>
          <w:rFonts w:cs="Times New Roman"/>
          <w:lang w:val="es-ES" w:eastAsia="es-ES"/>
        </w:rPr>
        <w:fldChar w:fldCharType="begin"/>
      </w:r>
      <w:r w:rsidR="0027439D">
        <w:rPr>
          <w:rStyle w:val="Hipervnculo"/>
          <w:rFonts w:cs="Times New Roman"/>
          <w:lang w:val="es-ES" w:eastAsia="es-ES"/>
        </w:rPr>
        <w:instrText xml:space="preserve"> HYPERLINK  \l "AO01r" </w:instrText>
      </w:r>
      <w:r w:rsidR="0027439D">
        <w:rPr>
          <w:rStyle w:val="Hipervnculo"/>
          <w:rFonts w:cs="Times New Roman"/>
          <w:lang w:val="es-ES" w:eastAsia="es-ES"/>
        </w:rPr>
        <w:fldChar w:fldCharType="separate"/>
      </w:r>
      <w:r w:rsidRPr="0027439D">
        <w:rPr>
          <w:rStyle w:val="Hipervnculo"/>
          <w:rFonts w:cs="Times New Roman"/>
          <w:lang w:val="es-ES" w:eastAsia="es-ES"/>
        </w:rPr>
        <w:t>AO01 Catálogo de Materiales y Equipos</w:t>
      </w:r>
      <w:bookmarkEnd w:id="79"/>
      <w:r w:rsidR="0027439D">
        <w:rPr>
          <w:rStyle w:val="Hipervnculo"/>
          <w:rFonts w:cs="Times New Roman"/>
          <w:lang w:val="es-ES" w:eastAsia="es-ES"/>
        </w:rPr>
        <w:fldChar w:fldCharType="end"/>
      </w:r>
    </w:p>
    <w:p w:rsidR="001D049A" w:rsidRPr="00EE095C" w:rsidRDefault="001D049A" w:rsidP="001D049A">
      <w:pPr>
        <w:rPr>
          <w:rStyle w:val="Hipervnculo"/>
          <w:rFonts w:cs="Arial"/>
          <w:color w:val="auto"/>
          <w:sz w:val="20"/>
          <w:szCs w:val="20"/>
          <w:u w:val="none"/>
        </w:rPr>
      </w:pPr>
    </w:p>
    <w:p w:rsidR="001D049A" w:rsidRPr="00EE095C" w:rsidRDefault="001D049A" w:rsidP="001D049A">
      <w:pPr>
        <w:pStyle w:val="Prrafodelista"/>
        <w:numPr>
          <w:ilvl w:val="0"/>
          <w:numId w:val="33"/>
        </w:numPr>
        <w:rPr>
          <w:sz w:val="20"/>
          <w:szCs w:val="20"/>
        </w:rPr>
      </w:pPr>
      <w:r w:rsidRPr="00EE095C">
        <w:rPr>
          <w:rFonts w:cs="Arial"/>
          <w:sz w:val="20"/>
          <w:szCs w:val="20"/>
        </w:rPr>
        <w:t>El sistema presenta la siguiente información en el encabezado de la pantalla:</w:t>
      </w:r>
    </w:p>
    <w:p w:rsidR="001D049A" w:rsidRPr="00EE095C" w:rsidRDefault="001D049A" w:rsidP="001D049A">
      <w:pPr>
        <w:pStyle w:val="Prrafodelista"/>
        <w:numPr>
          <w:ilvl w:val="1"/>
          <w:numId w:val="24"/>
        </w:numPr>
        <w:rPr>
          <w:b/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Fecha de acuerdo con la regla de negocio </w:t>
      </w:r>
      <w:hyperlink r:id="rId50" w:anchor="RN16" w:history="1">
        <w:r w:rsidRPr="00EE095C">
          <w:rPr>
            <w:rStyle w:val="Hipervnculo"/>
            <w:b/>
            <w:sz w:val="20"/>
            <w:szCs w:val="20"/>
            <w:lang w:eastAsia="en-US"/>
          </w:rPr>
          <w:t>RN16 Valor por Defecto Fecha Actual</w:t>
        </w:r>
      </w:hyperlink>
    </w:p>
    <w:p w:rsidR="001D049A" w:rsidRPr="00EE095C" w:rsidRDefault="001D049A" w:rsidP="001D049A">
      <w:pPr>
        <w:pStyle w:val="Prrafodelista"/>
        <w:numPr>
          <w:ilvl w:val="1"/>
          <w:numId w:val="24"/>
        </w:numPr>
        <w:rPr>
          <w:bCs/>
          <w:sz w:val="20"/>
          <w:szCs w:val="20"/>
          <w:lang w:eastAsia="en-US"/>
        </w:rPr>
      </w:pPr>
      <w:r w:rsidRPr="00EE095C">
        <w:rPr>
          <w:rFonts w:cs="Arial"/>
          <w:sz w:val="20"/>
          <w:szCs w:val="20"/>
        </w:rPr>
        <w:t xml:space="preserve">Hora de acuerdo con la regla de negocio </w:t>
      </w:r>
      <w:hyperlink r:id="rId51" w:anchor="RN39" w:history="1">
        <w:r w:rsidRPr="00EE095C">
          <w:rPr>
            <w:rStyle w:val="Hipervnculo"/>
            <w:b/>
            <w:sz w:val="20"/>
            <w:szCs w:val="20"/>
            <w:lang w:eastAsia="en-US"/>
          </w:rPr>
          <w:t>RN39 Valor por Defecto Hora Actual</w:t>
        </w:r>
      </w:hyperlink>
    </w:p>
    <w:p w:rsidR="001D049A" w:rsidRPr="00EE095C" w:rsidRDefault="001D049A" w:rsidP="001D049A">
      <w:pPr>
        <w:pStyle w:val="Prrafodelista"/>
        <w:numPr>
          <w:ilvl w:val="1"/>
          <w:numId w:val="24"/>
        </w:numPr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Porcentaje restante de batería</w:t>
      </w:r>
    </w:p>
    <w:p w:rsidR="001D049A" w:rsidRDefault="001D049A" w:rsidP="001D049A">
      <w:pPr>
        <w:pStyle w:val="Prrafodelista"/>
        <w:numPr>
          <w:ilvl w:val="0"/>
          <w:numId w:val="33"/>
        </w:numPr>
        <w:rPr>
          <w:sz w:val="20"/>
          <w:szCs w:val="20"/>
        </w:rPr>
      </w:pPr>
      <w:r w:rsidRPr="001D049A">
        <w:rPr>
          <w:sz w:val="20"/>
          <w:szCs w:val="20"/>
        </w:rPr>
        <w:t>El sistema obtiene información del catálogo de materiales</w:t>
      </w:r>
      <w:r>
        <w:rPr>
          <w:sz w:val="20"/>
          <w:szCs w:val="20"/>
        </w:rPr>
        <w:t>:</w:t>
      </w:r>
    </w:p>
    <w:p w:rsidR="00DF1753" w:rsidRPr="00EE095C" w:rsidRDefault="00DF1753" w:rsidP="00DF1753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Material</w:t>
      </w:r>
    </w:p>
    <w:p w:rsidR="00DF1753" w:rsidRPr="00EE095C" w:rsidRDefault="00DF1753" w:rsidP="00DF1753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ClaveMaterial</w:t>
      </w:r>
      <w:proofErr w:type="spellEnd"/>
    </w:p>
    <w:p w:rsidR="00DF1753" w:rsidRPr="00EE095C" w:rsidRDefault="00DF1753" w:rsidP="00DF1753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Descripcion</w:t>
      </w:r>
      <w:proofErr w:type="spellEnd"/>
    </w:p>
    <w:p w:rsidR="00DF1753" w:rsidRPr="00EE095C" w:rsidRDefault="00DF1753" w:rsidP="00DF1753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proofErr w:type="spellStart"/>
      <w:r w:rsidRPr="00EE095C">
        <w:rPr>
          <w:rFonts w:cs="Arial"/>
          <w:sz w:val="20"/>
          <w:szCs w:val="20"/>
        </w:rPr>
        <w:t>Clasificacion</w:t>
      </w:r>
      <w:proofErr w:type="spellEnd"/>
    </w:p>
    <w:p w:rsidR="00DF1753" w:rsidRPr="00EE095C" w:rsidRDefault="00DF1753" w:rsidP="00DF1753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Tipo </w:t>
      </w:r>
    </w:p>
    <w:p w:rsidR="00DF1753" w:rsidRPr="00EE095C" w:rsidRDefault="00DF1753" w:rsidP="00DF1753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Unidad</w:t>
      </w:r>
    </w:p>
    <w:p w:rsidR="00DF1753" w:rsidRPr="00DE7AC6" w:rsidRDefault="00DF1753" w:rsidP="00DF1753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Requerido</w:t>
      </w:r>
    </w:p>
    <w:p w:rsidR="006E09F0" w:rsidRPr="008A0345" w:rsidRDefault="006E09F0" w:rsidP="00DF1753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El sistema solicita la siguiente información:</w:t>
      </w:r>
    </w:p>
    <w:p w:rsidR="006E09F0" w:rsidRPr="008A0345" w:rsidRDefault="006E09F0" w:rsidP="006E09F0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Código de búsqueda</w:t>
      </w:r>
    </w:p>
    <w:p w:rsidR="006E09F0" w:rsidRPr="008A0345" w:rsidRDefault="006E09F0" w:rsidP="006E09F0">
      <w:pPr>
        <w:pStyle w:val="Prrafodelista"/>
        <w:numPr>
          <w:ilvl w:val="1"/>
          <w:numId w:val="33"/>
        </w:numPr>
        <w:tabs>
          <w:tab w:val="left" w:pos="4536"/>
        </w:tabs>
        <w:ind w:left="993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Descripción de búsqueda</w:t>
      </w:r>
    </w:p>
    <w:p w:rsidR="00DF1753" w:rsidRDefault="00DF1753" w:rsidP="00DF1753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bookmarkStart w:id="80" w:name="paso4_ao01"/>
      <w:r>
        <w:rPr>
          <w:rFonts w:cs="Arial"/>
          <w:sz w:val="20"/>
          <w:szCs w:val="20"/>
        </w:rPr>
        <w:t>E</w:t>
      </w:r>
      <w:r w:rsidRPr="00B37CF3">
        <w:rPr>
          <w:rFonts w:cs="Arial"/>
          <w:sz w:val="20"/>
          <w:szCs w:val="20"/>
        </w:rPr>
        <w:t xml:space="preserve">l sistema </w:t>
      </w:r>
      <w:r>
        <w:rPr>
          <w:rFonts w:cs="Arial"/>
          <w:sz w:val="20"/>
          <w:szCs w:val="20"/>
        </w:rPr>
        <w:t xml:space="preserve">presenta la siguiente información </w:t>
      </w:r>
      <w:r w:rsidRPr="00B048F4">
        <w:rPr>
          <w:rFonts w:cs="Arial"/>
          <w:sz w:val="20"/>
          <w:szCs w:val="20"/>
        </w:rPr>
        <w:t>de acuerdo con la</w:t>
      </w:r>
      <w:r w:rsidR="00DF707D">
        <w:rPr>
          <w:rFonts w:cs="Arial"/>
          <w:sz w:val="20"/>
          <w:szCs w:val="20"/>
        </w:rPr>
        <w:t>s</w:t>
      </w:r>
      <w:r w:rsidRPr="00B048F4">
        <w:rPr>
          <w:rFonts w:cs="Arial"/>
          <w:sz w:val="20"/>
          <w:szCs w:val="20"/>
        </w:rPr>
        <w:t xml:space="preserve"> regla</w:t>
      </w:r>
      <w:r w:rsidR="00DF707D">
        <w:rPr>
          <w:rFonts w:cs="Arial"/>
          <w:sz w:val="20"/>
          <w:szCs w:val="20"/>
        </w:rPr>
        <w:t>s</w:t>
      </w:r>
      <w:r w:rsidRPr="00B048F4">
        <w:rPr>
          <w:rFonts w:cs="Arial"/>
          <w:sz w:val="20"/>
          <w:szCs w:val="20"/>
        </w:rPr>
        <w:t xml:space="preserve"> de negocio</w:t>
      </w:r>
      <w:r>
        <w:rPr>
          <w:rFonts w:cs="Arial"/>
          <w:b/>
          <w:sz w:val="20"/>
          <w:szCs w:val="20"/>
        </w:rPr>
        <w:t xml:space="preserve"> </w:t>
      </w:r>
      <w:hyperlink r:id="rId52" w:anchor="RN218" w:history="1">
        <w:r w:rsidR="008F5FCF" w:rsidRPr="008A0345">
          <w:rPr>
            <w:rStyle w:val="Hipervnculo"/>
            <w:rFonts w:cs="Arial"/>
            <w:b/>
            <w:sz w:val="20"/>
            <w:szCs w:val="20"/>
          </w:rPr>
          <w:t>RN</w:t>
        </w:r>
        <w:r w:rsidR="00636622" w:rsidRPr="008A0345">
          <w:rPr>
            <w:rStyle w:val="Hipervnculo"/>
            <w:rFonts w:cs="Arial"/>
            <w:b/>
            <w:sz w:val="20"/>
            <w:szCs w:val="20"/>
          </w:rPr>
          <w:t>218</w:t>
        </w:r>
        <w:r w:rsidR="008F5FCF" w:rsidRPr="008A0345">
          <w:rPr>
            <w:rStyle w:val="Hipervnculo"/>
            <w:rFonts w:cs="Arial"/>
            <w:b/>
            <w:sz w:val="20"/>
            <w:szCs w:val="20"/>
          </w:rPr>
          <w:t xml:space="preserve"> Materiales Faltantes en el Arqueo</w:t>
        </w:r>
      </w:hyperlink>
      <w:r w:rsidR="00DF707D" w:rsidRPr="008A0345">
        <w:rPr>
          <w:sz w:val="20"/>
          <w:szCs w:val="20"/>
        </w:rPr>
        <w:t xml:space="preserve"> y </w:t>
      </w:r>
      <w:hyperlink r:id="rId53" w:anchor="RN274" w:history="1">
        <w:r w:rsidR="00DF707D" w:rsidRPr="008A0345">
          <w:rPr>
            <w:rStyle w:val="Hipervnculo"/>
            <w:rFonts w:cs="Arial"/>
            <w:b/>
            <w:sz w:val="20"/>
            <w:szCs w:val="20"/>
          </w:rPr>
          <w:t>RN274 Paginación de Información</w:t>
        </w:r>
      </w:hyperlink>
      <w:bookmarkEnd w:id="80"/>
      <w:r>
        <w:rPr>
          <w:rFonts w:cs="Arial"/>
          <w:sz w:val="20"/>
          <w:szCs w:val="20"/>
        </w:rPr>
        <w:t>:</w:t>
      </w:r>
    </w:p>
    <w:p w:rsidR="00DF1753" w:rsidRDefault="00DF1753" w:rsidP="00DF1753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Código</w:t>
      </w:r>
    </w:p>
    <w:p w:rsidR="00DF1753" w:rsidRPr="00B37CF3" w:rsidRDefault="00DF1753" w:rsidP="00DF1753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Descripción</w:t>
      </w:r>
    </w:p>
    <w:p w:rsidR="00DF707D" w:rsidRPr="00DF707D" w:rsidRDefault="00DF1753" w:rsidP="00DF707D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Unidad</w:t>
      </w:r>
    </w:p>
    <w:p w:rsidR="00517EC9" w:rsidRPr="008A0345" w:rsidRDefault="00517EC9" w:rsidP="00517EC9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El actor proporciona la siguiente información:</w:t>
      </w:r>
    </w:p>
    <w:p w:rsidR="00517EC9" w:rsidRPr="008A0345" w:rsidRDefault="00517EC9" w:rsidP="00517EC9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Código de búsqueda</w:t>
      </w:r>
    </w:p>
    <w:p w:rsidR="00517EC9" w:rsidRPr="008A0345" w:rsidRDefault="00517EC9" w:rsidP="00517EC9">
      <w:pPr>
        <w:pStyle w:val="Prrafodelista"/>
        <w:numPr>
          <w:ilvl w:val="1"/>
          <w:numId w:val="33"/>
        </w:numPr>
        <w:tabs>
          <w:tab w:val="left" w:pos="4536"/>
        </w:tabs>
        <w:ind w:left="993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Descripción de búsqueda</w:t>
      </w:r>
    </w:p>
    <w:p w:rsidR="00517EC9" w:rsidRPr="008A0345" w:rsidRDefault="00517EC9" w:rsidP="00DF1753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Si &lt;el actor selecciona la opción </w:t>
      </w:r>
      <w:r w:rsidRPr="008A0345">
        <w:rPr>
          <w:rFonts w:cs="Arial"/>
          <w:b/>
          <w:sz w:val="20"/>
          <w:szCs w:val="20"/>
        </w:rPr>
        <w:t>Anterior (&lt;)</w:t>
      </w:r>
      <w:r w:rsidRPr="008A0345">
        <w:rPr>
          <w:rFonts w:cs="Arial"/>
          <w:sz w:val="20"/>
          <w:szCs w:val="20"/>
        </w:rPr>
        <w:t xml:space="preserve">&gt;, el sistema </w:t>
      </w:r>
      <w:r w:rsidR="00346AE1" w:rsidRPr="008A0345">
        <w:rPr>
          <w:rFonts w:cs="Arial"/>
          <w:sz w:val="20"/>
          <w:szCs w:val="20"/>
        </w:rPr>
        <w:t>presenta la información de la página previa a la página actual.</w:t>
      </w:r>
    </w:p>
    <w:p w:rsidR="00346AE1" w:rsidRPr="008A0345" w:rsidRDefault="00346AE1" w:rsidP="00346AE1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Si &lt;el actor selecciona la opción </w:t>
      </w:r>
      <w:r w:rsidRPr="008A0345">
        <w:rPr>
          <w:rFonts w:cs="Arial"/>
          <w:b/>
          <w:sz w:val="20"/>
          <w:szCs w:val="20"/>
        </w:rPr>
        <w:t>Siguiente (&gt;)</w:t>
      </w:r>
      <w:r w:rsidRPr="008A0345">
        <w:rPr>
          <w:rFonts w:cs="Arial"/>
          <w:sz w:val="20"/>
          <w:szCs w:val="20"/>
        </w:rPr>
        <w:t>&gt;, el sistema presenta la información de la página consecutiva a la página actual.</w:t>
      </w:r>
    </w:p>
    <w:p w:rsidR="00346AE1" w:rsidRPr="008A0345" w:rsidRDefault="00346AE1" w:rsidP="00346AE1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Si &lt;el actor selecciona la opción </w:t>
      </w:r>
      <w:r w:rsidRPr="008A0345">
        <w:rPr>
          <w:rFonts w:cs="Arial"/>
          <w:b/>
          <w:sz w:val="20"/>
          <w:szCs w:val="20"/>
        </w:rPr>
        <w:t>Primera</w:t>
      </w:r>
      <w:r w:rsidRPr="008A0345">
        <w:rPr>
          <w:rFonts w:cs="Arial"/>
          <w:sz w:val="20"/>
          <w:szCs w:val="20"/>
        </w:rPr>
        <w:t>&gt;, el sistema presenta la información de la página inicial de la lista</w:t>
      </w:r>
    </w:p>
    <w:p w:rsidR="00346AE1" w:rsidRPr="008A0345" w:rsidRDefault="00346AE1" w:rsidP="00346AE1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Si &lt;el actor selecciona la opción </w:t>
      </w:r>
      <w:r w:rsidRPr="008A0345">
        <w:rPr>
          <w:rFonts w:cs="Arial"/>
          <w:b/>
          <w:sz w:val="20"/>
          <w:szCs w:val="20"/>
        </w:rPr>
        <w:t>Última</w:t>
      </w:r>
      <w:r w:rsidRPr="008A0345">
        <w:rPr>
          <w:rFonts w:cs="Arial"/>
          <w:sz w:val="20"/>
          <w:szCs w:val="20"/>
        </w:rPr>
        <w:t>&gt;, el sistema presenta la información de la página final de la lista</w:t>
      </w:r>
    </w:p>
    <w:p w:rsidR="006E09F0" w:rsidRPr="008A0345" w:rsidRDefault="006E09F0" w:rsidP="00DF1753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Si &lt;el actor </w:t>
      </w:r>
      <w:r w:rsidR="00DF707D" w:rsidRPr="008A0345">
        <w:rPr>
          <w:rFonts w:cs="Arial"/>
          <w:sz w:val="20"/>
          <w:szCs w:val="20"/>
        </w:rPr>
        <w:t xml:space="preserve">selecciona la opción </w:t>
      </w:r>
      <w:r w:rsidR="00DF707D" w:rsidRPr="008A0345">
        <w:rPr>
          <w:rFonts w:cs="Arial"/>
          <w:b/>
          <w:sz w:val="20"/>
          <w:szCs w:val="20"/>
        </w:rPr>
        <w:t>Buscar</w:t>
      </w:r>
      <w:r w:rsidR="00DF707D" w:rsidRPr="008A0345">
        <w:rPr>
          <w:rFonts w:cs="Arial"/>
          <w:sz w:val="20"/>
          <w:szCs w:val="20"/>
        </w:rPr>
        <w:t>&gt;</w:t>
      </w:r>
    </w:p>
    <w:p w:rsidR="000514BF" w:rsidRPr="008A0345" w:rsidRDefault="000514BF" w:rsidP="000514BF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Si &lt;el actor proporcionó información para el código de búsqueda y/o para la descripción de búsqueda&gt;</w:t>
      </w:r>
    </w:p>
    <w:p w:rsidR="000514BF" w:rsidRPr="00CA2B86" w:rsidRDefault="000514BF" w:rsidP="000514BF">
      <w:pPr>
        <w:pStyle w:val="Prrafodelista"/>
        <w:numPr>
          <w:ilvl w:val="2"/>
          <w:numId w:val="33"/>
        </w:numPr>
        <w:ind w:left="1701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El sistema presenta la siguiente información de acuerdo con las reglas de negocio </w:t>
      </w:r>
      <w:hyperlink r:id="rId54" w:anchor="RN218" w:history="1">
        <w:r w:rsidRPr="008A0345">
          <w:rPr>
            <w:rStyle w:val="Hipervnculo"/>
            <w:rFonts w:cs="Arial"/>
            <w:b/>
            <w:sz w:val="20"/>
            <w:szCs w:val="20"/>
          </w:rPr>
          <w:t>RN218 Materiales Faltantes en el Arqueo</w:t>
        </w:r>
      </w:hyperlink>
      <w:r w:rsidRPr="008A0345">
        <w:rPr>
          <w:rStyle w:val="Hipervnculo"/>
          <w:rFonts w:cs="Arial"/>
          <w:b/>
          <w:sz w:val="20"/>
          <w:szCs w:val="20"/>
          <w:u w:val="none"/>
        </w:rPr>
        <w:t xml:space="preserve"> </w:t>
      </w:r>
      <w:r w:rsidR="0016279D" w:rsidRPr="00CA2B86">
        <w:rPr>
          <w:rFonts w:cs="Arial"/>
          <w:sz w:val="20"/>
          <w:szCs w:val="20"/>
        </w:rPr>
        <w:t>y</w:t>
      </w:r>
      <w:r w:rsidRPr="00CA2B86">
        <w:rPr>
          <w:rFonts w:cs="Arial"/>
          <w:sz w:val="20"/>
          <w:szCs w:val="20"/>
        </w:rPr>
        <w:t xml:space="preserve"> </w:t>
      </w:r>
      <w:hyperlink r:id="rId55" w:anchor="RN275" w:history="1">
        <w:r w:rsidRPr="00CA2B86">
          <w:rPr>
            <w:rStyle w:val="Hipervnculo"/>
            <w:rFonts w:cs="Arial"/>
            <w:b/>
            <w:sz w:val="20"/>
            <w:szCs w:val="20"/>
          </w:rPr>
          <w:t>RN275 Información de los Materiales que C</w:t>
        </w:r>
        <w:r w:rsidR="0016279D" w:rsidRPr="00CA2B86">
          <w:rPr>
            <w:rStyle w:val="Hipervnculo"/>
            <w:rFonts w:cs="Arial"/>
            <w:b/>
            <w:sz w:val="20"/>
            <w:szCs w:val="20"/>
          </w:rPr>
          <w:t>ontienen</w:t>
        </w:r>
        <w:r w:rsidRPr="00CA2B86">
          <w:rPr>
            <w:rStyle w:val="Hipervnculo"/>
            <w:rFonts w:cs="Arial"/>
            <w:b/>
            <w:sz w:val="20"/>
            <w:szCs w:val="20"/>
          </w:rPr>
          <w:t xml:space="preserve"> los Filtros de Búsqueda</w:t>
        </w:r>
      </w:hyperlink>
      <w:r w:rsidR="0016279D" w:rsidRPr="00CA2B86">
        <w:rPr>
          <w:rFonts w:cs="Arial"/>
          <w:sz w:val="20"/>
          <w:szCs w:val="20"/>
        </w:rPr>
        <w:t>:</w:t>
      </w:r>
    </w:p>
    <w:p w:rsidR="0016279D" w:rsidRPr="008A0345" w:rsidRDefault="0016279D" w:rsidP="0016279D">
      <w:pPr>
        <w:pStyle w:val="Prrafodelista"/>
        <w:numPr>
          <w:ilvl w:val="3"/>
          <w:numId w:val="33"/>
        </w:numPr>
        <w:ind w:left="2552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Código</w:t>
      </w:r>
    </w:p>
    <w:p w:rsidR="0016279D" w:rsidRPr="008A0345" w:rsidRDefault="0016279D" w:rsidP="0016279D">
      <w:pPr>
        <w:pStyle w:val="Prrafodelista"/>
        <w:numPr>
          <w:ilvl w:val="3"/>
          <w:numId w:val="33"/>
        </w:numPr>
        <w:ind w:left="2552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Descripción</w:t>
      </w:r>
    </w:p>
    <w:p w:rsidR="0016279D" w:rsidRDefault="0016279D" w:rsidP="0016279D">
      <w:pPr>
        <w:pStyle w:val="Prrafodelista"/>
        <w:numPr>
          <w:ilvl w:val="3"/>
          <w:numId w:val="33"/>
        </w:numPr>
        <w:ind w:left="2552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>Unidad</w:t>
      </w:r>
    </w:p>
    <w:p w:rsidR="008A0345" w:rsidRPr="008A0345" w:rsidRDefault="008A0345" w:rsidP="008A0345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 w:rsidRPr="008A0345">
        <w:rPr>
          <w:rFonts w:cs="Arial"/>
          <w:sz w:val="20"/>
          <w:szCs w:val="20"/>
        </w:rPr>
        <w:t xml:space="preserve">El sistema continúa en el </w:t>
      </w:r>
      <w:hyperlink w:anchor="paso4_ao01" w:history="1">
        <w:r w:rsidRPr="008A0345">
          <w:rPr>
            <w:rStyle w:val="Hipervnculo"/>
            <w:rFonts w:cs="Arial"/>
            <w:b/>
            <w:sz w:val="20"/>
            <w:szCs w:val="20"/>
          </w:rPr>
          <w:t>paso 4</w:t>
        </w:r>
      </w:hyperlink>
      <w:r w:rsidRPr="008A0345">
        <w:rPr>
          <w:rFonts w:cs="Arial"/>
          <w:sz w:val="20"/>
          <w:szCs w:val="20"/>
        </w:rPr>
        <w:t xml:space="preserve"> del flujo básico</w:t>
      </w:r>
    </w:p>
    <w:p w:rsidR="00DF1753" w:rsidRDefault="00DF1753" w:rsidP="00DF1753">
      <w:pPr>
        <w:pStyle w:val="Prrafodelista"/>
        <w:numPr>
          <w:ilvl w:val="0"/>
          <w:numId w:val="33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Si &lt;el actor selecciona un material o equipo digital de la lista&gt;</w:t>
      </w:r>
    </w:p>
    <w:p w:rsidR="00DF1753" w:rsidRDefault="00DF1753" w:rsidP="00DF1753">
      <w:pPr>
        <w:pStyle w:val="Prrafodelista"/>
        <w:numPr>
          <w:ilvl w:val="1"/>
          <w:numId w:val="33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presenta en la lista el material o equipo digital de acuerdo con la regla de negocio </w:t>
      </w:r>
      <w:hyperlink r:id="rId56" w:anchor="RN50" w:history="1">
        <w:r w:rsidRPr="00610DE9">
          <w:rPr>
            <w:rStyle w:val="Hipervnculo"/>
            <w:rFonts w:cs="Arial"/>
            <w:b/>
            <w:sz w:val="20"/>
            <w:szCs w:val="20"/>
          </w:rPr>
          <w:t>RN50 Resaltar Información</w:t>
        </w:r>
      </w:hyperlink>
    </w:p>
    <w:p w:rsidR="00DF1753" w:rsidRDefault="00517EC9" w:rsidP="001D049A">
      <w:pPr>
        <w:pStyle w:val="Prrafodelista"/>
        <w:numPr>
          <w:ilvl w:val="0"/>
          <w:numId w:val="33"/>
        </w:numPr>
        <w:rPr>
          <w:sz w:val="20"/>
          <w:szCs w:val="20"/>
        </w:rPr>
      </w:pPr>
      <w:r>
        <w:rPr>
          <w:sz w:val="20"/>
          <w:szCs w:val="20"/>
        </w:rPr>
        <w:t>Si &lt;e</w:t>
      </w:r>
      <w:r w:rsidR="00DF1753">
        <w:rPr>
          <w:sz w:val="20"/>
          <w:szCs w:val="20"/>
        </w:rPr>
        <w:t xml:space="preserve">l actor selecciona la opción </w:t>
      </w:r>
      <w:r w:rsidR="00DF1753" w:rsidRPr="00DF1753">
        <w:rPr>
          <w:b/>
          <w:sz w:val="20"/>
          <w:szCs w:val="20"/>
        </w:rPr>
        <w:t>Regresar</w:t>
      </w:r>
      <w:r w:rsidRPr="00517EC9">
        <w:rPr>
          <w:sz w:val="20"/>
          <w:szCs w:val="20"/>
        </w:rPr>
        <w:t>&gt;</w:t>
      </w:r>
    </w:p>
    <w:p w:rsidR="001D049A" w:rsidRPr="001D049A" w:rsidRDefault="007E53B5" w:rsidP="00517EC9">
      <w:pPr>
        <w:pStyle w:val="Prrafodelista"/>
        <w:numPr>
          <w:ilvl w:val="1"/>
          <w:numId w:val="33"/>
        </w:numPr>
        <w:ind w:left="993"/>
        <w:rPr>
          <w:sz w:val="20"/>
          <w:szCs w:val="20"/>
        </w:rPr>
      </w:pPr>
      <w:r>
        <w:rPr>
          <w:sz w:val="20"/>
          <w:szCs w:val="20"/>
        </w:rPr>
        <w:t xml:space="preserve">El sistema continúa en el </w:t>
      </w:r>
      <w:hyperlink w:anchor="paso14_2" w:history="1">
        <w:r w:rsidRPr="00E6046B">
          <w:rPr>
            <w:rStyle w:val="Hipervnculo"/>
            <w:b/>
            <w:sz w:val="20"/>
            <w:szCs w:val="20"/>
          </w:rPr>
          <w:t>paso</w:t>
        </w:r>
        <w:r w:rsidR="00E6046B" w:rsidRPr="00E6046B">
          <w:rPr>
            <w:rStyle w:val="Hipervnculo"/>
            <w:b/>
            <w:sz w:val="20"/>
            <w:szCs w:val="20"/>
          </w:rPr>
          <w:t xml:space="preserve"> </w:t>
        </w:r>
        <w:r w:rsidR="00E6046B">
          <w:rPr>
            <w:rStyle w:val="Hipervnculo"/>
            <w:b/>
            <w:sz w:val="20"/>
            <w:szCs w:val="20"/>
          </w:rPr>
          <w:t>1</w:t>
        </w:r>
        <w:r w:rsidR="00BE4B3E">
          <w:rPr>
            <w:rStyle w:val="Hipervnculo"/>
            <w:b/>
            <w:sz w:val="20"/>
            <w:szCs w:val="20"/>
          </w:rPr>
          <w:t>6</w:t>
        </w:r>
        <w:r w:rsidR="00E6046B">
          <w:rPr>
            <w:rStyle w:val="Hipervnculo"/>
            <w:b/>
            <w:sz w:val="20"/>
            <w:szCs w:val="20"/>
          </w:rPr>
          <w:t>.2</w:t>
        </w:r>
      </w:hyperlink>
      <w:r>
        <w:rPr>
          <w:sz w:val="20"/>
          <w:szCs w:val="20"/>
        </w:rPr>
        <w:t xml:space="preserve"> del flujo básico</w:t>
      </w:r>
    </w:p>
    <w:p w:rsidR="0060010F" w:rsidRPr="00EE095C" w:rsidRDefault="0060010F" w:rsidP="00043406">
      <w:pPr>
        <w:pStyle w:val="Prrafodelista"/>
        <w:ind w:left="576"/>
      </w:pPr>
    </w:p>
    <w:p w:rsidR="0060010F" w:rsidRPr="00EE095C" w:rsidRDefault="0060010F" w:rsidP="00D54922"/>
    <w:p w:rsidR="0049112A" w:rsidRPr="00EE095C" w:rsidRDefault="00FC72FB" w:rsidP="0049112A">
      <w:pPr>
        <w:pStyle w:val="Ttulo3"/>
        <w:jc w:val="both"/>
      </w:pPr>
      <w:bookmarkStart w:id="81" w:name="_Toc285098313"/>
      <w:r w:rsidRPr="00EE095C">
        <w:lastRenderedPageBreak/>
        <w:t>5.2.2</w:t>
      </w:r>
      <w:r w:rsidRPr="00EE095C">
        <w:tab/>
      </w:r>
      <w:r w:rsidR="0049112A" w:rsidRPr="00EE095C">
        <w:t>Generales</w:t>
      </w:r>
      <w:bookmarkEnd w:id="81"/>
    </w:p>
    <w:p w:rsidR="00110D6B" w:rsidRDefault="00110D6B" w:rsidP="00D22698">
      <w:pPr>
        <w:pStyle w:val="Ttulo4"/>
        <w:tabs>
          <w:tab w:val="left" w:pos="993"/>
          <w:tab w:val="left" w:pos="4536"/>
        </w:tabs>
        <w:jc w:val="left"/>
      </w:pPr>
    </w:p>
    <w:p w:rsidR="00D22698" w:rsidRPr="00EE095C" w:rsidRDefault="00D22698" w:rsidP="00D22698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 w:rsidRPr="00EE095C">
        <w:t>5.2.2.</w:t>
      </w:r>
      <w:r w:rsidR="00F814CD">
        <w:t>1</w:t>
      </w:r>
      <w:r w:rsidRPr="00EE095C">
        <w:rPr>
          <w:rStyle w:val="Hipervnculo"/>
          <w:u w:val="none"/>
        </w:rPr>
        <w:tab/>
      </w:r>
      <w:bookmarkStart w:id="82" w:name="AG02"/>
      <w:bookmarkStart w:id="83" w:name="AG01"/>
      <w:r w:rsidR="00AC3A93" w:rsidRPr="00EE095C">
        <w:rPr>
          <w:rStyle w:val="Hipervnculo"/>
        </w:rPr>
        <w:fldChar w:fldCharType="begin"/>
      </w:r>
      <w:r w:rsidR="00110D6B">
        <w:rPr>
          <w:rStyle w:val="Hipervnculo"/>
        </w:rPr>
        <w:instrText>HYPERLINK  \l "Ayuda_r"</w:instrText>
      </w:r>
      <w:r w:rsidR="00AC3A93" w:rsidRPr="00EE095C">
        <w:rPr>
          <w:rStyle w:val="Hipervnculo"/>
        </w:rPr>
        <w:fldChar w:fldCharType="separate"/>
      </w:r>
      <w:r w:rsidR="00110D6B">
        <w:rPr>
          <w:rStyle w:val="Hipervnculo"/>
        </w:rPr>
        <w:t>AG0</w:t>
      </w:r>
      <w:r w:rsidR="00F814CD">
        <w:rPr>
          <w:rStyle w:val="Hipervnculo"/>
        </w:rPr>
        <w:t>1</w:t>
      </w:r>
      <w:r w:rsidRPr="00EE095C">
        <w:rPr>
          <w:rStyle w:val="Hipervnculo"/>
        </w:rPr>
        <w:t xml:space="preserve"> Ayuda</w:t>
      </w:r>
      <w:r w:rsidR="00AC3A93" w:rsidRPr="00EE095C">
        <w:rPr>
          <w:rStyle w:val="Hipervnculo"/>
        </w:rPr>
        <w:fldChar w:fldCharType="end"/>
      </w:r>
      <w:bookmarkEnd w:id="82"/>
      <w:bookmarkEnd w:id="83"/>
    </w:p>
    <w:p w:rsidR="00D22698" w:rsidRPr="00EE095C" w:rsidRDefault="00D22698" w:rsidP="00D22698">
      <w:pPr>
        <w:pStyle w:val="Prrafodelista"/>
        <w:ind w:left="432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 </w:t>
      </w:r>
    </w:p>
    <w:p w:rsidR="00D22698" w:rsidRPr="001D73C9" w:rsidRDefault="00D22698" w:rsidP="00D22698">
      <w:pPr>
        <w:pStyle w:val="Prrafodelista"/>
        <w:numPr>
          <w:ilvl w:val="0"/>
          <w:numId w:val="14"/>
        </w:numPr>
        <w:rPr>
          <w:rFonts w:cs="Arial"/>
          <w:sz w:val="20"/>
          <w:szCs w:val="20"/>
        </w:rPr>
      </w:pPr>
      <w:r w:rsidRPr="001D73C9">
        <w:rPr>
          <w:rFonts w:cs="Arial"/>
          <w:sz w:val="20"/>
          <w:szCs w:val="20"/>
        </w:rPr>
        <w:t xml:space="preserve">El caso de uso extiende su funcionalidad con el caso de uso </w:t>
      </w:r>
      <w:hyperlink r:id="rId57" w:history="1">
        <w:r w:rsidRPr="00D7623F">
          <w:rPr>
            <w:rStyle w:val="Hipervnculo"/>
            <w:b/>
            <w:sz w:val="20"/>
            <w:szCs w:val="20"/>
          </w:rPr>
          <w:t>Consultar Ayuda en Línea – CUMEGMOV22</w:t>
        </w:r>
      </w:hyperlink>
    </w:p>
    <w:p w:rsidR="00D22698" w:rsidRPr="001D73C9" w:rsidRDefault="00D22698" w:rsidP="007A1FC8">
      <w:pPr>
        <w:pStyle w:val="Prrafodelista"/>
        <w:numPr>
          <w:ilvl w:val="0"/>
          <w:numId w:val="14"/>
        </w:numPr>
        <w:jc w:val="both"/>
        <w:rPr>
          <w:sz w:val="20"/>
          <w:szCs w:val="20"/>
        </w:rPr>
      </w:pPr>
      <w:r w:rsidRPr="001D73C9">
        <w:rPr>
          <w:rFonts w:cs="Arial"/>
          <w:sz w:val="20"/>
          <w:szCs w:val="20"/>
        </w:rPr>
        <w:t>El sistema continúa en el paso en donde fue invocado</w:t>
      </w:r>
      <w:r w:rsidR="004A7A63" w:rsidRPr="001D73C9">
        <w:rPr>
          <w:rFonts w:cs="Arial"/>
          <w:sz w:val="20"/>
          <w:szCs w:val="20"/>
        </w:rPr>
        <w:t xml:space="preserve"> </w:t>
      </w:r>
      <w:bookmarkStart w:id="84" w:name="_Toc52616589"/>
      <w:bookmarkStart w:id="85" w:name="_Toc182735733"/>
    </w:p>
    <w:p w:rsidR="00110D6B" w:rsidRPr="00110D6B" w:rsidRDefault="00110D6B" w:rsidP="00110D6B"/>
    <w:p w:rsidR="00481C4A" w:rsidRPr="00EE095C" w:rsidRDefault="000C224B" w:rsidP="007A1FC8">
      <w:pPr>
        <w:pStyle w:val="Ttulo3"/>
        <w:jc w:val="both"/>
      </w:pPr>
      <w:bookmarkStart w:id="86" w:name="_Toc285098314"/>
      <w:r w:rsidRPr="00EE095C">
        <w:t>5.2.3</w:t>
      </w:r>
      <w:r w:rsidRPr="00EE095C">
        <w:tab/>
      </w:r>
      <w:r w:rsidR="00481C4A" w:rsidRPr="00EE095C">
        <w:t>Extraordinarios</w:t>
      </w:r>
      <w:bookmarkEnd w:id="84"/>
      <w:bookmarkEnd w:id="85"/>
      <w:bookmarkEnd w:id="86"/>
      <w:r w:rsidR="00481C4A" w:rsidRPr="00EE095C">
        <w:tab/>
      </w:r>
    </w:p>
    <w:p w:rsidR="00B20347" w:rsidRPr="00EE095C" w:rsidRDefault="00200213" w:rsidP="00D90F6C">
      <w:pPr>
        <w:pStyle w:val="InfoBlue"/>
        <w:rPr>
          <w:i w:val="0"/>
          <w:color w:val="auto"/>
        </w:rPr>
      </w:pPr>
      <w:r w:rsidRPr="00EE095C">
        <w:rPr>
          <w:i w:val="0"/>
          <w:color w:val="auto"/>
        </w:rPr>
        <w:t>N/A</w:t>
      </w:r>
    </w:p>
    <w:p w:rsidR="00D90F6C" w:rsidRPr="00EE095C" w:rsidRDefault="00D90F6C" w:rsidP="00D90F6C">
      <w:pPr>
        <w:pStyle w:val="Textoindependiente"/>
        <w:rPr>
          <w:lang w:eastAsia="en-US"/>
        </w:rPr>
      </w:pPr>
    </w:p>
    <w:p w:rsidR="00481C4A" w:rsidRPr="00EE095C" w:rsidRDefault="000C224B" w:rsidP="007A1FC8">
      <w:pPr>
        <w:pStyle w:val="Ttulo3"/>
        <w:jc w:val="left"/>
      </w:pPr>
      <w:bookmarkStart w:id="87" w:name="_Toc52616590"/>
      <w:bookmarkStart w:id="88" w:name="_Toc182735734"/>
      <w:bookmarkStart w:id="89" w:name="_Toc285098315"/>
      <w:r w:rsidRPr="00EE095C">
        <w:t>5.2.4</w:t>
      </w:r>
      <w:r w:rsidRPr="00EE095C">
        <w:tab/>
      </w:r>
      <w:r w:rsidR="00481C4A" w:rsidRPr="00EE095C">
        <w:t>De excepción</w:t>
      </w:r>
      <w:bookmarkEnd w:id="87"/>
      <w:bookmarkEnd w:id="88"/>
      <w:bookmarkEnd w:id="89"/>
    </w:p>
    <w:p w:rsidR="002069C1" w:rsidRPr="00EE095C" w:rsidRDefault="002069C1" w:rsidP="002069C1">
      <w:pPr>
        <w:pStyle w:val="InfoBlue"/>
        <w:rPr>
          <w:i w:val="0"/>
          <w:color w:val="auto"/>
        </w:rPr>
      </w:pPr>
      <w:r w:rsidRPr="00EE095C">
        <w:rPr>
          <w:i w:val="0"/>
          <w:color w:val="auto"/>
        </w:rPr>
        <w:t>N/A</w:t>
      </w:r>
    </w:p>
    <w:p w:rsidR="001A23BB" w:rsidRPr="00EE095C" w:rsidRDefault="001A23BB" w:rsidP="00CE72FF">
      <w:pPr>
        <w:rPr>
          <w:lang w:val="es-MX" w:eastAsia="en-US"/>
        </w:rPr>
      </w:pPr>
    </w:p>
    <w:p w:rsidR="004F6527" w:rsidRPr="00EE095C" w:rsidRDefault="000C224B" w:rsidP="004F6527">
      <w:pPr>
        <w:pStyle w:val="Ttulo3"/>
        <w:jc w:val="left"/>
      </w:pPr>
      <w:bookmarkStart w:id="90" w:name="_Toc285098316"/>
      <w:r w:rsidRPr="00EE095C">
        <w:t>5.2.5</w:t>
      </w:r>
      <w:r w:rsidRPr="00EE095C">
        <w:tab/>
      </w:r>
      <w:r w:rsidR="004F6527" w:rsidRPr="00EE095C">
        <w:t>De Validación</w:t>
      </w:r>
      <w:bookmarkEnd w:id="90"/>
    </w:p>
    <w:p w:rsidR="004F6527" w:rsidRPr="00EE095C" w:rsidRDefault="004F6527" w:rsidP="004F6527">
      <w:pPr>
        <w:pStyle w:val="Textoindependiente"/>
        <w:rPr>
          <w:lang w:eastAsia="en-US"/>
        </w:rPr>
      </w:pPr>
    </w:p>
    <w:p w:rsidR="002E172B" w:rsidRPr="003627AC" w:rsidRDefault="002E172B" w:rsidP="002E172B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 w:rsidRPr="00EE095C">
        <w:t>5.2.5.1</w:t>
      </w:r>
      <w:r w:rsidRPr="00EE095C">
        <w:rPr>
          <w:b w:val="0"/>
        </w:rPr>
        <w:tab/>
      </w:r>
      <w:bookmarkStart w:id="91" w:name="VA01"/>
      <w:r w:rsidR="003627AC">
        <w:rPr>
          <w:rStyle w:val="Hipervnculo"/>
        </w:rPr>
        <w:fldChar w:fldCharType="begin"/>
      </w:r>
      <w:r w:rsidR="003627AC">
        <w:rPr>
          <w:rStyle w:val="Hipervnculo"/>
        </w:rPr>
        <w:instrText xml:space="preserve"> HYPERLINK  \l "VA01r" </w:instrText>
      </w:r>
      <w:r w:rsidR="003627AC">
        <w:rPr>
          <w:rStyle w:val="Hipervnculo"/>
        </w:rPr>
        <w:fldChar w:fldCharType="separate"/>
      </w:r>
      <w:r w:rsidRPr="003627AC">
        <w:rPr>
          <w:rStyle w:val="Hipervnculo"/>
        </w:rPr>
        <w:t xml:space="preserve">VA01 Validar Datos Proporcionados </w:t>
      </w:r>
      <w:bookmarkEnd w:id="91"/>
      <w:r w:rsidRPr="003627AC">
        <w:rPr>
          <w:rStyle w:val="Hipervnculo"/>
        </w:rPr>
        <w:t xml:space="preserve"> </w:t>
      </w:r>
    </w:p>
    <w:p w:rsidR="002E172B" w:rsidRPr="00EE095C" w:rsidRDefault="003627AC" w:rsidP="002E172B">
      <w:r>
        <w:rPr>
          <w:rStyle w:val="Hipervnculo"/>
          <w:b/>
          <w:bCs/>
        </w:rPr>
        <w:fldChar w:fldCharType="end"/>
      </w:r>
    </w:p>
    <w:p w:rsidR="00BE24C4" w:rsidRPr="00EE095C" w:rsidRDefault="00B06E26" w:rsidP="00CE72FF">
      <w:pPr>
        <w:pStyle w:val="Prrafodelista"/>
        <w:numPr>
          <w:ilvl w:val="0"/>
          <w:numId w:val="28"/>
        </w:numPr>
        <w:rPr>
          <w:sz w:val="20"/>
          <w:szCs w:val="20"/>
        </w:rPr>
      </w:pPr>
      <w:r w:rsidRPr="00EE095C">
        <w:rPr>
          <w:sz w:val="20"/>
          <w:szCs w:val="20"/>
        </w:rPr>
        <w:t>E</w:t>
      </w:r>
      <w:r w:rsidR="00BE24C4" w:rsidRPr="00EE095C">
        <w:rPr>
          <w:sz w:val="20"/>
          <w:szCs w:val="20"/>
        </w:rPr>
        <w:t xml:space="preserve">l sistema valida </w:t>
      </w:r>
      <w:r w:rsidR="00421046">
        <w:rPr>
          <w:sz w:val="20"/>
          <w:szCs w:val="20"/>
        </w:rPr>
        <w:t>la cantidad del material proporcionada por el actor:</w:t>
      </w:r>
    </w:p>
    <w:p w:rsidR="002E172B" w:rsidRPr="00EE095C" w:rsidRDefault="002E172B" w:rsidP="00CE72FF">
      <w:pPr>
        <w:pStyle w:val="Prrafodelista"/>
        <w:numPr>
          <w:ilvl w:val="1"/>
          <w:numId w:val="28"/>
        </w:numPr>
        <w:ind w:left="993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>Si &lt;</w:t>
      </w:r>
      <w:r w:rsidR="004C5AE8" w:rsidRPr="00EE095C">
        <w:rPr>
          <w:rFonts w:cs="Arial"/>
          <w:sz w:val="20"/>
          <w:szCs w:val="20"/>
        </w:rPr>
        <w:t xml:space="preserve">el actor proporciona un </w:t>
      </w:r>
      <w:proofErr w:type="spellStart"/>
      <w:r w:rsidR="004C5AE8" w:rsidRPr="00EE095C">
        <w:rPr>
          <w:rFonts w:cs="Arial"/>
          <w:sz w:val="20"/>
          <w:szCs w:val="20"/>
        </w:rPr>
        <w:t>caracter</w:t>
      </w:r>
      <w:proofErr w:type="spellEnd"/>
      <w:r w:rsidR="004C5AE8" w:rsidRPr="00EE095C">
        <w:rPr>
          <w:rFonts w:cs="Arial"/>
          <w:sz w:val="20"/>
          <w:szCs w:val="20"/>
        </w:rPr>
        <w:t xml:space="preserve"> que no sea numérico</w:t>
      </w:r>
      <w:r w:rsidRPr="00EE095C">
        <w:rPr>
          <w:rFonts w:cs="Arial"/>
          <w:sz w:val="20"/>
          <w:szCs w:val="20"/>
        </w:rPr>
        <w:t xml:space="preserve">&gt;, el sistema presenta el mensaje </w:t>
      </w:r>
      <w:hyperlink r:id="rId58" w:anchor="MI0013" w:history="1">
        <w:r w:rsidR="004C5AE8" w:rsidRPr="00EE095C">
          <w:rPr>
            <w:rStyle w:val="Hipervnculo"/>
            <w:b/>
            <w:sz w:val="20"/>
            <w:szCs w:val="20"/>
          </w:rPr>
          <w:t>MI0013 &lt;Campo Numérico&gt;</w:t>
        </w:r>
      </w:hyperlink>
    </w:p>
    <w:p w:rsidR="002E172B" w:rsidRPr="00EE095C" w:rsidRDefault="002E172B" w:rsidP="00CE72FF">
      <w:pPr>
        <w:pStyle w:val="Prrafodelista"/>
        <w:numPr>
          <w:ilvl w:val="2"/>
          <w:numId w:val="28"/>
        </w:numPr>
        <w:ind w:left="1560" w:hanging="567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actor selecciona la opción </w:t>
      </w:r>
      <w:r w:rsidRPr="00EE095C">
        <w:rPr>
          <w:rFonts w:cs="Arial"/>
          <w:b/>
          <w:sz w:val="20"/>
          <w:szCs w:val="20"/>
        </w:rPr>
        <w:t>Aceptar</w:t>
      </w:r>
      <w:r w:rsidRPr="00EE095C">
        <w:rPr>
          <w:rFonts w:cs="Arial"/>
          <w:sz w:val="20"/>
          <w:szCs w:val="20"/>
        </w:rPr>
        <w:t xml:space="preserve"> </w:t>
      </w:r>
    </w:p>
    <w:p w:rsidR="00845489" w:rsidRPr="00594EC2" w:rsidRDefault="002E172B" w:rsidP="00594EC2">
      <w:pPr>
        <w:pStyle w:val="Prrafodelista"/>
        <w:numPr>
          <w:ilvl w:val="3"/>
          <w:numId w:val="28"/>
        </w:numPr>
        <w:ind w:left="2410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continúa en el </w:t>
      </w:r>
      <w:hyperlink w:anchor="paso10_2" w:history="1">
        <w:r w:rsidR="0027439D" w:rsidRPr="00EE095C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27439D">
          <w:rPr>
            <w:rStyle w:val="Hipervnculo"/>
            <w:rFonts w:cs="Arial"/>
            <w:b/>
            <w:sz w:val="20"/>
            <w:szCs w:val="20"/>
          </w:rPr>
          <w:t>10.2</w:t>
        </w:r>
      </w:hyperlink>
      <w:r w:rsidRPr="00EE095C">
        <w:rPr>
          <w:rFonts w:cs="Arial"/>
          <w:sz w:val="20"/>
          <w:szCs w:val="20"/>
        </w:rPr>
        <w:t xml:space="preserve"> del flujo </w:t>
      </w:r>
      <w:r w:rsidR="00DD1327" w:rsidRPr="00EE095C">
        <w:rPr>
          <w:rFonts w:cs="Arial"/>
          <w:sz w:val="20"/>
          <w:szCs w:val="20"/>
        </w:rPr>
        <w:t>básico</w:t>
      </w:r>
      <w:bookmarkStart w:id="92" w:name="_Toc52616592"/>
      <w:bookmarkStart w:id="93" w:name="_Toc182735736"/>
    </w:p>
    <w:p w:rsidR="00A122E3" w:rsidRPr="00EE095C" w:rsidRDefault="00A122E3" w:rsidP="00CE72FF">
      <w:pPr>
        <w:pStyle w:val="Prrafodelista"/>
        <w:numPr>
          <w:ilvl w:val="1"/>
          <w:numId w:val="28"/>
        </w:numPr>
        <w:ind w:left="993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Si &lt;el actor </w:t>
      </w:r>
      <w:r w:rsidR="003D6A1E" w:rsidRPr="00EE095C">
        <w:rPr>
          <w:rFonts w:cs="Arial"/>
          <w:sz w:val="20"/>
          <w:szCs w:val="20"/>
        </w:rPr>
        <w:t xml:space="preserve">no </w:t>
      </w:r>
      <w:r w:rsidRPr="00EE095C">
        <w:rPr>
          <w:rFonts w:cs="Arial"/>
          <w:sz w:val="20"/>
          <w:szCs w:val="20"/>
        </w:rPr>
        <w:t xml:space="preserve">proporciona </w:t>
      </w:r>
      <w:r w:rsidR="00421046">
        <w:rPr>
          <w:rFonts w:cs="Arial"/>
          <w:sz w:val="20"/>
          <w:szCs w:val="20"/>
        </w:rPr>
        <w:t>la cantidad de material</w:t>
      </w:r>
      <w:r w:rsidRPr="00EE095C">
        <w:rPr>
          <w:rFonts w:cs="Arial"/>
          <w:sz w:val="20"/>
          <w:szCs w:val="20"/>
        </w:rPr>
        <w:t xml:space="preserve">&gt;, el sistema presenta el mensaje </w:t>
      </w:r>
      <w:hyperlink r:id="rId59" w:anchor="MI0001" w:history="1">
        <w:r w:rsidR="003D6A1E" w:rsidRPr="00EE095C">
          <w:rPr>
            <w:rStyle w:val="Hipervnculo"/>
            <w:b/>
            <w:sz w:val="20"/>
            <w:szCs w:val="20"/>
          </w:rPr>
          <w:t>MI0001 &lt;Campo Requerido&gt;</w:t>
        </w:r>
      </w:hyperlink>
    </w:p>
    <w:p w:rsidR="00A122E3" w:rsidRPr="00EE095C" w:rsidRDefault="00A122E3" w:rsidP="00CE72FF">
      <w:pPr>
        <w:pStyle w:val="Prrafodelista"/>
        <w:numPr>
          <w:ilvl w:val="2"/>
          <w:numId w:val="28"/>
        </w:numPr>
        <w:ind w:left="1560" w:hanging="567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actor selecciona la opción </w:t>
      </w:r>
      <w:r w:rsidRPr="00EE095C">
        <w:rPr>
          <w:rFonts w:cs="Arial"/>
          <w:b/>
          <w:sz w:val="20"/>
          <w:szCs w:val="20"/>
        </w:rPr>
        <w:t>Aceptar</w:t>
      </w:r>
      <w:r w:rsidRPr="00EE095C">
        <w:rPr>
          <w:rFonts w:cs="Arial"/>
          <w:sz w:val="20"/>
          <w:szCs w:val="20"/>
        </w:rPr>
        <w:t xml:space="preserve"> </w:t>
      </w:r>
    </w:p>
    <w:p w:rsidR="00A122E3" w:rsidRPr="00EE095C" w:rsidRDefault="00A122E3" w:rsidP="002762EF">
      <w:pPr>
        <w:pStyle w:val="Prrafodelista"/>
        <w:numPr>
          <w:ilvl w:val="3"/>
          <w:numId w:val="28"/>
        </w:numPr>
        <w:ind w:left="2410"/>
        <w:rPr>
          <w:rFonts w:cs="Arial"/>
          <w:b/>
          <w:sz w:val="20"/>
          <w:szCs w:val="20"/>
        </w:rPr>
      </w:pPr>
      <w:r w:rsidRPr="00EE095C">
        <w:rPr>
          <w:rFonts w:cs="Arial"/>
          <w:sz w:val="20"/>
          <w:szCs w:val="20"/>
        </w:rPr>
        <w:t>El sistema continúa en el</w:t>
      </w:r>
      <w:r w:rsidR="000237E6" w:rsidRPr="00EE095C">
        <w:rPr>
          <w:rFonts w:cs="Arial"/>
          <w:sz w:val="20"/>
          <w:szCs w:val="20"/>
        </w:rPr>
        <w:t xml:space="preserve"> </w:t>
      </w:r>
      <w:hyperlink w:anchor="paso10_2" w:history="1">
        <w:r w:rsidR="00DC42F6" w:rsidRPr="00EE095C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DC42F6">
          <w:rPr>
            <w:rStyle w:val="Hipervnculo"/>
            <w:rFonts w:cs="Arial"/>
            <w:b/>
            <w:sz w:val="20"/>
            <w:szCs w:val="20"/>
          </w:rPr>
          <w:t>10.2</w:t>
        </w:r>
      </w:hyperlink>
      <w:r w:rsidR="000237E6" w:rsidRPr="00EE095C">
        <w:rPr>
          <w:rFonts w:cs="Arial"/>
          <w:sz w:val="20"/>
          <w:szCs w:val="20"/>
        </w:rPr>
        <w:t xml:space="preserve"> del flujo </w:t>
      </w:r>
      <w:r w:rsidR="00421046">
        <w:rPr>
          <w:rFonts w:cs="Arial"/>
          <w:sz w:val="20"/>
          <w:szCs w:val="20"/>
        </w:rPr>
        <w:t>básico</w:t>
      </w:r>
    </w:p>
    <w:p w:rsidR="00A122E3" w:rsidRPr="00EE095C" w:rsidRDefault="000237E6" w:rsidP="00CE72FF">
      <w:pPr>
        <w:pStyle w:val="Prrafodelista"/>
        <w:numPr>
          <w:ilvl w:val="1"/>
          <w:numId w:val="28"/>
        </w:numPr>
        <w:ind w:left="993"/>
        <w:rPr>
          <w:rFonts w:cs="Arial"/>
          <w:b/>
          <w:sz w:val="20"/>
          <w:szCs w:val="20"/>
        </w:rPr>
      </w:pPr>
      <w:r w:rsidRPr="00EE095C">
        <w:rPr>
          <w:sz w:val="20"/>
          <w:szCs w:val="20"/>
          <w:lang w:eastAsia="en-US"/>
        </w:rPr>
        <w:t xml:space="preserve">El sistema continúa en el </w:t>
      </w:r>
      <w:hyperlink w:anchor="paso10_5_2" w:history="1">
        <w:r w:rsidR="0027439D" w:rsidRPr="00EE095C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27439D">
          <w:rPr>
            <w:rStyle w:val="Hipervnculo"/>
            <w:rFonts w:cs="Arial"/>
            <w:b/>
            <w:sz w:val="20"/>
            <w:szCs w:val="20"/>
          </w:rPr>
          <w:t>1</w:t>
        </w:r>
        <w:r w:rsidR="00BE4B3E">
          <w:rPr>
            <w:rStyle w:val="Hipervnculo"/>
            <w:rFonts w:cs="Arial"/>
            <w:b/>
            <w:sz w:val="20"/>
            <w:szCs w:val="20"/>
          </w:rPr>
          <w:t>2</w:t>
        </w:r>
        <w:r w:rsidR="0027439D">
          <w:rPr>
            <w:rStyle w:val="Hipervnculo"/>
            <w:rFonts w:cs="Arial"/>
            <w:b/>
            <w:sz w:val="20"/>
            <w:szCs w:val="20"/>
          </w:rPr>
          <w:t>.2</w:t>
        </w:r>
      </w:hyperlink>
      <w:r w:rsidRPr="00EE095C">
        <w:rPr>
          <w:b/>
          <w:sz w:val="20"/>
          <w:szCs w:val="20"/>
          <w:lang w:eastAsia="en-US"/>
        </w:rPr>
        <w:t xml:space="preserve"> </w:t>
      </w:r>
      <w:r w:rsidRPr="00EE095C">
        <w:rPr>
          <w:rFonts w:cs="Arial"/>
          <w:sz w:val="20"/>
          <w:szCs w:val="20"/>
        </w:rPr>
        <w:t xml:space="preserve">del flujo </w:t>
      </w:r>
      <w:r w:rsidR="004F37C2">
        <w:rPr>
          <w:rFonts w:cs="Arial"/>
          <w:sz w:val="20"/>
          <w:szCs w:val="20"/>
        </w:rPr>
        <w:t>básico</w:t>
      </w:r>
      <w:r w:rsidRPr="00EE095C">
        <w:rPr>
          <w:rFonts w:cs="Arial"/>
          <w:b/>
          <w:sz w:val="20"/>
          <w:szCs w:val="20"/>
        </w:rPr>
        <w:t xml:space="preserve"> </w:t>
      </w:r>
    </w:p>
    <w:p w:rsidR="006178F3" w:rsidRPr="00EE095C" w:rsidRDefault="006178F3" w:rsidP="006178F3">
      <w:pPr>
        <w:rPr>
          <w:lang w:val="es-MX" w:eastAsia="es-MX"/>
        </w:rPr>
      </w:pPr>
    </w:p>
    <w:p w:rsidR="00BE24C4" w:rsidRPr="00EE095C" w:rsidRDefault="00BE24C4" w:rsidP="00BE24C4">
      <w:pPr>
        <w:rPr>
          <w:lang w:val="es-MX" w:eastAsia="es-MX"/>
        </w:rPr>
      </w:pPr>
    </w:p>
    <w:p w:rsidR="00130300" w:rsidRPr="00EE095C" w:rsidRDefault="00130300" w:rsidP="00130300">
      <w:pPr>
        <w:pStyle w:val="Ttulo4"/>
        <w:tabs>
          <w:tab w:val="left" w:pos="993"/>
          <w:tab w:val="left" w:pos="4536"/>
        </w:tabs>
        <w:jc w:val="left"/>
      </w:pPr>
      <w:bookmarkStart w:id="94" w:name="_5.2.5.2_VA02_Validar"/>
      <w:bookmarkEnd w:id="94"/>
      <w:r w:rsidRPr="00EE095C">
        <w:t>5.2.5.2</w:t>
      </w:r>
      <w:r w:rsidRPr="00EE095C">
        <w:rPr>
          <w:b w:val="0"/>
        </w:rPr>
        <w:tab/>
      </w:r>
      <w:bookmarkStart w:id="95" w:name="VA02"/>
      <w:r w:rsidR="00CD331A" w:rsidRPr="00EE095C">
        <w:rPr>
          <w:rStyle w:val="Hipervnculo"/>
        </w:rPr>
        <w:fldChar w:fldCharType="begin"/>
      </w:r>
      <w:r w:rsidR="00AC4101" w:rsidRPr="00EE095C">
        <w:rPr>
          <w:rStyle w:val="Hipervnculo"/>
        </w:rPr>
        <w:instrText>HYPERLINK  \l "VA02r"</w:instrText>
      </w:r>
      <w:r w:rsidR="00CD331A" w:rsidRPr="00EE095C">
        <w:rPr>
          <w:rStyle w:val="Hipervnculo"/>
        </w:rPr>
        <w:fldChar w:fldCharType="separate"/>
      </w:r>
      <w:del w:id="96" w:author="lpasindo" w:date="2012-02-29T11:09:00Z">
        <w:r w:rsidRPr="00EE095C" w:rsidDel="0050009E">
          <w:rPr>
            <w:rStyle w:val="Hipervnculo"/>
          </w:rPr>
          <w:delText xml:space="preserve">VA02 Validar Serie </w:delText>
        </w:r>
        <w:r w:rsidR="00EE7EA1" w:rsidRPr="00EE7EA1" w:rsidDel="0050009E">
          <w:rPr>
            <w:rStyle w:val="Hipervnculo"/>
            <w:highlight w:val="magenta"/>
          </w:rPr>
          <w:delText>Final</w:delText>
        </w:r>
        <w:r w:rsidR="002E34CF" w:rsidRPr="00EE095C" w:rsidDel="0050009E">
          <w:rPr>
            <w:rStyle w:val="Hipervnculo"/>
          </w:rPr>
          <w:delText xml:space="preserve"> del Carrete</w:delText>
        </w:r>
      </w:del>
      <w:r w:rsidRPr="00EE095C">
        <w:rPr>
          <w:rStyle w:val="Hipervnculo"/>
        </w:rPr>
        <w:t xml:space="preserve"> </w:t>
      </w:r>
      <w:r w:rsidR="00CD331A" w:rsidRPr="00EE095C">
        <w:rPr>
          <w:rStyle w:val="Hipervnculo"/>
        </w:rPr>
        <w:fldChar w:fldCharType="end"/>
      </w:r>
      <w:r w:rsidR="002E34CF" w:rsidRPr="00EE095C">
        <w:t xml:space="preserve"> </w:t>
      </w:r>
      <w:bookmarkEnd w:id="95"/>
    </w:p>
    <w:p w:rsidR="00130300" w:rsidRPr="00EE095C" w:rsidRDefault="00130300" w:rsidP="00130300"/>
    <w:p w:rsidR="00130300" w:rsidRPr="00EE095C" w:rsidRDefault="00130300" w:rsidP="00130300">
      <w:pPr>
        <w:pStyle w:val="Prrafodelista"/>
        <w:numPr>
          <w:ilvl w:val="0"/>
          <w:numId w:val="23"/>
        </w:numPr>
        <w:rPr>
          <w:rFonts w:cs="Arial"/>
          <w:sz w:val="20"/>
          <w:szCs w:val="20"/>
        </w:rPr>
      </w:pPr>
      <w:del w:id="97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El sistema valida la serie </w:delText>
        </w:r>
        <w:r w:rsidR="00EE7EA1" w:rsidRPr="009902D0" w:rsidDel="0050009E">
          <w:rPr>
            <w:rFonts w:cs="Arial"/>
            <w:sz w:val="20"/>
            <w:szCs w:val="20"/>
            <w:highlight w:val="lightGray"/>
          </w:rPr>
          <w:delText>final</w:delText>
        </w:r>
        <w:r w:rsidR="00120387" w:rsidRPr="00EE095C" w:rsidDel="0050009E">
          <w:rPr>
            <w:rFonts w:cs="Arial"/>
            <w:sz w:val="20"/>
            <w:szCs w:val="20"/>
          </w:rPr>
          <w:delText xml:space="preserve"> </w:delText>
        </w:r>
        <w:r w:rsidRPr="00EE095C" w:rsidDel="0050009E">
          <w:rPr>
            <w:rFonts w:cs="Arial"/>
            <w:sz w:val="20"/>
            <w:szCs w:val="20"/>
          </w:rPr>
          <w:delText xml:space="preserve">del </w:delText>
        </w:r>
        <w:r w:rsidR="00AF6697" w:rsidDel="0050009E">
          <w:rPr>
            <w:rFonts w:cs="Arial"/>
            <w:sz w:val="20"/>
            <w:szCs w:val="20"/>
          </w:rPr>
          <w:delText>carrete proporcionada por el actor</w:delText>
        </w:r>
        <w:r w:rsidRPr="00EE095C" w:rsidDel="0050009E">
          <w:rPr>
            <w:rFonts w:cs="Arial"/>
            <w:sz w:val="20"/>
            <w:szCs w:val="20"/>
          </w:rPr>
          <w:delText>:</w:delText>
        </w:r>
      </w:del>
    </w:p>
    <w:p w:rsidR="00515DE1" w:rsidRPr="00EE095C" w:rsidRDefault="00515DE1" w:rsidP="00515DE1">
      <w:pPr>
        <w:pStyle w:val="Prrafodelista"/>
        <w:numPr>
          <w:ilvl w:val="1"/>
          <w:numId w:val="23"/>
        </w:numPr>
        <w:ind w:left="993"/>
        <w:rPr>
          <w:b/>
          <w:sz w:val="20"/>
          <w:szCs w:val="20"/>
        </w:rPr>
      </w:pPr>
      <w:del w:id="98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Si &lt;el actor no proporciona la serie </w:delText>
        </w:r>
        <w:r w:rsidR="00EE7EA1" w:rsidRPr="009902D0" w:rsidDel="0050009E">
          <w:rPr>
            <w:rFonts w:cs="Arial"/>
            <w:sz w:val="20"/>
            <w:szCs w:val="20"/>
            <w:highlight w:val="lightGray"/>
          </w:rPr>
          <w:delText>final</w:delText>
        </w:r>
        <w:r w:rsidRPr="00EE095C" w:rsidDel="0050009E">
          <w:rPr>
            <w:rFonts w:cs="Arial"/>
            <w:sz w:val="20"/>
            <w:szCs w:val="20"/>
          </w:rPr>
          <w:delText xml:space="preserve"> del </w:delText>
        </w:r>
        <w:r w:rsidR="00AF6697" w:rsidDel="0050009E">
          <w:rPr>
            <w:rFonts w:cs="Arial"/>
            <w:sz w:val="20"/>
            <w:szCs w:val="20"/>
          </w:rPr>
          <w:delText>carrete</w:delText>
        </w:r>
        <w:r w:rsidRPr="00EE095C" w:rsidDel="0050009E">
          <w:rPr>
            <w:rFonts w:cs="Arial"/>
            <w:sz w:val="20"/>
            <w:szCs w:val="20"/>
          </w:rPr>
          <w:delText xml:space="preserve">&gt;, el sistema presenta el mensaje </w:delText>
        </w:r>
        <w:r w:rsidR="00BD525B" w:rsidDel="0050009E">
          <w:fldChar w:fldCharType="begin"/>
        </w:r>
        <w:r w:rsidR="00BD525B" w:rsidDel="0050009E">
          <w:delInstrText xml:space="preserve"> HYPERLINK "file:///C:\\AMESOL\\Productos\\FieldServices\\Trunk\\Analisis\\EspecificacionRequerimientos\\General\\MEG_Glosario_de_Mensajes.docx" \l "MI0001" </w:delInstrText>
        </w:r>
        <w:r w:rsidR="00BD525B" w:rsidDel="0050009E">
          <w:fldChar w:fldCharType="separate"/>
        </w:r>
        <w:r w:rsidRPr="00EE095C" w:rsidDel="0050009E">
          <w:rPr>
            <w:rStyle w:val="Hipervnculo"/>
            <w:b/>
            <w:sz w:val="20"/>
            <w:szCs w:val="20"/>
          </w:rPr>
          <w:delText>MI0</w:delText>
        </w:r>
        <w:r w:rsidR="00744CCF" w:rsidDel="0050009E">
          <w:rPr>
            <w:rStyle w:val="Hipervnculo"/>
            <w:b/>
            <w:sz w:val="20"/>
            <w:szCs w:val="20"/>
          </w:rPr>
          <w:delText>001</w:delText>
        </w:r>
        <w:r w:rsidRPr="00EE095C" w:rsidDel="0050009E">
          <w:rPr>
            <w:rStyle w:val="Hipervnculo"/>
            <w:b/>
            <w:sz w:val="20"/>
            <w:szCs w:val="20"/>
          </w:rPr>
          <w:delText xml:space="preserve"> &lt;</w:delText>
        </w:r>
        <w:r w:rsidR="00744CCF" w:rsidDel="0050009E">
          <w:rPr>
            <w:rStyle w:val="Hipervnculo"/>
            <w:b/>
            <w:sz w:val="20"/>
            <w:szCs w:val="20"/>
          </w:rPr>
          <w:delText>Campo</w:delText>
        </w:r>
        <w:r w:rsidRPr="00EE095C" w:rsidDel="0050009E">
          <w:rPr>
            <w:rStyle w:val="Hipervnculo"/>
            <w:b/>
            <w:sz w:val="20"/>
            <w:szCs w:val="20"/>
          </w:rPr>
          <w:delText xml:space="preserve"> Requerido&gt;</w:delText>
        </w:r>
        <w:r w:rsidR="00BD525B" w:rsidDel="0050009E">
          <w:rPr>
            <w:rStyle w:val="Hipervnculo"/>
            <w:b/>
            <w:sz w:val="20"/>
            <w:szCs w:val="20"/>
          </w:rPr>
          <w:fldChar w:fldCharType="end"/>
        </w:r>
      </w:del>
    </w:p>
    <w:p w:rsidR="00515DE1" w:rsidRPr="00EE095C" w:rsidRDefault="00515DE1" w:rsidP="00515DE1">
      <w:pPr>
        <w:pStyle w:val="Prrafodelista"/>
        <w:numPr>
          <w:ilvl w:val="2"/>
          <w:numId w:val="23"/>
        </w:numPr>
        <w:ind w:left="1560" w:hanging="567"/>
        <w:rPr>
          <w:sz w:val="20"/>
          <w:szCs w:val="20"/>
        </w:rPr>
      </w:pPr>
      <w:del w:id="99" w:author="lpasindo" w:date="2012-02-29T11:09:00Z">
        <w:r w:rsidRPr="00EE095C" w:rsidDel="0050009E">
          <w:rPr>
            <w:sz w:val="20"/>
            <w:szCs w:val="20"/>
          </w:rPr>
          <w:delText xml:space="preserve">El actor selecciona la opción </w:delText>
        </w:r>
        <w:r w:rsidRPr="00EE095C" w:rsidDel="0050009E">
          <w:rPr>
            <w:b/>
            <w:sz w:val="20"/>
            <w:szCs w:val="20"/>
          </w:rPr>
          <w:delText>Aceptar</w:delText>
        </w:r>
      </w:del>
    </w:p>
    <w:p w:rsidR="00515DE1" w:rsidRPr="00EE095C" w:rsidRDefault="00515DE1" w:rsidP="00515DE1">
      <w:pPr>
        <w:pStyle w:val="Prrafodelista"/>
        <w:numPr>
          <w:ilvl w:val="3"/>
          <w:numId w:val="23"/>
        </w:numPr>
        <w:ind w:left="2410" w:hanging="850"/>
        <w:rPr>
          <w:rFonts w:cs="Arial"/>
          <w:sz w:val="20"/>
          <w:szCs w:val="20"/>
        </w:rPr>
      </w:pPr>
      <w:del w:id="100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El sistema continúa en el </w:delText>
        </w:r>
        <w:r w:rsidR="00BD525B" w:rsidDel="0050009E">
          <w:fldChar w:fldCharType="begin"/>
        </w:r>
        <w:r w:rsidR="00BD525B" w:rsidDel="0050009E">
          <w:delInstrText xml:space="preserve"> HYPERLINK \l "paso8_3_2" </w:delInstrText>
        </w:r>
        <w:r w:rsidR="00BD525B" w:rsidDel="0050009E">
          <w:fldChar w:fldCharType="separate"/>
        </w:r>
        <w:r w:rsidRPr="00EE095C" w:rsidDel="0050009E">
          <w:rPr>
            <w:rStyle w:val="Hipervnculo"/>
            <w:rFonts w:cs="Arial"/>
            <w:b/>
            <w:sz w:val="20"/>
            <w:szCs w:val="20"/>
          </w:rPr>
          <w:delText xml:space="preserve">paso </w:delText>
        </w:r>
        <w:r w:rsidR="00744CCF" w:rsidDel="0050009E">
          <w:rPr>
            <w:rStyle w:val="Hipervnculo"/>
            <w:rFonts w:cs="Arial"/>
            <w:b/>
            <w:sz w:val="20"/>
            <w:szCs w:val="20"/>
          </w:rPr>
          <w:delText>8.</w:delText>
        </w:r>
        <w:r w:rsidR="00110D6B" w:rsidDel="0050009E">
          <w:rPr>
            <w:rStyle w:val="Hipervnculo"/>
            <w:rFonts w:cs="Arial"/>
            <w:b/>
            <w:sz w:val="20"/>
            <w:szCs w:val="20"/>
          </w:rPr>
          <w:delText>3.2</w:delText>
        </w:r>
        <w:r w:rsidR="00BD525B" w:rsidDel="0050009E">
          <w:rPr>
            <w:rStyle w:val="Hipervnculo"/>
            <w:rFonts w:cs="Arial"/>
            <w:b/>
            <w:sz w:val="20"/>
            <w:szCs w:val="20"/>
          </w:rPr>
          <w:fldChar w:fldCharType="end"/>
        </w:r>
        <w:r w:rsidR="00736FEB" w:rsidRPr="00EE095C" w:rsidDel="0050009E">
          <w:rPr>
            <w:rFonts w:cs="Arial"/>
            <w:sz w:val="20"/>
            <w:szCs w:val="20"/>
          </w:rPr>
          <w:delText xml:space="preserve"> del flujo </w:delText>
        </w:r>
        <w:r w:rsidR="00744CCF" w:rsidDel="0050009E">
          <w:rPr>
            <w:rFonts w:cs="Arial"/>
            <w:sz w:val="20"/>
            <w:szCs w:val="20"/>
          </w:rPr>
          <w:delText>básico</w:delText>
        </w:r>
      </w:del>
    </w:p>
    <w:p w:rsidR="00130300" w:rsidRPr="00EE095C" w:rsidRDefault="00130300" w:rsidP="00130300">
      <w:pPr>
        <w:pStyle w:val="Prrafodelista"/>
        <w:numPr>
          <w:ilvl w:val="1"/>
          <w:numId w:val="23"/>
        </w:numPr>
        <w:ind w:left="993"/>
        <w:rPr>
          <w:rFonts w:cs="Arial"/>
          <w:sz w:val="20"/>
          <w:szCs w:val="20"/>
        </w:rPr>
      </w:pPr>
      <w:del w:id="101" w:author="lpasindo" w:date="2012-02-29T11:09:00Z">
        <w:r w:rsidRPr="00EE095C" w:rsidDel="0050009E">
          <w:rPr>
            <w:rFonts w:cs="Arial"/>
            <w:sz w:val="20"/>
            <w:szCs w:val="20"/>
          </w:rPr>
          <w:delText>Si &lt;</w:delText>
        </w:r>
        <w:r w:rsidR="008A7EE6" w:rsidRPr="00EE095C" w:rsidDel="0050009E">
          <w:rPr>
            <w:rFonts w:cs="Arial"/>
            <w:sz w:val="20"/>
            <w:szCs w:val="20"/>
          </w:rPr>
          <w:delText xml:space="preserve">la longitud de la serie </w:delText>
        </w:r>
        <w:r w:rsidR="00EE7EA1" w:rsidRPr="009902D0" w:rsidDel="0050009E">
          <w:rPr>
            <w:rFonts w:cs="Arial"/>
            <w:sz w:val="20"/>
            <w:szCs w:val="20"/>
            <w:highlight w:val="lightGray"/>
          </w:rPr>
          <w:delText>final</w:delText>
        </w:r>
        <w:r w:rsidR="0070623A" w:rsidRPr="00EE095C" w:rsidDel="0050009E">
          <w:rPr>
            <w:rFonts w:cs="Arial"/>
            <w:sz w:val="20"/>
            <w:szCs w:val="20"/>
          </w:rPr>
          <w:delText xml:space="preserve"> </w:delText>
        </w:r>
        <w:r w:rsidR="008A7EE6" w:rsidRPr="00EE095C" w:rsidDel="0050009E">
          <w:rPr>
            <w:rFonts w:cs="Arial"/>
            <w:sz w:val="20"/>
            <w:szCs w:val="20"/>
          </w:rPr>
          <w:delText>es diferente a 8 caracteres</w:delText>
        </w:r>
        <w:r w:rsidRPr="00EE095C" w:rsidDel="0050009E">
          <w:rPr>
            <w:rFonts w:cs="Arial"/>
            <w:sz w:val="20"/>
            <w:szCs w:val="20"/>
          </w:rPr>
          <w:delText xml:space="preserve">&gt;, el sistema presenta el mensaje </w:delText>
        </w:r>
        <w:r w:rsidR="00BD525B" w:rsidDel="0050009E">
          <w:fldChar w:fldCharType="begin"/>
        </w:r>
        <w:r w:rsidR="00BD525B" w:rsidDel="0050009E">
          <w:delInstrText xml:space="preserve"> HYPERLINK "file:///C:\\Amesol\\Analisis\\Megacable\\EspecificacionRequerimientos\\General\\MEG_Glosario_de_Mensajes.docx" \l "MI0015" </w:delInstrText>
        </w:r>
        <w:r w:rsidR="00BD525B" w:rsidDel="0050009E">
          <w:fldChar w:fldCharType="separate"/>
        </w:r>
        <w:r w:rsidRPr="00EE095C" w:rsidDel="0050009E">
          <w:rPr>
            <w:rStyle w:val="Hipervnculo"/>
            <w:rFonts w:cs="Arial"/>
            <w:b/>
            <w:sz w:val="20"/>
            <w:szCs w:val="20"/>
          </w:rPr>
          <w:delText>MI00</w:delText>
        </w:r>
        <w:r w:rsidR="00E517C0" w:rsidRPr="00EE095C" w:rsidDel="0050009E">
          <w:rPr>
            <w:rStyle w:val="Hipervnculo"/>
            <w:rFonts w:cs="Arial"/>
            <w:b/>
            <w:sz w:val="20"/>
            <w:szCs w:val="20"/>
          </w:rPr>
          <w:delText>15</w:delText>
        </w:r>
        <w:r w:rsidRPr="00EE095C" w:rsidDel="0050009E">
          <w:rPr>
            <w:rStyle w:val="Hipervnculo"/>
            <w:rFonts w:cs="Arial"/>
            <w:b/>
            <w:sz w:val="20"/>
            <w:szCs w:val="20"/>
          </w:rPr>
          <w:delText xml:space="preserve"> &lt;</w:delText>
        </w:r>
        <w:r w:rsidR="00E517C0" w:rsidRPr="00EE095C" w:rsidDel="0050009E">
          <w:rPr>
            <w:rStyle w:val="Hipervnculo"/>
            <w:rFonts w:cs="Arial"/>
            <w:b/>
            <w:sz w:val="20"/>
            <w:szCs w:val="20"/>
          </w:rPr>
          <w:delText>Longitud Inválida</w:delText>
        </w:r>
        <w:r w:rsidRPr="00EE095C" w:rsidDel="0050009E">
          <w:rPr>
            <w:rStyle w:val="Hipervnculo"/>
            <w:rFonts w:cs="Arial"/>
            <w:b/>
            <w:sz w:val="20"/>
            <w:szCs w:val="20"/>
          </w:rPr>
          <w:delText>&gt;</w:delText>
        </w:r>
        <w:r w:rsidR="00BD525B" w:rsidDel="0050009E">
          <w:rPr>
            <w:rStyle w:val="Hipervnculo"/>
            <w:rFonts w:cs="Arial"/>
            <w:b/>
            <w:sz w:val="20"/>
            <w:szCs w:val="20"/>
          </w:rPr>
          <w:fldChar w:fldCharType="end"/>
        </w:r>
      </w:del>
    </w:p>
    <w:p w:rsidR="00130300" w:rsidRPr="00EE095C" w:rsidRDefault="00130300" w:rsidP="00130300">
      <w:pPr>
        <w:pStyle w:val="Prrafodelista"/>
        <w:numPr>
          <w:ilvl w:val="2"/>
          <w:numId w:val="23"/>
        </w:numPr>
        <w:ind w:left="1560" w:hanging="567"/>
        <w:rPr>
          <w:rFonts w:cs="Arial"/>
          <w:sz w:val="20"/>
          <w:szCs w:val="20"/>
        </w:rPr>
      </w:pPr>
      <w:del w:id="102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El actor selecciona la opción </w:delText>
        </w:r>
        <w:r w:rsidRPr="00EE095C" w:rsidDel="0050009E">
          <w:rPr>
            <w:rFonts w:cs="Arial"/>
            <w:b/>
            <w:sz w:val="20"/>
            <w:szCs w:val="20"/>
          </w:rPr>
          <w:delText>Aceptar</w:delText>
        </w:r>
        <w:r w:rsidRPr="00EE095C" w:rsidDel="0050009E">
          <w:rPr>
            <w:rFonts w:cs="Arial"/>
            <w:sz w:val="20"/>
            <w:szCs w:val="20"/>
          </w:rPr>
          <w:delText xml:space="preserve"> </w:delText>
        </w:r>
      </w:del>
    </w:p>
    <w:p w:rsidR="009902BE" w:rsidRPr="00EE095C" w:rsidRDefault="009902BE" w:rsidP="009902BE">
      <w:pPr>
        <w:pStyle w:val="Prrafodelista"/>
        <w:numPr>
          <w:ilvl w:val="3"/>
          <w:numId w:val="23"/>
        </w:numPr>
        <w:ind w:left="2410" w:hanging="850"/>
        <w:rPr>
          <w:rFonts w:cs="Arial"/>
          <w:sz w:val="20"/>
          <w:szCs w:val="20"/>
        </w:rPr>
      </w:pPr>
      <w:del w:id="103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El sistema continúa en el </w:delText>
        </w:r>
        <w:r w:rsidR="00BD525B" w:rsidDel="0050009E">
          <w:fldChar w:fldCharType="begin"/>
        </w:r>
        <w:r w:rsidR="00BD525B" w:rsidDel="0050009E">
          <w:delInstrText xml:space="preserve"> HYPERLINK \l "paso8_3_2" </w:delInstrText>
        </w:r>
        <w:r w:rsidR="00BD525B" w:rsidDel="0050009E">
          <w:fldChar w:fldCharType="separate"/>
        </w:r>
        <w:r w:rsidR="0027439D" w:rsidRPr="00EE095C" w:rsidDel="0050009E">
          <w:rPr>
            <w:rStyle w:val="Hipervnculo"/>
            <w:rFonts w:cs="Arial"/>
            <w:b/>
            <w:sz w:val="20"/>
            <w:szCs w:val="20"/>
          </w:rPr>
          <w:delText xml:space="preserve">paso </w:delText>
        </w:r>
        <w:r w:rsidR="0027439D" w:rsidDel="0050009E">
          <w:rPr>
            <w:rStyle w:val="Hipervnculo"/>
            <w:rFonts w:cs="Arial"/>
            <w:b/>
            <w:sz w:val="20"/>
            <w:szCs w:val="20"/>
          </w:rPr>
          <w:delText>8.3.2</w:delText>
        </w:r>
        <w:r w:rsidR="00BD525B" w:rsidDel="0050009E">
          <w:rPr>
            <w:rStyle w:val="Hipervnculo"/>
            <w:rFonts w:cs="Arial"/>
            <w:b/>
            <w:sz w:val="20"/>
            <w:szCs w:val="20"/>
          </w:rPr>
          <w:fldChar w:fldCharType="end"/>
        </w:r>
        <w:r w:rsidRPr="00EE095C" w:rsidDel="0050009E">
          <w:rPr>
            <w:rFonts w:cs="Arial"/>
            <w:sz w:val="20"/>
            <w:szCs w:val="20"/>
          </w:rPr>
          <w:delText xml:space="preserve"> del flujo </w:delText>
        </w:r>
        <w:r w:rsidR="00744CCF" w:rsidDel="0050009E">
          <w:rPr>
            <w:rFonts w:cs="Arial"/>
            <w:sz w:val="20"/>
            <w:szCs w:val="20"/>
          </w:rPr>
          <w:delText>básico</w:delText>
        </w:r>
      </w:del>
    </w:p>
    <w:p w:rsidR="00130300" w:rsidRPr="00EE095C" w:rsidRDefault="00130300" w:rsidP="00130300">
      <w:pPr>
        <w:pStyle w:val="Prrafodelista"/>
        <w:numPr>
          <w:ilvl w:val="1"/>
          <w:numId w:val="23"/>
        </w:numPr>
        <w:ind w:left="993"/>
        <w:rPr>
          <w:b/>
          <w:sz w:val="20"/>
          <w:szCs w:val="20"/>
        </w:rPr>
      </w:pPr>
      <w:del w:id="104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Si &lt;la serie </w:delText>
        </w:r>
        <w:r w:rsidR="00EE7EA1" w:rsidRPr="009902D0" w:rsidDel="0050009E">
          <w:rPr>
            <w:rFonts w:cs="Arial"/>
            <w:sz w:val="20"/>
            <w:szCs w:val="20"/>
            <w:highlight w:val="lightGray"/>
          </w:rPr>
          <w:delText>final</w:delText>
        </w:r>
        <w:r w:rsidR="0070623A" w:rsidRPr="00EE095C" w:rsidDel="0050009E">
          <w:rPr>
            <w:rFonts w:cs="Arial"/>
            <w:sz w:val="20"/>
            <w:szCs w:val="20"/>
          </w:rPr>
          <w:delText xml:space="preserve"> </w:delText>
        </w:r>
        <w:r w:rsidRPr="00EE095C" w:rsidDel="0050009E">
          <w:rPr>
            <w:rFonts w:cs="Arial"/>
            <w:sz w:val="20"/>
            <w:szCs w:val="20"/>
          </w:rPr>
          <w:delText xml:space="preserve">contiene un caracter que no sea numérico&gt;, el sistema presenta el mensaje </w:delText>
        </w:r>
        <w:r w:rsidR="00BD525B" w:rsidDel="0050009E">
          <w:fldChar w:fldCharType="begin"/>
        </w:r>
        <w:r w:rsidR="00BD525B" w:rsidDel="0050009E">
          <w:delInstrText xml:space="preserve"> HYPERLINK "file:///C:\\Amesol\\Analisis\\Megacable\\EspecificacionRequerimientos\\General\\MEG_Glosario_de_Mensajes.docx" \l "MI0013" </w:delInstrText>
        </w:r>
        <w:r w:rsidR="00BD525B" w:rsidDel="0050009E">
          <w:fldChar w:fldCharType="separate"/>
        </w:r>
        <w:r w:rsidRPr="00EE095C" w:rsidDel="0050009E">
          <w:rPr>
            <w:rStyle w:val="Hipervnculo"/>
            <w:b/>
            <w:sz w:val="20"/>
            <w:szCs w:val="20"/>
          </w:rPr>
          <w:delText>MI0013 &lt;Campo Numérico&gt;</w:delText>
        </w:r>
        <w:r w:rsidR="00BD525B" w:rsidDel="0050009E">
          <w:rPr>
            <w:rStyle w:val="Hipervnculo"/>
            <w:b/>
            <w:sz w:val="20"/>
            <w:szCs w:val="20"/>
          </w:rPr>
          <w:fldChar w:fldCharType="end"/>
        </w:r>
      </w:del>
    </w:p>
    <w:p w:rsidR="00130300" w:rsidRPr="00EE095C" w:rsidRDefault="00130300" w:rsidP="00130300">
      <w:pPr>
        <w:pStyle w:val="Prrafodelista"/>
        <w:numPr>
          <w:ilvl w:val="2"/>
          <w:numId w:val="23"/>
        </w:numPr>
        <w:ind w:left="1560" w:hanging="567"/>
        <w:rPr>
          <w:sz w:val="20"/>
          <w:szCs w:val="20"/>
        </w:rPr>
      </w:pPr>
      <w:del w:id="105" w:author="lpasindo" w:date="2012-02-29T11:09:00Z">
        <w:r w:rsidRPr="00EE095C" w:rsidDel="0050009E">
          <w:rPr>
            <w:sz w:val="20"/>
            <w:szCs w:val="20"/>
          </w:rPr>
          <w:delText xml:space="preserve">El actor selecciona la opción </w:delText>
        </w:r>
        <w:r w:rsidRPr="00EE095C" w:rsidDel="0050009E">
          <w:rPr>
            <w:b/>
            <w:sz w:val="20"/>
            <w:szCs w:val="20"/>
          </w:rPr>
          <w:delText>Aceptar</w:delText>
        </w:r>
      </w:del>
    </w:p>
    <w:p w:rsidR="009902BE" w:rsidRDefault="009902BE" w:rsidP="009902BE">
      <w:pPr>
        <w:pStyle w:val="Prrafodelista"/>
        <w:numPr>
          <w:ilvl w:val="3"/>
          <w:numId w:val="23"/>
        </w:numPr>
        <w:ind w:left="2410" w:hanging="850"/>
        <w:rPr>
          <w:rFonts w:cs="Arial"/>
          <w:sz w:val="20"/>
          <w:szCs w:val="20"/>
        </w:rPr>
      </w:pPr>
      <w:del w:id="106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El sistema continúa en el </w:delText>
        </w:r>
        <w:r w:rsidR="00BD525B" w:rsidDel="0050009E">
          <w:fldChar w:fldCharType="begin"/>
        </w:r>
        <w:r w:rsidR="00BD525B" w:rsidDel="0050009E">
          <w:delInstrText xml:space="preserve"> HYPERLINK \l "paso8_3_2" </w:delInstrText>
        </w:r>
        <w:r w:rsidR="00BD525B" w:rsidDel="0050009E">
          <w:fldChar w:fldCharType="separate"/>
        </w:r>
        <w:r w:rsidR="0027439D" w:rsidRPr="00EE095C" w:rsidDel="0050009E">
          <w:rPr>
            <w:rStyle w:val="Hipervnculo"/>
            <w:rFonts w:cs="Arial"/>
            <w:b/>
            <w:sz w:val="20"/>
            <w:szCs w:val="20"/>
          </w:rPr>
          <w:delText xml:space="preserve">paso </w:delText>
        </w:r>
        <w:r w:rsidR="0027439D" w:rsidDel="0050009E">
          <w:rPr>
            <w:rStyle w:val="Hipervnculo"/>
            <w:rFonts w:cs="Arial"/>
            <w:b/>
            <w:sz w:val="20"/>
            <w:szCs w:val="20"/>
          </w:rPr>
          <w:delText>8.3.2</w:delText>
        </w:r>
        <w:r w:rsidR="00BD525B" w:rsidDel="0050009E">
          <w:rPr>
            <w:rStyle w:val="Hipervnculo"/>
            <w:rFonts w:cs="Arial"/>
            <w:b/>
            <w:sz w:val="20"/>
            <w:szCs w:val="20"/>
          </w:rPr>
          <w:fldChar w:fldCharType="end"/>
        </w:r>
        <w:r w:rsidRPr="00EE095C" w:rsidDel="0050009E">
          <w:rPr>
            <w:rFonts w:cs="Arial"/>
            <w:sz w:val="20"/>
            <w:szCs w:val="20"/>
          </w:rPr>
          <w:delText xml:space="preserve"> del flujo </w:delText>
        </w:r>
        <w:r w:rsidR="00744CCF" w:rsidDel="0050009E">
          <w:rPr>
            <w:rFonts w:cs="Arial"/>
            <w:sz w:val="20"/>
            <w:szCs w:val="20"/>
          </w:rPr>
          <w:delText>básico</w:delText>
        </w:r>
      </w:del>
    </w:p>
    <w:p w:rsidR="008B557C" w:rsidRPr="00EE095C" w:rsidRDefault="008B557C" w:rsidP="008B557C">
      <w:pPr>
        <w:pStyle w:val="Prrafodelista"/>
        <w:numPr>
          <w:ilvl w:val="1"/>
          <w:numId w:val="23"/>
        </w:numPr>
        <w:ind w:left="993"/>
        <w:rPr>
          <w:b/>
          <w:sz w:val="20"/>
          <w:szCs w:val="20"/>
        </w:rPr>
      </w:pPr>
      <w:del w:id="107" w:author="lpasindo" w:date="2012-02-29T11:09:00Z">
        <w:r w:rsidRPr="00EE095C" w:rsidDel="0050009E">
          <w:rPr>
            <w:rFonts w:cs="Arial"/>
            <w:sz w:val="20"/>
            <w:szCs w:val="20"/>
          </w:rPr>
          <w:delText xml:space="preserve">Si &lt;la serie </w:delText>
        </w:r>
        <w:r w:rsidRPr="009902D0" w:rsidDel="0050009E">
          <w:rPr>
            <w:rFonts w:cs="Arial"/>
            <w:sz w:val="20"/>
            <w:szCs w:val="20"/>
            <w:highlight w:val="lightGray"/>
          </w:rPr>
          <w:delText>final</w:delText>
        </w:r>
        <w:r w:rsidRPr="00EE095C" w:rsidDel="0050009E">
          <w:rPr>
            <w:rFonts w:cs="Arial"/>
            <w:sz w:val="20"/>
            <w:szCs w:val="20"/>
          </w:rPr>
          <w:delText xml:space="preserve"> </w:delText>
        </w:r>
        <w:r w:rsidDel="0050009E">
          <w:rPr>
            <w:rFonts w:cs="Arial"/>
            <w:sz w:val="20"/>
            <w:szCs w:val="20"/>
          </w:rPr>
          <w:delText xml:space="preserve">es menor </w:delText>
        </w:r>
        <w:r w:rsidR="00DC4003" w:rsidDel="0050009E">
          <w:rPr>
            <w:rFonts w:cs="Arial"/>
            <w:sz w:val="20"/>
            <w:szCs w:val="20"/>
          </w:rPr>
          <w:delText xml:space="preserve">o igual </w:delText>
        </w:r>
        <w:r w:rsidDel="0050009E">
          <w:rPr>
            <w:rFonts w:cs="Arial"/>
            <w:sz w:val="20"/>
            <w:szCs w:val="20"/>
          </w:rPr>
          <w:delText xml:space="preserve">que la </w:delText>
        </w:r>
        <w:r w:rsidR="00B73F51" w:rsidDel="0050009E">
          <w:rPr>
            <w:rFonts w:cs="Arial"/>
            <w:sz w:val="20"/>
            <w:szCs w:val="20"/>
          </w:rPr>
          <w:delText xml:space="preserve">inicial registrada </w:delText>
        </w:r>
        <w:r w:rsidDel="0050009E">
          <w:rPr>
            <w:rFonts w:cs="Arial"/>
            <w:sz w:val="20"/>
            <w:szCs w:val="20"/>
          </w:rPr>
          <w:delText xml:space="preserve"> </w:delText>
        </w:r>
        <w:r w:rsidR="00B73F51" w:rsidDel="0050009E">
          <w:rPr>
            <w:rFonts w:cs="Arial"/>
            <w:sz w:val="20"/>
            <w:szCs w:val="20"/>
          </w:rPr>
          <w:delText>al inicio de la jornada</w:delText>
        </w:r>
        <w:r w:rsidRPr="00EE095C" w:rsidDel="0050009E">
          <w:rPr>
            <w:rFonts w:cs="Arial"/>
            <w:sz w:val="20"/>
            <w:szCs w:val="20"/>
          </w:rPr>
          <w:delText xml:space="preserve">&gt;, el sistema presenta el mensaje </w:delText>
        </w:r>
        <w:r w:rsidR="00BD525B" w:rsidDel="0050009E">
          <w:fldChar w:fldCharType="begin"/>
        </w:r>
        <w:r w:rsidR="00BD525B" w:rsidDel="0050009E">
          <w:delInstrText xml:space="preserve"> HYPERLINK "file:///C:\\AMESOL\\Productos\\FieldServices\\Trunk\\Analisis\\EspecificacionRequerimientos\\General\\MEG_Glosario_de_Mensajes.docx" \l "MI0031" </w:delInstrText>
        </w:r>
        <w:r w:rsidR="00BD525B" w:rsidDel="0050009E">
          <w:fldChar w:fldCharType="separate"/>
        </w:r>
        <w:r w:rsidRPr="00EE095C" w:rsidDel="0050009E">
          <w:rPr>
            <w:rStyle w:val="Hipervnculo"/>
            <w:b/>
            <w:sz w:val="20"/>
            <w:szCs w:val="20"/>
          </w:rPr>
          <w:delText>MI00</w:delText>
        </w:r>
        <w:r w:rsidR="00DC4003" w:rsidDel="0050009E">
          <w:rPr>
            <w:rStyle w:val="Hipervnculo"/>
            <w:b/>
            <w:sz w:val="20"/>
            <w:szCs w:val="20"/>
          </w:rPr>
          <w:delText>31</w:delText>
        </w:r>
        <w:r w:rsidRPr="00EE095C" w:rsidDel="0050009E">
          <w:rPr>
            <w:rStyle w:val="Hipervnculo"/>
            <w:b/>
            <w:sz w:val="20"/>
            <w:szCs w:val="20"/>
          </w:rPr>
          <w:delText xml:space="preserve"> &lt;</w:delText>
        </w:r>
        <w:r w:rsidR="00DC4003" w:rsidDel="0050009E">
          <w:rPr>
            <w:rStyle w:val="Hipervnculo"/>
            <w:b/>
            <w:sz w:val="20"/>
            <w:szCs w:val="20"/>
          </w:rPr>
          <w:delText>Serie Final Inválida</w:delText>
        </w:r>
        <w:r w:rsidRPr="00EE095C" w:rsidDel="0050009E">
          <w:rPr>
            <w:rStyle w:val="Hipervnculo"/>
            <w:b/>
            <w:sz w:val="20"/>
            <w:szCs w:val="20"/>
          </w:rPr>
          <w:delText>&gt;</w:delText>
        </w:r>
        <w:r w:rsidR="00BD525B" w:rsidDel="0050009E">
          <w:rPr>
            <w:rStyle w:val="Hipervnculo"/>
            <w:b/>
            <w:sz w:val="20"/>
            <w:szCs w:val="20"/>
          </w:rPr>
          <w:fldChar w:fldCharType="end"/>
        </w:r>
      </w:del>
    </w:p>
    <w:p w:rsidR="008B557C" w:rsidRPr="00EE095C" w:rsidRDefault="008B557C" w:rsidP="008B557C">
      <w:pPr>
        <w:pStyle w:val="Prrafodelista"/>
        <w:numPr>
          <w:ilvl w:val="2"/>
          <w:numId w:val="23"/>
        </w:numPr>
        <w:ind w:left="1560" w:hanging="567"/>
        <w:rPr>
          <w:sz w:val="20"/>
          <w:szCs w:val="20"/>
        </w:rPr>
      </w:pPr>
      <w:del w:id="108" w:author="lpasindo" w:date="2012-02-29T11:09:00Z">
        <w:r w:rsidRPr="00EE095C" w:rsidDel="0050009E">
          <w:rPr>
            <w:sz w:val="20"/>
            <w:szCs w:val="20"/>
          </w:rPr>
          <w:delText xml:space="preserve">El actor selecciona la opción </w:delText>
        </w:r>
        <w:r w:rsidRPr="00EE095C" w:rsidDel="0050009E">
          <w:rPr>
            <w:b/>
            <w:sz w:val="20"/>
            <w:szCs w:val="20"/>
          </w:rPr>
          <w:delText>Aceptar</w:delText>
        </w:r>
      </w:del>
    </w:p>
    <w:p w:rsidR="008B557C" w:rsidRDefault="008B557C" w:rsidP="008B557C">
      <w:pPr>
        <w:pStyle w:val="Prrafodelista"/>
        <w:numPr>
          <w:ilvl w:val="3"/>
          <w:numId w:val="23"/>
        </w:numPr>
        <w:ind w:left="2410" w:hanging="850"/>
        <w:rPr>
          <w:rFonts w:cs="Arial"/>
          <w:sz w:val="20"/>
          <w:szCs w:val="20"/>
        </w:rPr>
      </w:pPr>
      <w:del w:id="109" w:author="lpasindo" w:date="2012-02-29T11:10:00Z">
        <w:r w:rsidRPr="00EE095C" w:rsidDel="0050009E">
          <w:rPr>
            <w:rFonts w:cs="Arial"/>
            <w:sz w:val="20"/>
            <w:szCs w:val="20"/>
          </w:rPr>
          <w:delText xml:space="preserve">El sistema continúa en el </w:delText>
        </w:r>
        <w:r w:rsidR="00BD525B" w:rsidDel="0050009E">
          <w:fldChar w:fldCharType="begin"/>
        </w:r>
        <w:r w:rsidR="00BD525B" w:rsidDel="0050009E">
          <w:delInstrText xml:space="preserve"> HYPERLINK \l "paso8_3_2" </w:delInstrText>
        </w:r>
        <w:r w:rsidR="00BD525B" w:rsidDel="0050009E">
          <w:fldChar w:fldCharType="separate"/>
        </w:r>
        <w:r w:rsidRPr="00EE095C" w:rsidDel="0050009E">
          <w:rPr>
            <w:rStyle w:val="Hipervnculo"/>
            <w:rFonts w:cs="Arial"/>
            <w:b/>
            <w:sz w:val="20"/>
            <w:szCs w:val="20"/>
          </w:rPr>
          <w:delText xml:space="preserve">paso </w:delText>
        </w:r>
        <w:r w:rsidDel="0050009E">
          <w:rPr>
            <w:rStyle w:val="Hipervnculo"/>
            <w:rFonts w:cs="Arial"/>
            <w:b/>
            <w:sz w:val="20"/>
            <w:szCs w:val="20"/>
          </w:rPr>
          <w:delText>8.3.2</w:delText>
        </w:r>
        <w:r w:rsidR="00BD525B" w:rsidDel="0050009E">
          <w:rPr>
            <w:rStyle w:val="Hipervnculo"/>
            <w:rFonts w:cs="Arial"/>
            <w:b/>
            <w:sz w:val="20"/>
            <w:szCs w:val="20"/>
          </w:rPr>
          <w:fldChar w:fldCharType="end"/>
        </w:r>
        <w:r w:rsidRPr="00EE095C" w:rsidDel="0050009E">
          <w:rPr>
            <w:rFonts w:cs="Arial"/>
            <w:sz w:val="20"/>
            <w:szCs w:val="20"/>
          </w:rPr>
          <w:delText xml:space="preserve"> del flujo </w:delText>
        </w:r>
        <w:r w:rsidDel="0050009E">
          <w:rPr>
            <w:rFonts w:cs="Arial"/>
            <w:sz w:val="20"/>
            <w:szCs w:val="20"/>
          </w:rPr>
          <w:delText>básico</w:delText>
        </w:r>
      </w:del>
    </w:p>
    <w:p w:rsidR="003D79ED" w:rsidRPr="009902D0" w:rsidRDefault="003D79ED" w:rsidP="003D79ED">
      <w:pPr>
        <w:pStyle w:val="Prrafodelista"/>
        <w:numPr>
          <w:ilvl w:val="1"/>
          <w:numId w:val="23"/>
        </w:numPr>
        <w:ind w:left="993"/>
        <w:rPr>
          <w:rStyle w:val="Hipervnculo"/>
          <w:rFonts w:cs="Arial"/>
          <w:color w:val="auto"/>
          <w:sz w:val="20"/>
          <w:szCs w:val="20"/>
          <w:highlight w:val="lightGray"/>
          <w:u w:val="none"/>
        </w:rPr>
      </w:pPr>
      <w:del w:id="110" w:author="lpasindo" w:date="2012-02-29T11:10:00Z">
        <w:r w:rsidRPr="009902D0" w:rsidDel="0050009E">
          <w:rPr>
            <w:rFonts w:cs="Arial"/>
            <w:sz w:val="20"/>
            <w:szCs w:val="20"/>
            <w:highlight w:val="lightGray"/>
          </w:rPr>
          <w:delText xml:space="preserve">Si &lt;la serie final proporcionada por el actor se repite para un mismo tipo de cable&gt;, el sistema presenta el mensaje </w:delText>
        </w:r>
        <w:r w:rsidR="00BD525B" w:rsidDel="0050009E">
          <w:fldChar w:fldCharType="begin"/>
        </w:r>
        <w:r w:rsidR="00BD525B" w:rsidDel="0050009E">
          <w:delInstrText xml:space="preserve"> HYPERLINK "file:///C:\\AMESOL\\Productos\\FieldServices\\Trunk\\Analisis\\EspecificacionRequerimientos\\General\\MEG_Glosario_de_Mensajes.docx" \l "ME0018" </w:delInstrText>
        </w:r>
        <w:r w:rsidR="00BD525B" w:rsidDel="0050009E">
          <w:fldChar w:fldCharType="separate"/>
        </w:r>
        <w:r w:rsidRPr="009902D0" w:rsidDel="0050009E">
          <w:rPr>
            <w:rStyle w:val="Hipervnculo"/>
            <w:b/>
            <w:sz w:val="20"/>
            <w:szCs w:val="20"/>
            <w:highlight w:val="lightGray"/>
          </w:rPr>
          <w:delText>ME0018 &lt;Carrete Traslapado&gt;</w:delText>
        </w:r>
        <w:r w:rsidR="00BD525B" w:rsidDel="0050009E">
          <w:rPr>
            <w:rStyle w:val="Hipervnculo"/>
            <w:b/>
            <w:sz w:val="20"/>
            <w:szCs w:val="20"/>
            <w:highlight w:val="lightGray"/>
          </w:rPr>
          <w:fldChar w:fldCharType="end"/>
        </w:r>
      </w:del>
    </w:p>
    <w:p w:rsidR="003D79ED" w:rsidRPr="009902D0" w:rsidRDefault="003D79ED" w:rsidP="003D79ED">
      <w:pPr>
        <w:pStyle w:val="Prrafodelista"/>
        <w:numPr>
          <w:ilvl w:val="2"/>
          <w:numId w:val="23"/>
        </w:numPr>
        <w:ind w:left="1560" w:hanging="567"/>
        <w:rPr>
          <w:sz w:val="20"/>
          <w:szCs w:val="20"/>
          <w:highlight w:val="lightGray"/>
        </w:rPr>
      </w:pPr>
      <w:del w:id="111" w:author="lpasindo" w:date="2012-02-29T11:10:00Z">
        <w:r w:rsidRPr="009902D0" w:rsidDel="0050009E">
          <w:rPr>
            <w:sz w:val="20"/>
            <w:szCs w:val="20"/>
            <w:highlight w:val="lightGray"/>
          </w:rPr>
          <w:delText xml:space="preserve">El actor selecciona la opción </w:delText>
        </w:r>
        <w:r w:rsidRPr="009902D0" w:rsidDel="0050009E">
          <w:rPr>
            <w:b/>
            <w:sz w:val="20"/>
            <w:szCs w:val="20"/>
            <w:highlight w:val="lightGray"/>
          </w:rPr>
          <w:delText>Aceptar</w:delText>
        </w:r>
      </w:del>
    </w:p>
    <w:p w:rsidR="003D79ED" w:rsidRPr="009902D0" w:rsidRDefault="003D79ED" w:rsidP="003D79ED">
      <w:pPr>
        <w:pStyle w:val="Prrafodelista"/>
        <w:numPr>
          <w:ilvl w:val="3"/>
          <w:numId w:val="23"/>
        </w:numPr>
        <w:ind w:left="2410" w:hanging="850"/>
        <w:rPr>
          <w:rFonts w:cs="Arial"/>
          <w:sz w:val="20"/>
          <w:szCs w:val="20"/>
          <w:highlight w:val="lightGray"/>
        </w:rPr>
      </w:pPr>
      <w:del w:id="112" w:author="lpasindo" w:date="2012-02-29T11:10:00Z">
        <w:r w:rsidRPr="009902D0" w:rsidDel="0050009E">
          <w:rPr>
            <w:rFonts w:cs="Arial"/>
            <w:sz w:val="20"/>
            <w:szCs w:val="20"/>
            <w:highlight w:val="lightGray"/>
          </w:rPr>
          <w:lastRenderedPageBreak/>
          <w:delText xml:space="preserve">El sistema continúa en el </w:delText>
        </w:r>
        <w:r w:rsidR="00BD525B" w:rsidDel="0050009E">
          <w:fldChar w:fldCharType="begin"/>
        </w:r>
        <w:r w:rsidR="00BD525B" w:rsidDel="0050009E">
          <w:delInstrText xml:space="preserve"> HYPERLINK \l "paso8_3_2" </w:delInstrText>
        </w:r>
        <w:r w:rsidR="00BD525B" w:rsidDel="0050009E">
          <w:fldChar w:fldCharType="separate"/>
        </w:r>
        <w:r w:rsidRPr="009902D0" w:rsidDel="0050009E">
          <w:rPr>
            <w:rStyle w:val="Hipervnculo"/>
            <w:rFonts w:cs="Arial"/>
            <w:b/>
            <w:sz w:val="20"/>
            <w:szCs w:val="20"/>
            <w:highlight w:val="lightGray"/>
          </w:rPr>
          <w:delText>paso 8.3.2</w:delText>
        </w:r>
        <w:r w:rsidR="00BD525B" w:rsidDel="0050009E">
          <w:rPr>
            <w:rStyle w:val="Hipervnculo"/>
            <w:rFonts w:cs="Arial"/>
            <w:b/>
            <w:sz w:val="20"/>
            <w:szCs w:val="20"/>
            <w:highlight w:val="lightGray"/>
          </w:rPr>
          <w:fldChar w:fldCharType="end"/>
        </w:r>
        <w:r w:rsidRPr="009902D0" w:rsidDel="0050009E">
          <w:rPr>
            <w:rFonts w:cs="Arial"/>
            <w:sz w:val="20"/>
            <w:szCs w:val="20"/>
            <w:highlight w:val="lightGray"/>
          </w:rPr>
          <w:delText xml:space="preserve"> del flujo básico </w:delText>
        </w:r>
      </w:del>
    </w:p>
    <w:p w:rsidR="008A7EE6" w:rsidRPr="00EE095C" w:rsidDel="00EE7EA1" w:rsidRDefault="008A7EE6" w:rsidP="008A7EE6">
      <w:pPr>
        <w:pStyle w:val="Prrafodelista"/>
        <w:numPr>
          <w:ilvl w:val="1"/>
          <w:numId w:val="23"/>
        </w:numPr>
        <w:ind w:left="993"/>
        <w:rPr>
          <w:del w:id="113" w:author="lpasindo" w:date="2012-02-09T17:37:00Z"/>
          <w:b/>
          <w:sz w:val="20"/>
          <w:szCs w:val="20"/>
        </w:rPr>
      </w:pPr>
      <w:del w:id="114" w:author="lpasindo" w:date="2012-02-09T17:37:00Z">
        <w:r w:rsidRPr="00EE095C" w:rsidDel="00EE7EA1">
          <w:rPr>
            <w:rFonts w:cs="Arial"/>
            <w:sz w:val="20"/>
            <w:szCs w:val="20"/>
          </w:rPr>
          <w:delText xml:space="preserve">Si &lt;la serie </w:delText>
        </w:r>
        <w:r w:rsidR="00081892" w:rsidDel="00EE7EA1">
          <w:rPr>
            <w:rFonts w:cs="Arial"/>
            <w:sz w:val="20"/>
            <w:szCs w:val="20"/>
          </w:rPr>
          <w:delText>inicial</w:delText>
        </w:r>
        <w:r w:rsidR="0070623A" w:rsidRPr="00EE095C" w:rsidDel="00EE7EA1">
          <w:rPr>
            <w:rFonts w:cs="Arial"/>
            <w:sz w:val="20"/>
            <w:szCs w:val="20"/>
          </w:rPr>
          <w:delText xml:space="preserve"> </w:delText>
        </w:r>
        <w:r w:rsidR="00C31DC7" w:rsidRPr="00EE095C" w:rsidDel="00EE7EA1">
          <w:rPr>
            <w:rFonts w:cs="Arial"/>
            <w:sz w:val="20"/>
            <w:szCs w:val="20"/>
          </w:rPr>
          <w:delText xml:space="preserve">no </w:delText>
        </w:r>
        <w:r w:rsidR="0070623A" w:rsidRPr="00EE095C" w:rsidDel="00EE7EA1">
          <w:rPr>
            <w:rFonts w:cs="Arial"/>
            <w:sz w:val="20"/>
            <w:szCs w:val="20"/>
          </w:rPr>
          <w:delText xml:space="preserve">se encuentra dentro del </w:delText>
        </w:r>
        <w:r w:rsidR="00E612B7" w:rsidRPr="00EE095C" w:rsidDel="00EE7EA1">
          <w:rPr>
            <w:rFonts w:cs="Arial"/>
            <w:sz w:val="20"/>
            <w:szCs w:val="20"/>
          </w:rPr>
          <w:delText xml:space="preserve">rango </w:delText>
        </w:r>
        <w:r w:rsidR="00F86B6F" w:rsidRPr="00EE095C" w:rsidDel="00EE7EA1">
          <w:rPr>
            <w:rFonts w:cs="Arial"/>
            <w:sz w:val="20"/>
            <w:szCs w:val="20"/>
          </w:rPr>
          <w:delText>de</w:delText>
        </w:r>
        <w:r w:rsidR="009068F0" w:rsidRPr="00EE095C" w:rsidDel="00EE7EA1">
          <w:rPr>
            <w:rFonts w:cs="Arial"/>
            <w:sz w:val="20"/>
            <w:szCs w:val="20"/>
          </w:rPr>
          <w:delText>l</w:delText>
        </w:r>
        <w:r w:rsidR="00F86B6F" w:rsidRPr="00EE095C" w:rsidDel="00EE7EA1">
          <w:rPr>
            <w:rFonts w:cs="Arial"/>
            <w:sz w:val="20"/>
            <w:szCs w:val="20"/>
          </w:rPr>
          <w:delText xml:space="preserve"> carrete</w:delText>
        </w:r>
        <w:r w:rsidR="009068F0" w:rsidRPr="00EE095C" w:rsidDel="00EE7EA1">
          <w:rPr>
            <w:rFonts w:cs="Arial"/>
            <w:sz w:val="20"/>
            <w:szCs w:val="20"/>
          </w:rPr>
          <w:delText xml:space="preserve"> de acuerdo con la regla de negocio </w:delText>
        </w:r>
        <w:r w:rsidR="00F37190" w:rsidDel="00EE7EA1">
          <w:fldChar w:fldCharType="begin"/>
        </w:r>
        <w:r w:rsidR="00F37190" w:rsidDel="00EE7EA1">
          <w:delInstrText xml:space="preserve"> HYPERLINK "file:///C:\\Amesol\\Analisis\\Megacable\\EspecificacionRequerimientos\\General\\MEG_Reglas_de_Negocio.docx" \l "RN132" </w:delInstrText>
        </w:r>
        <w:r w:rsidR="00F37190" w:rsidDel="00EE7EA1">
          <w:fldChar w:fldCharType="separate"/>
        </w:r>
        <w:r w:rsidR="009068F0" w:rsidRPr="00EE095C" w:rsidDel="00EE7EA1">
          <w:rPr>
            <w:rStyle w:val="Hipervnculo"/>
            <w:b/>
            <w:sz w:val="20"/>
            <w:szCs w:val="20"/>
          </w:rPr>
          <w:delText>RN132 Rango del Carrete</w:delText>
        </w:r>
        <w:r w:rsidR="00F37190" w:rsidDel="00EE7EA1">
          <w:rPr>
            <w:rStyle w:val="Hipervnculo"/>
            <w:b/>
            <w:sz w:val="20"/>
            <w:szCs w:val="20"/>
          </w:rPr>
          <w:fldChar w:fldCharType="end"/>
        </w:r>
        <w:r w:rsidRPr="00EE095C" w:rsidDel="00EE7EA1">
          <w:rPr>
            <w:rFonts w:cs="Arial"/>
            <w:sz w:val="20"/>
            <w:szCs w:val="20"/>
          </w:rPr>
          <w:delText xml:space="preserve">&gt;, el sistema presenta el mensaje </w:delText>
        </w:r>
        <w:r w:rsidR="00F37190" w:rsidDel="00EE7EA1">
          <w:fldChar w:fldCharType="begin"/>
        </w:r>
        <w:r w:rsidR="00F37190" w:rsidDel="00EE7EA1">
          <w:delInstrText xml:space="preserve"> HYPERLINK "file:///C:\\Amesol\\Analisis\\Megacable\\EspecificacionRequerimientos\\General\\MEG_Glosario_de_Mensajes.docx" \l "MI0022" </w:delInstrText>
        </w:r>
        <w:r w:rsidR="00F37190" w:rsidDel="00EE7EA1">
          <w:fldChar w:fldCharType="separate"/>
        </w:r>
        <w:r w:rsidR="00B47393" w:rsidRPr="00EE095C" w:rsidDel="00EE7EA1">
          <w:rPr>
            <w:rStyle w:val="Hipervnculo"/>
            <w:b/>
            <w:sz w:val="20"/>
            <w:szCs w:val="20"/>
          </w:rPr>
          <w:delText>MI0022</w:delText>
        </w:r>
        <w:r w:rsidRPr="00EE095C" w:rsidDel="00EE7EA1">
          <w:rPr>
            <w:rStyle w:val="Hipervnculo"/>
            <w:b/>
            <w:sz w:val="20"/>
            <w:szCs w:val="20"/>
          </w:rPr>
          <w:delText xml:space="preserve"> &lt;</w:delText>
        </w:r>
        <w:r w:rsidR="00E612B7" w:rsidRPr="00EE095C" w:rsidDel="00EE7EA1">
          <w:rPr>
            <w:rStyle w:val="Hipervnculo"/>
            <w:b/>
            <w:sz w:val="20"/>
            <w:szCs w:val="20"/>
          </w:rPr>
          <w:delText>Serie Inválida</w:delText>
        </w:r>
        <w:r w:rsidRPr="00EE095C" w:rsidDel="00EE7EA1">
          <w:rPr>
            <w:rStyle w:val="Hipervnculo"/>
            <w:b/>
            <w:sz w:val="20"/>
            <w:szCs w:val="20"/>
          </w:rPr>
          <w:delText>&gt;</w:delText>
        </w:r>
        <w:r w:rsidR="00F37190" w:rsidDel="00EE7EA1">
          <w:rPr>
            <w:rStyle w:val="Hipervnculo"/>
            <w:b/>
            <w:sz w:val="20"/>
            <w:szCs w:val="20"/>
          </w:rPr>
          <w:fldChar w:fldCharType="end"/>
        </w:r>
      </w:del>
    </w:p>
    <w:p w:rsidR="008A7EE6" w:rsidRPr="00EE095C" w:rsidDel="00EE7EA1" w:rsidRDefault="008A7EE6" w:rsidP="008A7EE6">
      <w:pPr>
        <w:pStyle w:val="Prrafodelista"/>
        <w:numPr>
          <w:ilvl w:val="2"/>
          <w:numId w:val="23"/>
        </w:numPr>
        <w:ind w:left="1560" w:hanging="567"/>
        <w:rPr>
          <w:del w:id="115" w:author="lpasindo" w:date="2012-02-09T17:37:00Z"/>
          <w:sz w:val="20"/>
          <w:szCs w:val="20"/>
        </w:rPr>
      </w:pPr>
      <w:del w:id="116" w:author="lpasindo" w:date="2012-02-09T17:37:00Z">
        <w:r w:rsidRPr="00EE095C" w:rsidDel="00EE7EA1">
          <w:rPr>
            <w:sz w:val="20"/>
            <w:szCs w:val="20"/>
          </w:rPr>
          <w:delText xml:space="preserve">El actor selecciona la opción </w:delText>
        </w:r>
        <w:r w:rsidRPr="00EE095C" w:rsidDel="00EE7EA1">
          <w:rPr>
            <w:b/>
            <w:sz w:val="20"/>
            <w:szCs w:val="20"/>
          </w:rPr>
          <w:delText>Aceptar</w:delText>
        </w:r>
      </w:del>
    </w:p>
    <w:p w:rsidR="009902BE" w:rsidRDefault="009902BE" w:rsidP="009902BE">
      <w:pPr>
        <w:pStyle w:val="Prrafodelista"/>
        <w:numPr>
          <w:ilvl w:val="3"/>
          <w:numId w:val="23"/>
        </w:numPr>
        <w:ind w:left="2410" w:hanging="850"/>
        <w:rPr>
          <w:rFonts w:cs="Arial"/>
          <w:sz w:val="20"/>
          <w:szCs w:val="20"/>
        </w:rPr>
      </w:pPr>
      <w:del w:id="117" w:author="lpasindo" w:date="2012-02-09T17:37:00Z">
        <w:r w:rsidRPr="00EE095C" w:rsidDel="00EE7EA1">
          <w:rPr>
            <w:rFonts w:cs="Arial"/>
            <w:sz w:val="20"/>
            <w:szCs w:val="20"/>
          </w:rPr>
          <w:delText xml:space="preserve">El sistema continúa en el </w:delText>
        </w:r>
        <w:r w:rsidR="00F37190" w:rsidDel="00EE7EA1">
          <w:fldChar w:fldCharType="begin"/>
        </w:r>
        <w:r w:rsidR="00F37190" w:rsidDel="00EE7EA1">
          <w:delInstrText xml:space="preserve"> HYPERLINK \l "paso8_3_2" </w:delInstrText>
        </w:r>
        <w:r w:rsidR="00F37190" w:rsidDel="00EE7EA1">
          <w:fldChar w:fldCharType="separate"/>
        </w:r>
        <w:r w:rsidR="0027439D" w:rsidRPr="00EE095C" w:rsidDel="00EE7EA1">
          <w:rPr>
            <w:rStyle w:val="Hipervnculo"/>
            <w:rFonts w:cs="Arial"/>
            <w:b/>
            <w:sz w:val="20"/>
            <w:szCs w:val="20"/>
          </w:rPr>
          <w:delText xml:space="preserve">paso </w:delText>
        </w:r>
        <w:r w:rsidR="0027439D" w:rsidDel="00EE7EA1">
          <w:rPr>
            <w:rStyle w:val="Hipervnculo"/>
            <w:rFonts w:cs="Arial"/>
            <w:b/>
            <w:sz w:val="20"/>
            <w:szCs w:val="20"/>
          </w:rPr>
          <w:delText>8.3.2</w:delText>
        </w:r>
        <w:r w:rsidR="00F37190" w:rsidDel="00EE7EA1">
          <w:rPr>
            <w:rStyle w:val="Hipervnculo"/>
            <w:rFonts w:cs="Arial"/>
            <w:b/>
            <w:sz w:val="20"/>
            <w:szCs w:val="20"/>
          </w:rPr>
          <w:fldChar w:fldCharType="end"/>
        </w:r>
        <w:r w:rsidRPr="00EE095C" w:rsidDel="00EE7EA1">
          <w:rPr>
            <w:rFonts w:cs="Arial"/>
            <w:sz w:val="20"/>
            <w:szCs w:val="20"/>
          </w:rPr>
          <w:delText xml:space="preserve"> del </w:delText>
        </w:r>
        <w:r w:rsidR="00744CCF" w:rsidDel="00EE7EA1">
          <w:rPr>
            <w:rFonts w:cs="Arial"/>
            <w:sz w:val="20"/>
            <w:szCs w:val="20"/>
          </w:rPr>
          <w:delText>flujo básico</w:delText>
        </w:r>
      </w:del>
    </w:p>
    <w:p w:rsidR="00EE7EA1" w:rsidRPr="00EE095C" w:rsidRDefault="00EE7EA1" w:rsidP="00EE7EA1">
      <w:pPr>
        <w:pStyle w:val="Prrafodelista"/>
        <w:ind w:left="2410"/>
        <w:rPr>
          <w:rFonts w:cs="Arial"/>
          <w:sz w:val="20"/>
          <w:szCs w:val="20"/>
        </w:rPr>
      </w:pPr>
    </w:p>
    <w:p w:rsidR="00130300" w:rsidRPr="00744CCF" w:rsidRDefault="00BC7B2D" w:rsidP="00130300">
      <w:pPr>
        <w:pStyle w:val="Prrafodelista"/>
        <w:numPr>
          <w:ilvl w:val="1"/>
          <w:numId w:val="23"/>
        </w:numPr>
        <w:ind w:left="993"/>
        <w:rPr>
          <w:lang w:val="es-MX" w:eastAsia="es-MX"/>
        </w:rPr>
      </w:pPr>
      <w:del w:id="118" w:author="lpasindo" w:date="2012-02-29T11:10:00Z">
        <w:r w:rsidRPr="00744CCF" w:rsidDel="0050009E">
          <w:rPr>
            <w:rFonts w:cs="Arial"/>
            <w:sz w:val="20"/>
            <w:szCs w:val="20"/>
          </w:rPr>
          <w:delText xml:space="preserve">El sistema continúa en el </w:delText>
        </w:r>
        <w:r w:rsidR="00BD525B" w:rsidDel="0050009E">
          <w:fldChar w:fldCharType="begin"/>
        </w:r>
        <w:r w:rsidR="00BD525B" w:rsidDel="0050009E">
          <w:delInstrText xml:space="preserve"> HYPERLINK \l "paso8_5" </w:delInstrText>
        </w:r>
        <w:r w:rsidR="00BD525B" w:rsidDel="0050009E">
          <w:fldChar w:fldCharType="separate"/>
        </w:r>
        <w:r w:rsidR="00744CCF" w:rsidRPr="00744CCF" w:rsidDel="0050009E">
          <w:rPr>
            <w:rStyle w:val="Hipervnculo"/>
            <w:rFonts w:cs="Arial"/>
            <w:b/>
            <w:sz w:val="20"/>
            <w:szCs w:val="20"/>
          </w:rPr>
          <w:delText>paso 8.5</w:delText>
        </w:r>
        <w:r w:rsidR="00BD525B" w:rsidDel="0050009E">
          <w:rPr>
            <w:rStyle w:val="Hipervnculo"/>
            <w:rFonts w:cs="Arial"/>
            <w:b/>
            <w:sz w:val="20"/>
            <w:szCs w:val="20"/>
          </w:rPr>
          <w:fldChar w:fldCharType="end"/>
        </w:r>
        <w:r w:rsidRPr="00744CCF" w:rsidDel="0050009E">
          <w:rPr>
            <w:rFonts w:cs="Arial"/>
            <w:sz w:val="20"/>
            <w:szCs w:val="20"/>
          </w:rPr>
          <w:delText xml:space="preserve"> del flujo </w:delText>
        </w:r>
        <w:r w:rsidR="00744CCF" w:rsidDel="0050009E">
          <w:rPr>
            <w:rFonts w:cs="Arial"/>
            <w:sz w:val="20"/>
            <w:szCs w:val="20"/>
          </w:rPr>
          <w:delText>básico</w:delText>
        </w:r>
      </w:del>
    </w:p>
    <w:p w:rsidR="009F613C" w:rsidRDefault="009F613C" w:rsidP="002A7DD8">
      <w:pPr>
        <w:rPr>
          <w:lang w:val="es-MX" w:eastAsia="es-MX"/>
        </w:rPr>
      </w:pPr>
    </w:p>
    <w:p w:rsidR="00375947" w:rsidRDefault="00375947" w:rsidP="002A7DD8">
      <w:pPr>
        <w:rPr>
          <w:lang w:val="es-MX" w:eastAsia="es-MX"/>
        </w:rPr>
      </w:pPr>
    </w:p>
    <w:p w:rsidR="00375947" w:rsidRPr="00EE095C" w:rsidRDefault="00375947" w:rsidP="00375947">
      <w:pPr>
        <w:pStyle w:val="Ttulo4"/>
        <w:tabs>
          <w:tab w:val="left" w:pos="993"/>
          <w:tab w:val="left" w:pos="4536"/>
        </w:tabs>
        <w:jc w:val="left"/>
      </w:pPr>
      <w:r w:rsidRPr="00EE095C">
        <w:t>5.2.5.</w:t>
      </w:r>
      <w:r>
        <w:t>3</w:t>
      </w:r>
      <w:r w:rsidRPr="00EE095C">
        <w:rPr>
          <w:b w:val="0"/>
        </w:rPr>
        <w:tab/>
      </w:r>
      <w:hyperlink w:anchor="VA03r" w:history="1">
        <w:bookmarkStart w:id="119" w:name="VA03"/>
        <w:r>
          <w:rPr>
            <w:rStyle w:val="Hipervnculo"/>
          </w:rPr>
          <w:t>VA03</w:t>
        </w:r>
        <w:r w:rsidRPr="00EE095C">
          <w:rPr>
            <w:rStyle w:val="Hipervnculo"/>
          </w:rPr>
          <w:t xml:space="preserve"> Validar </w:t>
        </w:r>
        <w:r>
          <w:rPr>
            <w:rStyle w:val="Hipervnculo"/>
          </w:rPr>
          <w:t>Diferencias del Arqueo de Inventario</w:t>
        </w:r>
        <w:bookmarkEnd w:id="119"/>
        <w:r w:rsidRPr="00EE095C">
          <w:rPr>
            <w:rStyle w:val="Hipervnculo"/>
          </w:rPr>
          <w:t xml:space="preserve"> </w:t>
        </w:r>
      </w:hyperlink>
      <w:r w:rsidRPr="00EE095C">
        <w:t xml:space="preserve"> </w:t>
      </w:r>
    </w:p>
    <w:p w:rsidR="00375947" w:rsidRPr="00EE095C" w:rsidRDefault="00375947" w:rsidP="00375947"/>
    <w:p w:rsidR="00375947" w:rsidRPr="00EE095C" w:rsidRDefault="00375947" w:rsidP="00375947">
      <w:pPr>
        <w:pStyle w:val="Prrafodelista"/>
        <w:numPr>
          <w:ilvl w:val="0"/>
          <w:numId w:val="34"/>
        </w:numPr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valida </w:t>
      </w:r>
      <w:r>
        <w:rPr>
          <w:rFonts w:cs="Arial"/>
          <w:sz w:val="20"/>
          <w:szCs w:val="20"/>
        </w:rPr>
        <w:t>las diferencias del arqueo de inventario</w:t>
      </w:r>
      <w:r w:rsidRPr="00EE095C">
        <w:rPr>
          <w:rFonts w:cs="Arial"/>
          <w:sz w:val="20"/>
          <w:szCs w:val="20"/>
        </w:rPr>
        <w:t>:</w:t>
      </w:r>
    </w:p>
    <w:p w:rsidR="0030059A" w:rsidRPr="00226BD8" w:rsidRDefault="00375947" w:rsidP="00226BD8">
      <w:pPr>
        <w:pStyle w:val="Prrafodelista"/>
        <w:numPr>
          <w:ilvl w:val="1"/>
          <w:numId w:val="34"/>
        </w:numPr>
        <w:ind w:left="993"/>
        <w:rPr>
          <w:rStyle w:val="Hipervnculo"/>
          <w:b/>
          <w:color w:val="auto"/>
          <w:sz w:val="20"/>
          <w:szCs w:val="20"/>
          <w:u w:val="none"/>
        </w:rPr>
      </w:pPr>
      <w:r w:rsidRPr="00EE095C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 xml:space="preserve">la cantidad del material proporcionada por el actor en el arqueo de inventario es </w:t>
      </w:r>
      <w:r w:rsidR="0030059A">
        <w:rPr>
          <w:rFonts w:cs="Arial"/>
          <w:sz w:val="20"/>
          <w:szCs w:val="20"/>
        </w:rPr>
        <w:t>mayor o igual</w:t>
      </w:r>
      <w:r>
        <w:rPr>
          <w:rFonts w:cs="Arial"/>
          <w:sz w:val="20"/>
          <w:szCs w:val="20"/>
        </w:rPr>
        <w:t xml:space="preserve"> a la cantidad del material en el Inventario</w:t>
      </w:r>
      <w:r w:rsidRPr="00EE095C">
        <w:rPr>
          <w:rFonts w:cs="Arial"/>
          <w:sz w:val="20"/>
          <w:szCs w:val="20"/>
        </w:rPr>
        <w:t xml:space="preserve">&gt;, </w:t>
      </w:r>
      <w:r w:rsidR="0030059A" w:rsidRPr="00EE095C">
        <w:rPr>
          <w:rFonts w:cs="Arial"/>
          <w:sz w:val="20"/>
          <w:szCs w:val="20"/>
        </w:rPr>
        <w:t xml:space="preserve">el sistema presenta el mensaje </w:t>
      </w:r>
      <w:hyperlink r:id="rId60" w:anchor="MI0039" w:history="1">
        <w:r w:rsidR="0030059A" w:rsidRPr="00E61DA1">
          <w:rPr>
            <w:rStyle w:val="Hipervnculo"/>
            <w:b/>
            <w:sz w:val="20"/>
            <w:szCs w:val="20"/>
          </w:rPr>
          <w:t>MI0</w:t>
        </w:r>
        <w:r w:rsidR="00E61DA1" w:rsidRPr="00E61DA1">
          <w:rPr>
            <w:rStyle w:val="Hipervnculo"/>
            <w:b/>
            <w:sz w:val="20"/>
            <w:szCs w:val="20"/>
          </w:rPr>
          <w:t>039</w:t>
        </w:r>
        <w:r w:rsidR="0030059A" w:rsidRPr="00E61DA1">
          <w:rPr>
            <w:rStyle w:val="Hipervnculo"/>
            <w:b/>
            <w:sz w:val="20"/>
            <w:szCs w:val="20"/>
          </w:rPr>
          <w:t xml:space="preserve"> &lt;</w:t>
        </w:r>
        <w:r w:rsidR="00E61DA1" w:rsidRPr="00E61DA1">
          <w:rPr>
            <w:rStyle w:val="Hipervnculo"/>
            <w:b/>
            <w:sz w:val="20"/>
            <w:szCs w:val="20"/>
          </w:rPr>
          <w:t>Arqueo Sin Diferencias&gt;</w:t>
        </w:r>
      </w:hyperlink>
    </w:p>
    <w:p w:rsidR="00226BD8" w:rsidRDefault="00226BD8" w:rsidP="00226BD8">
      <w:pPr>
        <w:pStyle w:val="Prrafodelista"/>
        <w:numPr>
          <w:ilvl w:val="2"/>
          <w:numId w:val="34"/>
        </w:numPr>
        <w:tabs>
          <w:tab w:val="left" w:pos="1560"/>
        </w:tabs>
        <w:ind w:firstLine="273"/>
        <w:rPr>
          <w:b/>
          <w:sz w:val="20"/>
          <w:szCs w:val="20"/>
        </w:rPr>
      </w:pPr>
      <w:r w:rsidRPr="00226BD8">
        <w:rPr>
          <w:sz w:val="20"/>
          <w:szCs w:val="20"/>
        </w:rPr>
        <w:t xml:space="preserve">El actor selecciona la opción </w:t>
      </w:r>
      <w:r w:rsidRPr="00226BD8">
        <w:rPr>
          <w:b/>
          <w:sz w:val="20"/>
          <w:szCs w:val="20"/>
        </w:rPr>
        <w:t>Aceptar</w:t>
      </w:r>
    </w:p>
    <w:p w:rsidR="00375947" w:rsidRPr="0030059A" w:rsidRDefault="0030059A" w:rsidP="00226BD8">
      <w:pPr>
        <w:pStyle w:val="Prrafodelista"/>
        <w:numPr>
          <w:ilvl w:val="2"/>
          <w:numId w:val="34"/>
        </w:numPr>
        <w:tabs>
          <w:tab w:val="left" w:pos="1560"/>
        </w:tabs>
        <w:ind w:firstLine="273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continúa en el </w:t>
      </w:r>
      <w:hyperlink w:anchor="paso17" w:history="1">
        <w:r w:rsidRPr="00EE095C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594EC2"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9</w:t>
        </w:r>
      </w:hyperlink>
      <w:r w:rsidRPr="00EE095C">
        <w:rPr>
          <w:rFonts w:cs="Arial"/>
          <w:sz w:val="20"/>
          <w:szCs w:val="20"/>
        </w:rPr>
        <w:t xml:space="preserve"> del flujo </w:t>
      </w:r>
      <w:r>
        <w:rPr>
          <w:rFonts w:cs="Arial"/>
          <w:sz w:val="20"/>
          <w:szCs w:val="20"/>
        </w:rPr>
        <w:t>básico</w:t>
      </w:r>
    </w:p>
    <w:p w:rsidR="00375947" w:rsidRPr="00744CCF" w:rsidRDefault="00375947" w:rsidP="00375947">
      <w:pPr>
        <w:pStyle w:val="Prrafodelista"/>
        <w:numPr>
          <w:ilvl w:val="1"/>
          <w:numId w:val="34"/>
        </w:numPr>
        <w:ind w:left="993"/>
        <w:rPr>
          <w:lang w:val="es-MX" w:eastAsia="es-MX"/>
        </w:rPr>
      </w:pPr>
      <w:r w:rsidRPr="00744CCF">
        <w:rPr>
          <w:rFonts w:cs="Arial"/>
          <w:sz w:val="20"/>
          <w:szCs w:val="20"/>
        </w:rPr>
        <w:t xml:space="preserve">El sistema continúa en el </w:t>
      </w:r>
      <w:hyperlink w:anchor="paso16_2_2" w:history="1">
        <w:r w:rsidRPr="00744CCF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E61DA1"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 w:rsidR="00E61DA1">
          <w:rPr>
            <w:rStyle w:val="Hipervnculo"/>
            <w:rFonts w:cs="Arial"/>
            <w:b/>
            <w:sz w:val="20"/>
            <w:szCs w:val="20"/>
          </w:rPr>
          <w:t>.2.2</w:t>
        </w:r>
      </w:hyperlink>
      <w:r w:rsidRPr="00744CCF">
        <w:rPr>
          <w:rFonts w:cs="Arial"/>
          <w:sz w:val="20"/>
          <w:szCs w:val="20"/>
        </w:rPr>
        <w:t xml:space="preserve"> del flujo </w:t>
      </w:r>
      <w:r>
        <w:rPr>
          <w:rFonts w:cs="Arial"/>
          <w:sz w:val="20"/>
          <w:szCs w:val="20"/>
        </w:rPr>
        <w:t>básico</w:t>
      </w:r>
    </w:p>
    <w:p w:rsidR="00375947" w:rsidRDefault="00375947" w:rsidP="002A7DD8">
      <w:pPr>
        <w:rPr>
          <w:lang w:val="es-MX" w:eastAsia="es-MX"/>
        </w:rPr>
      </w:pPr>
    </w:p>
    <w:p w:rsidR="005A2C43" w:rsidRDefault="005A2C43" w:rsidP="002A7DD8">
      <w:pPr>
        <w:rPr>
          <w:lang w:val="es-MX" w:eastAsia="es-MX"/>
        </w:rPr>
      </w:pPr>
    </w:p>
    <w:p w:rsidR="00844A69" w:rsidRPr="007C1FB6" w:rsidRDefault="00844A69" w:rsidP="00844A69">
      <w:pPr>
        <w:pStyle w:val="Ttulo4"/>
        <w:tabs>
          <w:tab w:val="left" w:pos="993"/>
          <w:tab w:val="left" w:pos="4536"/>
        </w:tabs>
        <w:jc w:val="left"/>
      </w:pPr>
      <w:r>
        <w:t>5.2.5.4</w:t>
      </w:r>
      <w:r>
        <w:rPr>
          <w:b w:val="0"/>
        </w:rPr>
        <w:tab/>
      </w:r>
      <w:bookmarkStart w:id="120" w:name="VA04"/>
      <w:r>
        <w:rPr>
          <w:rStyle w:val="Hipervnculo"/>
        </w:rPr>
        <w:fldChar w:fldCharType="begin"/>
      </w:r>
      <w:r w:rsidR="00884444">
        <w:rPr>
          <w:rStyle w:val="Hipervnculo"/>
        </w:rPr>
        <w:instrText>HYPERLINK  \l "VA04r"</w:instrText>
      </w:r>
      <w:r>
        <w:rPr>
          <w:rStyle w:val="Hipervnculo"/>
        </w:rPr>
        <w:fldChar w:fldCharType="separate"/>
      </w:r>
      <w:r w:rsidRPr="0080231A">
        <w:rPr>
          <w:rStyle w:val="Hipervnculo"/>
        </w:rPr>
        <w:t>VA0</w:t>
      </w:r>
      <w:r>
        <w:rPr>
          <w:rStyle w:val="Hipervnculo"/>
        </w:rPr>
        <w:t>4</w:t>
      </w:r>
      <w:r w:rsidRPr="0080231A">
        <w:rPr>
          <w:rStyle w:val="Hipervnculo"/>
        </w:rPr>
        <w:t xml:space="preserve"> Validar Datos Proporcionados </w:t>
      </w:r>
      <w:r>
        <w:rPr>
          <w:rStyle w:val="Hipervnculo"/>
        </w:rPr>
        <w:t>Supervisor</w:t>
      </w:r>
      <w:r>
        <w:rPr>
          <w:rStyle w:val="Hipervnculo"/>
        </w:rPr>
        <w:fldChar w:fldCharType="end"/>
      </w:r>
      <w:bookmarkEnd w:id="120"/>
      <w:r>
        <w:rPr>
          <w:rStyle w:val="Hipervnculo"/>
        </w:rPr>
        <w:t xml:space="preserve"> </w:t>
      </w:r>
    </w:p>
    <w:p w:rsidR="00844A69" w:rsidRDefault="00844A69" w:rsidP="00844A69"/>
    <w:p w:rsidR="00844A69" w:rsidRDefault="00844A69" w:rsidP="00414E6D">
      <w:pPr>
        <w:pStyle w:val="Prrafodelista"/>
        <w:numPr>
          <w:ilvl w:val="0"/>
          <w:numId w:val="35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valida que el actor haya proporcionado la información:</w:t>
      </w:r>
    </w:p>
    <w:p w:rsidR="00844A69" w:rsidRDefault="00844A69" w:rsidP="00414E6D">
      <w:pPr>
        <w:pStyle w:val="Prrafodelista"/>
        <w:numPr>
          <w:ilvl w:val="1"/>
          <w:numId w:val="35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actor no proporciona el Usuario Supervisor&gt; o si &lt;el actor no proporciona el NIP&gt;, el sistema presenta el mensaje </w:t>
      </w:r>
      <w:hyperlink r:id="rId61" w:anchor="MI0001" w:history="1">
        <w:r w:rsidRPr="006F3E27">
          <w:rPr>
            <w:rStyle w:val="Hipervnculo"/>
            <w:rFonts w:cs="Arial"/>
            <w:b/>
            <w:sz w:val="20"/>
            <w:szCs w:val="20"/>
          </w:rPr>
          <w:t>MI0001 &lt;Campo Requerido&gt;</w:t>
        </w:r>
      </w:hyperlink>
    </w:p>
    <w:p w:rsidR="00844A69" w:rsidRDefault="00844A69" w:rsidP="00414E6D">
      <w:pPr>
        <w:pStyle w:val="Prrafodelista"/>
        <w:numPr>
          <w:ilvl w:val="2"/>
          <w:numId w:val="35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844A69" w:rsidRDefault="00844A69" w:rsidP="00414E6D">
      <w:pPr>
        <w:pStyle w:val="Prrafodelista"/>
        <w:numPr>
          <w:ilvl w:val="3"/>
          <w:numId w:val="35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16_6" w:history="1">
        <w:r w:rsidRPr="00FF6194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0E1E2F">
          <w:rPr>
            <w:rStyle w:val="Hipervnculo"/>
            <w:rFonts w:cs="Arial"/>
            <w:b/>
            <w:sz w:val="20"/>
            <w:szCs w:val="20"/>
          </w:rPr>
          <w:t>2.4.2</w:t>
        </w:r>
      </w:hyperlink>
      <w:r>
        <w:rPr>
          <w:rFonts w:cs="Arial"/>
          <w:sz w:val="20"/>
          <w:szCs w:val="20"/>
        </w:rPr>
        <w:t xml:space="preserve"> del flujo básico </w:t>
      </w:r>
      <w:r w:rsidRPr="006C4045">
        <w:rPr>
          <w:rFonts w:cs="Arial"/>
          <w:sz w:val="20"/>
          <w:szCs w:val="20"/>
        </w:rPr>
        <w:t>en el punto correspondiente al campo que no se haya proporcionado</w:t>
      </w:r>
    </w:p>
    <w:p w:rsidR="00844A69" w:rsidRDefault="00844A69" w:rsidP="00414E6D">
      <w:pPr>
        <w:pStyle w:val="Prrafodelista"/>
        <w:numPr>
          <w:ilvl w:val="1"/>
          <w:numId w:val="35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16_9_2" w:history="1">
        <w:r w:rsidRPr="00FF6194">
          <w:rPr>
            <w:rStyle w:val="Hipervnculo"/>
            <w:rFonts w:cs="Arial"/>
            <w:b/>
            <w:sz w:val="20"/>
            <w:szCs w:val="20"/>
          </w:rPr>
          <w:t>paso</w:t>
        </w:r>
        <w:r>
          <w:rPr>
            <w:rStyle w:val="Hipervnculo"/>
            <w:rFonts w:cs="Arial"/>
            <w:b/>
            <w:sz w:val="20"/>
            <w:szCs w:val="20"/>
          </w:rPr>
          <w:t xml:space="preserve"> 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0E1E2F">
          <w:rPr>
            <w:rStyle w:val="Hipervnculo"/>
            <w:rFonts w:cs="Arial"/>
            <w:b/>
            <w:sz w:val="20"/>
            <w:szCs w:val="20"/>
          </w:rPr>
          <w:t>2.4.5.</w:t>
        </w:r>
        <w:r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</w:t>
      </w:r>
      <w:r w:rsidR="00414E6D">
        <w:rPr>
          <w:rFonts w:cs="Arial"/>
          <w:sz w:val="20"/>
          <w:szCs w:val="20"/>
        </w:rPr>
        <w:t>básico</w:t>
      </w:r>
    </w:p>
    <w:p w:rsidR="00844A69" w:rsidRDefault="00844A69" w:rsidP="00844A69">
      <w:pPr>
        <w:rPr>
          <w:rFonts w:cs="Arial"/>
          <w:sz w:val="20"/>
          <w:szCs w:val="20"/>
        </w:rPr>
      </w:pPr>
    </w:p>
    <w:p w:rsidR="00844A69" w:rsidRDefault="00844A69" w:rsidP="00844A69">
      <w:pPr>
        <w:rPr>
          <w:rFonts w:cs="Arial"/>
          <w:sz w:val="20"/>
          <w:szCs w:val="20"/>
        </w:rPr>
      </w:pPr>
    </w:p>
    <w:p w:rsidR="00844A69" w:rsidRPr="007C1FB6" w:rsidRDefault="00844A69" w:rsidP="00844A69">
      <w:pPr>
        <w:pStyle w:val="Ttulo4"/>
        <w:tabs>
          <w:tab w:val="left" w:pos="993"/>
          <w:tab w:val="left" w:pos="4536"/>
        </w:tabs>
        <w:jc w:val="left"/>
      </w:pPr>
      <w:r>
        <w:t>5.2.5.5</w:t>
      </w:r>
      <w:r>
        <w:rPr>
          <w:b w:val="0"/>
        </w:rPr>
        <w:tab/>
      </w:r>
      <w:bookmarkStart w:id="121" w:name="VA05"/>
      <w:r w:rsidR="00884444">
        <w:rPr>
          <w:rStyle w:val="Hipervnculo"/>
        </w:rPr>
        <w:fldChar w:fldCharType="begin"/>
      </w:r>
      <w:r w:rsidR="00884444">
        <w:rPr>
          <w:rStyle w:val="Hipervnculo"/>
        </w:rPr>
        <w:instrText xml:space="preserve"> HYPERLINK  \l "VA05r" </w:instrText>
      </w:r>
      <w:r w:rsidR="00884444">
        <w:rPr>
          <w:rStyle w:val="Hipervnculo"/>
        </w:rPr>
        <w:fldChar w:fldCharType="separate"/>
      </w:r>
      <w:r w:rsidRPr="00884444">
        <w:rPr>
          <w:rStyle w:val="Hipervnculo"/>
        </w:rPr>
        <w:t>VA05 Validar Datos para Autorización del Supervisor</w:t>
      </w:r>
      <w:r w:rsidR="00884444">
        <w:rPr>
          <w:rStyle w:val="Hipervnculo"/>
        </w:rPr>
        <w:fldChar w:fldCharType="end"/>
      </w:r>
      <w:r>
        <w:rPr>
          <w:rStyle w:val="Hipervnculo"/>
        </w:rPr>
        <w:t xml:space="preserve"> </w:t>
      </w:r>
      <w:bookmarkEnd w:id="121"/>
    </w:p>
    <w:p w:rsidR="00844A69" w:rsidRDefault="00844A69" w:rsidP="00844A69">
      <w:pPr>
        <w:rPr>
          <w:rFonts w:cs="Arial"/>
          <w:sz w:val="20"/>
          <w:szCs w:val="20"/>
        </w:rPr>
      </w:pPr>
    </w:p>
    <w:p w:rsidR="00844A69" w:rsidRDefault="00844A69" w:rsidP="00844A69">
      <w:pPr>
        <w:pStyle w:val="Prrafodelista"/>
        <w:numPr>
          <w:ilvl w:val="0"/>
          <w:numId w:val="22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autentifica que el usuario sea válido:</w:t>
      </w:r>
    </w:p>
    <w:p w:rsidR="00414E6D" w:rsidRDefault="00414E6D" w:rsidP="00414E6D">
      <w:pPr>
        <w:pStyle w:val="Prrafodelista"/>
        <w:numPr>
          <w:ilvl w:val="1"/>
          <w:numId w:val="22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&lt;la clave de usuario no está registrada&gt; o &lt;la clave de usuario es incorrecta&gt;, el sistema presenta el mensaje </w:t>
      </w:r>
      <w:hyperlink r:id="rId62" w:anchor="MI0002" w:history="1">
        <w:r w:rsidRPr="00A245B4">
          <w:rPr>
            <w:rStyle w:val="Hipervnculo"/>
            <w:rFonts w:cs="Arial"/>
            <w:b/>
            <w:sz w:val="20"/>
            <w:szCs w:val="20"/>
          </w:rPr>
          <w:t>MI0002 &lt;Usuario No Existe&gt;</w:t>
        </w:r>
      </w:hyperlink>
      <w:r>
        <w:rPr>
          <w:rFonts w:cs="Arial"/>
          <w:sz w:val="20"/>
          <w:szCs w:val="20"/>
        </w:rPr>
        <w:t xml:space="preserve"> </w:t>
      </w:r>
    </w:p>
    <w:p w:rsidR="00414E6D" w:rsidRDefault="00414E6D" w:rsidP="00414E6D">
      <w:pPr>
        <w:pStyle w:val="Prrafodelista"/>
        <w:numPr>
          <w:ilvl w:val="2"/>
          <w:numId w:val="22"/>
        </w:numPr>
        <w:tabs>
          <w:tab w:val="left" w:pos="1134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16_6_1" w:history="1">
        <w:r w:rsidRPr="00A83E3A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0E1E2F">
          <w:rPr>
            <w:rStyle w:val="Hipervnculo"/>
            <w:rFonts w:cs="Arial"/>
            <w:b/>
            <w:sz w:val="20"/>
            <w:szCs w:val="20"/>
          </w:rPr>
          <w:t>2.4-2</w:t>
        </w:r>
        <w:r>
          <w:rPr>
            <w:rStyle w:val="Hipervnculo"/>
            <w:rFonts w:cs="Arial"/>
            <w:b/>
            <w:sz w:val="20"/>
            <w:szCs w:val="20"/>
          </w:rPr>
          <w:t>.1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414E6D" w:rsidRDefault="00414E6D" w:rsidP="00414E6D">
      <w:pPr>
        <w:pStyle w:val="Prrafodelista"/>
        <w:numPr>
          <w:ilvl w:val="1"/>
          <w:numId w:val="22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&lt;la contraseña es inválida&gt;, el sistema presenta el mensaje </w:t>
      </w:r>
      <w:hyperlink r:id="rId63" w:anchor="MI0003" w:history="1">
        <w:r w:rsidRPr="00A245B4">
          <w:rPr>
            <w:rStyle w:val="Hipervnculo"/>
            <w:rFonts w:cs="Arial"/>
            <w:b/>
            <w:sz w:val="20"/>
            <w:szCs w:val="20"/>
          </w:rPr>
          <w:t>MI0003 &lt;Contraseña Incorrecta&gt;</w:t>
        </w:r>
      </w:hyperlink>
      <w:r>
        <w:rPr>
          <w:rFonts w:cs="Arial"/>
          <w:sz w:val="20"/>
          <w:szCs w:val="20"/>
        </w:rPr>
        <w:t xml:space="preserve"> </w:t>
      </w:r>
    </w:p>
    <w:p w:rsidR="00414E6D" w:rsidRDefault="00414E6D" w:rsidP="00414E6D">
      <w:pPr>
        <w:pStyle w:val="Prrafodelista"/>
        <w:numPr>
          <w:ilvl w:val="2"/>
          <w:numId w:val="22"/>
        </w:numPr>
        <w:tabs>
          <w:tab w:val="left" w:pos="1134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16_6_2" w:history="1">
        <w:r w:rsidRPr="00A83E3A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287850">
          <w:rPr>
            <w:rStyle w:val="Hipervnculo"/>
            <w:rFonts w:cs="Arial"/>
            <w:b/>
            <w:sz w:val="20"/>
            <w:szCs w:val="20"/>
          </w:rPr>
          <w:t>2.4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287850">
          <w:rPr>
            <w:rStyle w:val="Hipervnculo"/>
            <w:rFonts w:cs="Arial"/>
            <w:b/>
            <w:sz w:val="20"/>
            <w:szCs w:val="20"/>
          </w:rPr>
          <w:t>2.</w:t>
        </w:r>
        <w:r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414E6D" w:rsidRDefault="00414E6D" w:rsidP="00414E6D">
      <w:pPr>
        <w:pStyle w:val="Prrafodelista"/>
        <w:numPr>
          <w:ilvl w:val="1"/>
          <w:numId w:val="22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</w:t>
      </w:r>
      <w:r w:rsidR="00AD6623">
        <w:rPr>
          <w:rFonts w:cs="Arial"/>
          <w:sz w:val="20"/>
          <w:szCs w:val="20"/>
        </w:rPr>
        <w:t xml:space="preserve">tipo de </w:t>
      </w:r>
      <w:r>
        <w:rPr>
          <w:rFonts w:cs="Arial"/>
          <w:sz w:val="20"/>
          <w:szCs w:val="20"/>
        </w:rPr>
        <w:t xml:space="preserve">usuario no corresponde </w:t>
      </w:r>
      <w:r w:rsidR="00AD6623">
        <w:rPr>
          <w:rFonts w:cs="Arial"/>
          <w:sz w:val="20"/>
          <w:szCs w:val="20"/>
        </w:rPr>
        <w:t>al de supervisor</w:t>
      </w:r>
      <w:r>
        <w:rPr>
          <w:rFonts w:cs="Arial"/>
          <w:sz w:val="20"/>
          <w:szCs w:val="20"/>
        </w:rPr>
        <w:t xml:space="preserve">&gt;, el sistema presenta el mensaje </w:t>
      </w:r>
      <w:hyperlink r:id="rId64" w:anchor="ME0021" w:history="1">
        <w:r w:rsidRPr="00A245B4">
          <w:rPr>
            <w:rStyle w:val="Hipervnculo"/>
            <w:rFonts w:cs="Arial"/>
            <w:b/>
            <w:sz w:val="20"/>
            <w:szCs w:val="20"/>
          </w:rPr>
          <w:t>ME00</w:t>
        </w:r>
        <w:r w:rsidR="00AD6623">
          <w:rPr>
            <w:rStyle w:val="Hipervnculo"/>
            <w:rFonts w:cs="Arial"/>
            <w:b/>
            <w:sz w:val="20"/>
            <w:szCs w:val="20"/>
          </w:rPr>
          <w:t>2</w:t>
        </w:r>
        <w:r w:rsidRPr="00A245B4">
          <w:rPr>
            <w:rStyle w:val="Hipervnculo"/>
            <w:rFonts w:cs="Arial"/>
            <w:b/>
            <w:sz w:val="20"/>
            <w:szCs w:val="20"/>
          </w:rPr>
          <w:t xml:space="preserve">1 &lt;Usuario </w:t>
        </w:r>
        <w:r w:rsidR="00AD6623">
          <w:rPr>
            <w:rStyle w:val="Hipervnculo"/>
            <w:rFonts w:cs="Arial"/>
            <w:b/>
            <w:sz w:val="20"/>
            <w:szCs w:val="20"/>
          </w:rPr>
          <w:t>Supervisor</w:t>
        </w:r>
        <w:r w:rsidRPr="00A245B4">
          <w:rPr>
            <w:rStyle w:val="Hipervnculo"/>
            <w:rFonts w:cs="Arial"/>
            <w:b/>
            <w:sz w:val="20"/>
            <w:szCs w:val="20"/>
          </w:rPr>
          <w:t>&gt;</w:t>
        </w:r>
      </w:hyperlink>
      <w:r>
        <w:rPr>
          <w:rFonts w:cs="Arial"/>
          <w:sz w:val="20"/>
          <w:szCs w:val="20"/>
        </w:rPr>
        <w:t xml:space="preserve"> </w:t>
      </w:r>
    </w:p>
    <w:p w:rsidR="00414E6D" w:rsidRDefault="00414E6D" w:rsidP="00414E6D">
      <w:pPr>
        <w:pStyle w:val="Prrafodelista"/>
        <w:numPr>
          <w:ilvl w:val="2"/>
          <w:numId w:val="22"/>
        </w:numPr>
        <w:tabs>
          <w:tab w:val="left" w:pos="1134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con el </w:t>
      </w:r>
      <w:hyperlink w:anchor="paso16_6" w:history="1">
        <w:r w:rsidR="00D7262E" w:rsidRPr="00FF6194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D7262E"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 w:rsidR="00D7262E">
          <w:rPr>
            <w:rStyle w:val="Hipervnculo"/>
            <w:rFonts w:cs="Arial"/>
            <w:b/>
            <w:sz w:val="20"/>
            <w:szCs w:val="20"/>
          </w:rPr>
          <w:t>.</w:t>
        </w:r>
        <w:r w:rsidR="00287850">
          <w:rPr>
            <w:rStyle w:val="Hipervnculo"/>
            <w:rFonts w:cs="Arial"/>
            <w:b/>
            <w:sz w:val="20"/>
            <w:szCs w:val="20"/>
          </w:rPr>
          <w:t>2.4.2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414E6D" w:rsidRDefault="00414E6D" w:rsidP="00414E6D">
      <w:pPr>
        <w:pStyle w:val="Prrafodelista"/>
        <w:numPr>
          <w:ilvl w:val="1"/>
          <w:numId w:val="22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&lt;el usuario se encuentra inactivo&gt;, el sistema presenta el mensaje </w:t>
      </w:r>
      <w:hyperlink r:id="rId65" w:anchor="ME0002" w:history="1">
        <w:r w:rsidRPr="00A245B4">
          <w:rPr>
            <w:rStyle w:val="Hipervnculo"/>
            <w:rFonts w:cs="Arial"/>
            <w:b/>
            <w:sz w:val="20"/>
            <w:szCs w:val="20"/>
          </w:rPr>
          <w:t>ME0002 &lt;Usuario Inactivo&gt;</w:t>
        </w:r>
      </w:hyperlink>
      <w:r>
        <w:rPr>
          <w:rFonts w:cs="Arial"/>
          <w:sz w:val="20"/>
          <w:szCs w:val="20"/>
        </w:rPr>
        <w:t xml:space="preserve"> </w:t>
      </w:r>
    </w:p>
    <w:p w:rsidR="00414E6D" w:rsidRPr="00AD6623" w:rsidRDefault="00414E6D" w:rsidP="00AD6623">
      <w:pPr>
        <w:pStyle w:val="Prrafodelista"/>
        <w:numPr>
          <w:ilvl w:val="2"/>
          <w:numId w:val="22"/>
        </w:numPr>
        <w:tabs>
          <w:tab w:val="left" w:pos="1134"/>
        </w:tabs>
        <w:ind w:firstLine="131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con el </w:t>
      </w:r>
      <w:hyperlink w:anchor="paso16_6" w:history="1">
        <w:r w:rsidRPr="00FF6194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287850">
          <w:rPr>
            <w:rStyle w:val="Hipervnculo"/>
            <w:rFonts w:cs="Arial"/>
            <w:b/>
            <w:sz w:val="20"/>
            <w:szCs w:val="20"/>
          </w:rPr>
          <w:t>2.4.2</w:t>
        </w:r>
      </w:hyperlink>
      <w:r>
        <w:rPr>
          <w:rFonts w:cs="Arial"/>
          <w:sz w:val="20"/>
          <w:szCs w:val="20"/>
        </w:rPr>
        <w:t xml:space="preserve"> del flujo básico</w:t>
      </w:r>
    </w:p>
    <w:p w:rsidR="00844A69" w:rsidRPr="00023287" w:rsidRDefault="00844A69" w:rsidP="00844A69">
      <w:pPr>
        <w:pStyle w:val="Prrafodelista"/>
        <w:numPr>
          <w:ilvl w:val="1"/>
          <w:numId w:val="22"/>
        </w:numPr>
        <w:ind w:left="851" w:hanging="425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sistema continúa en el </w:t>
      </w:r>
      <w:hyperlink w:anchor="paso18_2_4_5_5" w:history="1">
        <w:r w:rsidRPr="00AE6BD0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0236C6"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8</w:t>
        </w:r>
        <w:r w:rsidR="000236C6">
          <w:rPr>
            <w:rStyle w:val="Hipervnculo"/>
            <w:rFonts w:cs="Arial"/>
            <w:b/>
            <w:sz w:val="20"/>
            <w:szCs w:val="20"/>
          </w:rPr>
          <w:t>.</w:t>
        </w:r>
        <w:r w:rsidR="00287850">
          <w:rPr>
            <w:rStyle w:val="Hipervnculo"/>
            <w:rFonts w:cs="Arial"/>
            <w:b/>
            <w:sz w:val="20"/>
            <w:szCs w:val="20"/>
          </w:rPr>
          <w:t>2.4.5.5</w:t>
        </w:r>
      </w:hyperlink>
      <w:r>
        <w:rPr>
          <w:rFonts w:cs="Arial"/>
          <w:sz w:val="20"/>
          <w:szCs w:val="20"/>
        </w:rPr>
        <w:t xml:space="preserve"> del flujo </w:t>
      </w:r>
      <w:r w:rsidR="000236C6">
        <w:rPr>
          <w:rFonts w:cs="Arial"/>
          <w:sz w:val="20"/>
          <w:szCs w:val="20"/>
        </w:rPr>
        <w:t>básico</w:t>
      </w:r>
    </w:p>
    <w:p w:rsidR="00844A69" w:rsidRDefault="00844A69" w:rsidP="002A7DD8">
      <w:pPr>
        <w:rPr>
          <w:lang w:val="es-MX" w:eastAsia="es-MX"/>
        </w:rPr>
      </w:pPr>
    </w:p>
    <w:p w:rsidR="00FA13C1" w:rsidRDefault="00FA13C1" w:rsidP="002A7DD8">
      <w:pPr>
        <w:rPr>
          <w:lang w:val="es-MX" w:eastAsia="es-MX"/>
        </w:rPr>
      </w:pPr>
    </w:p>
    <w:p w:rsidR="005A11D0" w:rsidRPr="003627AC" w:rsidRDefault="005A11D0" w:rsidP="005A11D0">
      <w:pPr>
        <w:pStyle w:val="Ttulo4"/>
        <w:tabs>
          <w:tab w:val="left" w:pos="993"/>
          <w:tab w:val="left" w:pos="4536"/>
        </w:tabs>
        <w:jc w:val="left"/>
        <w:rPr>
          <w:rStyle w:val="Hipervnculo"/>
        </w:rPr>
      </w:pPr>
      <w:r w:rsidRPr="00EE095C">
        <w:t>5.2.5.</w:t>
      </w:r>
      <w:r>
        <w:t>6</w:t>
      </w:r>
      <w:r w:rsidRPr="00EE095C">
        <w:rPr>
          <w:b w:val="0"/>
        </w:rPr>
        <w:tab/>
      </w:r>
      <w:r>
        <w:rPr>
          <w:rStyle w:val="Hipervnculo"/>
        </w:rPr>
        <w:fldChar w:fldCharType="begin"/>
      </w:r>
      <w:r w:rsidR="00C21F65">
        <w:rPr>
          <w:rStyle w:val="Hipervnculo"/>
        </w:rPr>
        <w:instrText>HYPERLINK  \l "VA06r"</w:instrText>
      </w:r>
      <w:r>
        <w:rPr>
          <w:rStyle w:val="Hipervnculo"/>
        </w:rPr>
        <w:fldChar w:fldCharType="separate"/>
      </w:r>
      <w:bookmarkStart w:id="122" w:name="VA06"/>
      <w:r w:rsidRPr="003627AC">
        <w:rPr>
          <w:rStyle w:val="Hipervnculo"/>
        </w:rPr>
        <w:t>VA0</w:t>
      </w:r>
      <w:r>
        <w:rPr>
          <w:rStyle w:val="Hipervnculo"/>
        </w:rPr>
        <w:t>6</w:t>
      </w:r>
      <w:r w:rsidRPr="003627AC">
        <w:rPr>
          <w:rStyle w:val="Hipervnculo"/>
        </w:rPr>
        <w:t xml:space="preserve"> Validar Datos </w:t>
      </w:r>
      <w:r>
        <w:rPr>
          <w:rStyle w:val="Hipervnculo"/>
        </w:rPr>
        <w:t>Material Faltante</w:t>
      </w:r>
      <w:r w:rsidRPr="003627AC">
        <w:rPr>
          <w:rStyle w:val="Hipervnculo"/>
        </w:rPr>
        <w:t xml:space="preserve">  </w:t>
      </w:r>
      <w:bookmarkEnd w:id="122"/>
    </w:p>
    <w:p w:rsidR="005A11D0" w:rsidRPr="00EE095C" w:rsidRDefault="005A11D0" w:rsidP="005A11D0">
      <w:r>
        <w:rPr>
          <w:rStyle w:val="Hipervnculo"/>
          <w:b/>
          <w:bCs/>
        </w:rPr>
        <w:fldChar w:fldCharType="end"/>
      </w:r>
    </w:p>
    <w:p w:rsidR="005A11D0" w:rsidRPr="00EE095C" w:rsidRDefault="00C21F65" w:rsidP="005A11D0">
      <w:pPr>
        <w:pStyle w:val="Prrafodelista"/>
        <w:numPr>
          <w:ilvl w:val="0"/>
          <w:numId w:val="38"/>
        </w:numPr>
        <w:rPr>
          <w:sz w:val="20"/>
          <w:szCs w:val="20"/>
        </w:rPr>
      </w:pPr>
      <w:r>
        <w:rPr>
          <w:sz w:val="20"/>
          <w:szCs w:val="20"/>
        </w:rPr>
        <w:t>Si &lt;el material faltante no es de tipo cable&gt;, e</w:t>
      </w:r>
      <w:r w:rsidR="005A11D0" w:rsidRPr="00EE095C">
        <w:rPr>
          <w:sz w:val="20"/>
          <w:szCs w:val="20"/>
        </w:rPr>
        <w:t xml:space="preserve">l sistema valida </w:t>
      </w:r>
      <w:r w:rsidR="005A11D0">
        <w:rPr>
          <w:sz w:val="20"/>
          <w:szCs w:val="20"/>
        </w:rPr>
        <w:t xml:space="preserve">la </w:t>
      </w:r>
      <w:r>
        <w:rPr>
          <w:sz w:val="20"/>
          <w:szCs w:val="20"/>
        </w:rPr>
        <w:t>información del material</w:t>
      </w:r>
      <w:r w:rsidR="005A11D0">
        <w:rPr>
          <w:sz w:val="20"/>
          <w:szCs w:val="20"/>
        </w:rPr>
        <w:t>:</w:t>
      </w:r>
    </w:p>
    <w:p w:rsidR="005A11D0" w:rsidRPr="00EE095C" w:rsidRDefault="005A11D0" w:rsidP="005A11D0">
      <w:pPr>
        <w:pStyle w:val="Prrafodelista"/>
        <w:numPr>
          <w:ilvl w:val="1"/>
          <w:numId w:val="38"/>
        </w:numPr>
        <w:ind w:left="993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Si &lt;el actor no proporciona </w:t>
      </w:r>
      <w:r w:rsidR="00C21F65">
        <w:rPr>
          <w:rFonts w:cs="Arial"/>
          <w:sz w:val="20"/>
          <w:szCs w:val="20"/>
        </w:rPr>
        <w:t>el código del</w:t>
      </w:r>
      <w:r>
        <w:rPr>
          <w:rFonts w:cs="Arial"/>
          <w:sz w:val="20"/>
          <w:szCs w:val="20"/>
        </w:rPr>
        <w:t xml:space="preserve"> material</w:t>
      </w:r>
      <w:r w:rsidRPr="00EE095C">
        <w:rPr>
          <w:rFonts w:cs="Arial"/>
          <w:sz w:val="20"/>
          <w:szCs w:val="20"/>
        </w:rPr>
        <w:t>&gt;</w:t>
      </w:r>
      <w:r w:rsidR="00C21F65">
        <w:rPr>
          <w:rFonts w:cs="Arial"/>
          <w:sz w:val="20"/>
          <w:szCs w:val="20"/>
        </w:rPr>
        <w:t xml:space="preserve"> o si </w:t>
      </w:r>
      <w:r w:rsidR="00C21F65" w:rsidRPr="00EE095C">
        <w:rPr>
          <w:rFonts w:cs="Arial"/>
          <w:sz w:val="20"/>
          <w:szCs w:val="20"/>
        </w:rPr>
        <w:t xml:space="preserve">&lt;el actor no proporciona </w:t>
      </w:r>
      <w:r w:rsidR="00C21F65">
        <w:rPr>
          <w:rFonts w:cs="Arial"/>
          <w:sz w:val="20"/>
          <w:szCs w:val="20"/>
        </w:rPr>
        <w:t>la cantidad del material</w:t>
      </w:r>
      <w:r w:rsidR="00C21F65" w:rsidRPr="00EE095C">
        <w:rPr>
          <w:rFonts w:cs="Arial"/>
          <w:sz w:val="20"/>
          <w:szCs w:val="20"/>
        </w:rPr>
        <w:t>&gt;</w:t>
      </w:r>
      <w:r w:rsidRPr="00EE095C">
        <w:rPr>
          <w:rFonts w:cs="Arial"/>
          <w:sz w:val="20"/>
          <w:szCs w:val="20"/>
        </w:rPr>
        <w:t xml:space="preserve">, el sistema presenta el mensaje </w:t>
      </w:r>
      <w:hyperlink r:id="rId66" w:anchor="MI0001" w:history="1">
        <w:r w:rsidRPr="00EE095C">
          <w:rPr>
            <w:rStyle w:val="Hipervnculo"/>
            <w:b/>
            <w:sz w:val="20"/>
            <w:szCs w:val="20"/>
          </w:rPr>
          <w:t>MI0001 &lt;Campo Requerido&gt;</w:t>
        </w:r>
      </w:hyperlink>
    </w:p>
    <w:p w:rsidR="005A11D0" w:rsidRPr="00EE095C" w:rsidRDefault="005A11D0" w:rsidP="005A11D0">
      <w:pPr>
        <w:pStyle w:val="Prrafodelista"/>
        <w:numPr>
          <w:ilvl w:val="2"/>
          <w:numId w:val="38"/>
        </w:numPr>
        <w:ind w:left="1560" w:hanging="567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actor selecciona la opción </w:t>
      </w:r>
      <w:r w:rsidRPr="00EE095C">
        <w:rPr>
          <w:rFonts w:cs="Arial"/>
          <w:b/>
          <w:sz w:val="20"/>
          <w:szCs w:val="20"/>
        </w:rPr>
        <w:t>Aceptar</w:t>
      </w:r>
      <w:r w:rsidRPr="00EE095C">
        <w:rPr>
          <w:rFonts w:cs="Arial"/>
          <w:sz w:val="20"/>
          <w:szCs w:val="20"/>
        </w:rPr>
        <w:t xml:space="preserve"> </w:t>
      </w:r>
    </w:p>
    <w:p w:rsidR="005A11D0" w:rsidRPr="00EE095C" w:rsidRDefault="005A11D0" w:rsidP="005A11D0">
      <w:pPr>
        <w:pStyle w:val="Prrafodelista"/>
        <w:numPr>
          <w:ilvl w:val="3"/>
          <w:numId w:val="38"/>
        </w:numPr>
        <w:ind w:left="2410"/>
        <w:rPr>
          <w:rFonts w:cs="Arial"/>
          <w:b/>
          <w:sz w:val="20"/>
          <w:szCs w:val="20"/>
        </w:rPr>
      </w:pPr>
      <w:r w:rsidRPr="00EE095C">
        <w:rPr>
          <w:rFonts w:cs="Arial"/>
          <w:sz w:val="20"/>
          <w:szCs w:val="20"/>
        </w:rPr>
        <w:lastRenderedPageBreak/>
        <w:t xml:space="preserve">El sistema continúa en el </w:t>
      </w:r>
      <w:hyperlink w:anchor="paso13" w:history="1">
        <w:r w:rsidRPr="00C21F6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C21F65" w:rsidRPr="00C21F65"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5</w:t>
        </w:r>
      </w:hyperlink>
      <w:r w:rsidRPr="00EE095C">
        <w:rPr>
          <w:rFonts w:cs="Arial"/>
          <w:sz w:val="20"/>
          <w:szCs w:val="20"/>
        </w:rPr>
        <w:t xml:space="preserve"> del flujo </w:t>
      </w:r>
      <w:r>
        <w:rPr>
          <w:rFonts w:cs="Arial"/>
          <w:sz w:val="20"/>
          <w:szCs w:val="20"/>
        </w:rPr>
        <w:t>básico</w:t>
      </w:r>
      <w:r w:rsidR="00C21F65">
        <w:rPr>
          <w:rFonts w:cs="Arial"/>
          <w:sz w:val="20"/>
          <w:szCs w:val="20"/>
        </w:rPr>
        <w:t>, en el punto correspondiente al campo que no se haya proporcionado</w:t>
      </w:r>
    </w:p>
    <w:p w:rsidR="005A11D0" w:rsidRPr="00EE095C" w:rsidRDefault="005A11D0" w:rsidP="005A11D0">
      <w:pPr>
        <w:pStyle w:val="Prrafodelista"/>
        <w:numPr>
          <w:ilvl w:val="1"/>
          <w:numId w:val="38"/>
        </w:numPr>
        <w:ind w:left="993"/>
        <w:rPr>
          <w:rFonts w:cs="Arial"/>
          <w:b/>
          <w:sz w:val="20"/>
          <w:szCs w:val="20"/>
        </w:rPr>
      </w:pPr>
      <w:r w:rsidRPr="00EE095C">
        <w:rPr>
          <w:sz w:val="20"/>
          <w:szCs w:val="20"/>
          <w:lang w:eastAsia="en-US"/>
        </w:rPr>
        <w:t xml:space="preserve">El sistema continúa en el </w:t>
      </w:r>
      <w:hyperlink w:anchor="paso15_1_2" w:history="1">
        <w:r w:rsidRPr="00EE095C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7</w:t>
        </w:r>
        <w:r w:rsidR="00C21F65">
          <w:rPr>
            <w:rStyle w:val="Hipervnculo"/>
            <w:rFonts w:cs="Arial"/>
            <w:b/>
            <w:sz w:val="20"/>
            <w:szCs w:val="20"/>
          </w:rPr>
          <w:t>.1.2</w:t>
        </w:r>
      </w:hyperlink>
      <w:r w:rsidRPr="00EE095C">
        <w:rPr>
          <w:b/>
          <w:sz w:val="20"/>
          <w:szCs w:val="20"/>
          <w:lang w:eastAsia="en-US"/>
        </w:rPr>
        <w:t xml:space="preserve"> </w:t>
      </w:r>
      <w:r w:rsidRPr="00EE095C">
        <w:rPr>
          <w:rFonts w:cs="Arial"/>
          <w:sz w:val="20"/>
          <w:szCs w:val="20"/>
        </w:rPr>
        <w:t xml:space="preserve">del flujo </w:t>
      </w:r>
      <w:r>
        <w:rPr>
          <w:rFonts w:cs="Arial"/>
          <w:sz w:val="20"/>
          <w:szCs w:val="20"/>
        </w:rPr>
        <w:t>básico</w:t>
      </w:r>
      <w:r w:rsidRPr="00EE095C">
        <w:rPr>
          <w:rFonts w:cs="Arial"/>
          <w:b/>
          <w:sz w:val="20"/>
          <w:szCs w:val="20"/>
        </w:rPr>
        <w:t xml:space="preserve"> </w:t>
      </w:r>
    </w:p>
    <w:p w:rsidR="005A11D0" w:rsidRDefault="005A11D0" w:rsidP="002A7DD8">
      <w:pPr>
        <w:rPr>
          <w:lang w:val="es-MX" w:eastAsia="es-MX"/>
        </w:rPr>
      </w:pPr>
    </w:p>
    <w:p w:rsidR="00C21F65" w:rsidRPr="00EE095C" w:rsidRDefault="00C21F65" w:rsidP="00C21F65">
      <w:pPr>
        <w:pStyle w:val="Prrafodelista"/>
        <w:numPr>
          <w:ilvl w:val="0"/>
          <w:numId w:val="38"/>
        </w:numPr>
        <w:rPr>
          <w:sz w:val="20"/>
          <w:szCs w:val="20"/>
        </w:rPr>
      </w:pPr>
      <w:r>
        <w:rPr>
          <w:sz w:val="20"/>
          <w:szCs w:val="20"/>
        </w:rPr>
        <w:t>Si &lt;el material faltante es de tipo cable&gt;, e</w:t>
      </w:r>
      <w:r w:rsidRPr="00EE095C">
        <w:rPr>
          <w:sz w:val="20"/>
          <w:szCs w:val="20"/>
        </w:rPr>
        <w:t xml:space="preserve">l sistema valida </w:t>
      </w:r>
      <w:r>
        <w:rPr>
          <w:sz w:val="20"/>
          <w:szCs w:val="20"/>
        </w:rPr>
        <w:t>la información del material:</w:t>
      </w:r>
    </w:p>
    <w:p w:rsidR="00C21F65" w:rsidRPr="00EE095C" w:rsidRDefault="00C21F65" w:rsidP="00C21F65">
      <w:pPr>
        <w:pStyle w:val="Prrafodelista"/>
        <w:numPr>
          <w:ilvl w:val="1"/>
          <w:numId w:val="38"/>
        </w:numPr>
        <w:ind w:left="993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Si &lt;el actor no proporciona </w:t>
      </w:r>
      <w:r>
        <w:rPr>
          <w:rFonts w:cs="Arial"/>
          <w:sz w:val="20"/>
          <w:szCs w:val="20"/>
        </w:rPr>
        <w:t>el código del material</w:t>
      </w:r>
      <w:r w:rsidRPr="00EE095C">
        <w:rPr>
          <w:rFonts w:cs="Arial"/>
          <w:sz w:val="20"/>
          <w:szCs w:val="20"/>
        </w:rPr>
        <w:t>&gt;</w:t>
      </w:r>
      <w:r>
        <w:rPr>
          <w:rFonts w:cs="Arial"/>
          <w:sz w:val="20"/>
          <w:szCs w:val="20"/>
        </w:rPr>
        <w:t xml:space="preserve"> o si </w:t>
      </w:r>
      <w:r w:rsidRPr="00EE095C">
        <w:rPr>
          <w:rFonts w:cs="Arial"/>
          <w:sz w:val="20"/>
          <w:szCs w:val="20"/>
        </w:rPr>
        <w:t xml:space="preserve">&lt;el actor no proporciona </w:t>
      </w:r>
      <w:r w:rsidR="0048261D">
        <w:rPr>
          <w:rFonts w:cs="Arial"/>
          <w:sz w:val="20"/>
          <w:szCs w:val="20"/>
        </w:rPr>
        <w:t>la serie inicial del carrete</w:t>
      </w:r>
      <w:r w:rsidRPr="00EE095C">
        <w:rPr>
          <w:rFonts w:cs="Arial"/>
          <w:sz w:val="20"/>
          <w:szCs w:val="20"/>
        </w:rPr>
        <w:t>&gt;</w:t>
      </w:r>
      <w:r w:rsidR="0048261D">
        <w:rPr>
          <w:rFonts w:cs="Arial"/>
          <w:sz w:val="20"/>
          <w:szCs w:val="20"/>
        </w:rPr>
        <w:t xml:space="preserve"> o si </w:t>
      </w:r>
      <w:r w:rsidR="0048261D" w:rsidRPr="00EE095C">
        <w:rPr>
          <w:rFonts w:cs="Arial"/>
          <w:sz w:val="20"/>
          <w:szCs w:val="20"/>
        </w:rPr>
        <w:t xml:space="preserve">&lt;el actor no proporciona </w:t>
      </w:r>
      <w:r w:rsidR="0048261D">
        <w:rPr>
          <w:rFonts w:cs="Arial"/>
          <w:sz w:val="20"/>
          <w:szCs w:val="20"/>
        </w:rPr>
        <w:t>la serie final del carrete</w:t>
      </w:r>
      <w:r w:rsidR="0048261D" w:rsidRPr="00EE095C">
        <w:rPr>
          <w:rFonts w:cs="Arial"/>
          <w:sz w:val="20"/>
          <w:szCs w:val="20"/>
        </w:rPr>
        <w:t>&gt;,</w:t>
      </w:r>
      <w:r w:rsidR="0048261D">
        <w:rPr>
          <w:rFonts w:cs="Arial"/>
          <w:sz w:val="20"/>
          <w:szCs w:val="20"/>
        </w:rPr>
        <w:t xml:space="preserve"> </w:t>
      </w:r>
      <w:r w:rsidRPr="00EE095C">
        <w:rPr>
          <w:rFonts w:cs="Arial"/>
          <w:sz w:val="20"/>
          <w:szCs w:val="20"/>
        </w:rPr>
        <w:t xml:space="preserve">el sistema presenta el mensaje </w:t>
      </w:r>
      <w:hyperlink r:id="rId67" w:anchor="MI0001" w:history="1">
        <w:r w:rsidRPr="00EE095C">
          <w:rPr>
            <w:rStyle w:val="Hipervnculo"/>
            <w:b/>
            <w:sz w:val="20"/>
            <w:szCs w:val="20"/>
          </w:rPr>
          <w:t>MI0001 &lt;Campo Requerido&gt;</w:t>
        </w:r>
      </w:hyperlink>
    </w:p>
    <w:p w:rsidR="00C21F65" w:rsidRPr="00EE095C" w:rsidRDefault="00C21F65" w:rsidP="00C21F65">
      <w:pPr>
        <w:pStyle w:val="Prrafodelista"/>
        <w:numPr>
          <w:ilvl w:val="2"/>
          <w:numId w:val="38"/>
        </w:numPr>
        <w:ind w:left="1560" w:hanging="567"/>
        <w:rPr>
          <w:rFonts w:cs="Arial"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actor selecciona la opción </w:t>
      </w:r>
      <w:r w:rsidRPr="00EE095C">
        <w:rPr>
          <w:rFonts w:cs="Arial"/>
          <w:b/>
          <w:sz w:val="20"/>
          <w:szCs w:val="20"/>
        </w:rPr>
        <w:t>Aceptar</w:t>
      </w:r>
      <w:r w:rsidRPr="00EE095C">
        <w:rPr>
          <w:rFonts w:cs="Arial"/>
          <w:sz w:val="20"/>
          <w:szCs w:val="20"/>
        </w:rPr>
        <w:t xml:space="preserve"> </w:t>
      </w:r>
    </w:p>
    <w:p w:rsidR="00C21F65" w:rsidRPr="00EE095C" w:rsidRDefault="00C21F65" w:rsidP="00C21F65">
      <w:pPr>
        <w:pStyle w:val="Prrafodelista"/>
        <w:numPr>
          <w:ilvl w:val="3"/>
          <w:numId w:val="38"/>
        </w:numPr>
        <w:ind w:left="2410"/>
        <w:rPr>
          <w:rFonts w:cs="Arial"/>
          <w:b/>
          <w:sz w:val="20"/>
          <w:szCs w:val="20"/>
        </w:rPr>
      </w:pPr>
      <w:r w:rsidRPr="00EE095C">
        <w:rPr>
          <w:rFonts w:cs="Arial"/>
          <w:sz w:val="20"/>
          <w:szCs w:val="20"/>
        </w:rPr>
        <w:t xml:space="preserve">El sistema continúa en el </w:t>
      </w:r>
      <w:hyperlink w:anchor="paso14_3_2" w:history="1">
        <w:r w:rsidRPr="00C21F65">
          <w:rPr>
            <w:rStyle w:val="Hipervnculo"/>
            <w:rFonts w:cs="Arial"/>
            <w:b/>
            <w:sz w:val="20"/>
            <w:szCs w:val="20"/>
          </w:rPr>
          <w:t xml:space="preserve">paso </w:t>
        </w:r>
        <w:r w:rsidR="0048261D"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6</w:t>
        </w:r>
        <w:r w:rsidR="0048261D">
          <w:rPr>
            <w:rStyle w:val="Hipervnculo"/>
            <w:rFonts w:cs="Arial"/>
            <w:b/>
            <w:sz w:val="20"/>
            <w:szCs w:val="20"/>
          </w:rPr>
          <w:t>.3.2</w:t>
        </w:r>
      </w:hyperlink>
      <w:r w:rsidRPr="00EE095C">
        <w:rPr>
          <w:rFonts w:cs="Arial"/>
          <w:sz w:val="20"/>
          <w:szCs w:val="20"/>
        </w:rPr>
        <w:t xml:space="preserve"> del flujo </w:t>
      </w:r>
      <w:r>
        <w:rPr>
          <w:rFonts w:cs="Arial"/>
          <w:sz w:val="20"/>
          <w:szCs w:val="20"/>
        </w:rPr>
        <w:t>básico en el punto correspondiente al campo que no se haya proporcionado</w:t>
      </w:r>
    </w:p>
    <w:p w:rsidR="00C21F65" w:rsidRPr="00EE095C" w:rsidRDefault="00C21F65" w:rsidP="00C21F65">
      <w:pPr>
        <w:pStyle w:val="Prrafodelista"/>
        <w:numPr>
          <w:ilvl w:val="1"/>
          <w:numId w:val="38"/>
        </w:numPr>
        <w:ind w:left="993"/>
        <w:rPr>
          <w:rFonts w:cs="Arial"/>
          <w:b/>
          <w:sz w:val="20"/>
          <w:szCs w:val="20"/>
        </w:rPr>
      </w:pPr>
      <w:r w:rsidRPr="00EE095C">
        <w:rPr>
          <w:sz w:val="20"/>
          <w:szCs w:val="20"/>
          <w:lang w:eastAsia="en-US"/>
        </w:rPr>
        <w:t xml:space="preserve">El sistema continúa en el </w:t>
      </w:r>
      <w:hyperlink w:anchor="paso15_2_2" w:history="1">
        <w:r w:rsidRPr="00EE095C">
          <w:rPr>
            <w:rStyle w:val="Hipervnculo"/>
            <w:rFonts w:cs="Arial"/>
            <w:b/>
            <w:sz w:val="20"/>
            <w:szCs w:val="20"/>
          </w:rPr>
          <w:t xml:space="preserve">paso </w:t>
        </w:r>
        <w:r>
          <w:rPr>
            <w:rStyle w:val="Hipervnculo"/>
            <w:rFonts w:cs="Arial"/>
            <w:b/>
            <w:sz w:val="20"/>
            <w:szCs w:val="20"/>
          </w:rPr>
          <w:t>1</w:t>
        </w:r>
        <w:r w:rsidR="0053250C">
          <w:rPr>
            <w:rStyle w:val="Hipervnculo"/>
            <w:rFonts w:cs="Arial"/>
            <w:b/>
            <w:sz w:val="20"/>
            <w:szCs w:val="20"/>
          </w:rPr>
          <w:t>7</w:t>
        </w:r>
        <w:r>
          <w:rPr>
            <w:rStyle w:val="Hipervnculo"/>
            <w:rFonts w:cs="Arial"/>
            <w:b/>
            <w:sz w:val="20"/>
            <w:szCs w:val="20"/>
          </w:rPr>
          <w:t>.</w:t>
        </w:r>
        <w:r w:rsidR="0048261D">
          <w:rPr>
            <w:rStyle w:val="Hipervnculo"/>
            <w:rFonts w:cs="Arial"/>
            <w:b/>
            <w:sz w:val="20"/>
            <w:szCs w:val="20"/>
          </w:rPr>
          <w:t>2</w:t>
        </w:r>
        <w:r>
          <w:rPr>
            <w:rStyle w:val="Hipervnculo"/>
            <w:rFonts w:cs="Arial"/>
            <w:b/>
            <w:sz w:val="20"/>
            <w:szCs w:val="20"/>
          </w:rPr>
          <w:t>.2</w:t>
        </w:r>
      </w:hyperlink>
      <w:r w:rsidRPr="00EE095C">
        <w:rPr>
          <w:b/>
          <w:sz w:val="20"/>
          <w:szCs w:val="20"/>
          <w:lang w:eastAsia="en-US"/>
        </w:rPr>
        <w:t xml:space="preserve"> </w:t>
      </w:r>
      <w:r w:rsidRPr="00EE095C">
        <w:rPr>
          <w:rFonts w:cs="Arial"/>
          <w:sz w:val="20"/>
          <w:szCs w:val="20"/>
        </w:rPr>
        <w:t xml:space="preserve">del flujo </w:t>
      </w:r>
      <w:r>
        <w:rPr>
          <w:rFonts w:cs="Arial"/>
          <w:sz w:val="20"/>
          <w:szCs w:val="20"/>
        </w:rPr>
        <w:t>básico</w:t>
      </w:r>
      <w:r w:rsidRPr="00EE095C">
        <w:rPr>
          <w:rFonts w:cs="Arial"/>
          <w:b/>
          <w:sz w:val="20"/>
          <w:szCs w:val="20"/>
        </w:rPr>
        <w:t xml:space="preserve"> </w:t>
      </w:r>
    </w:p>
    <w:p w:rsidR="00C21F65" w:rsidRPr="0053250C" w:rsidRDefault="00C21F65" w:rsidP="002A7DD8">
      <w:pPr>
        <w:rPr>
          <w:lang w:eastAsia="es-MX"/>
        </w:rPr>
      </w:pPr>
    </w:p>
    <w:p w:rsidR="00FA13C1" w:rsidRDefault="00FA13C1" w:rsidP="002A7DD8">
      <w:pPr>
        <w:rPr>
          <w:lang w:val="es-MX" w:eastAsia="es-MX"/>
        </w:rPr>
      </w:pPr>
    </w:p>
    <w:p w:rsidR="00EA2BD1" w:rsidRPr="007C1FB6" w:rsidRDefault="00EA2BD1" w:rsidP="00EA2BD1">
      <w:pPr>
        <w:pStyle w:val="Ttulo4"/>
        <w:tabs>
          <w:tab w:val="left" w:pos="993"/>
          <w:tab w:val="left" w:pos="4536"/>
        </w:tabs>
        <w:jc w:val="left"/>
      </w:pPr>
      <w:bookmarkStart w:id="123" w:name="_5.2.5.7_VA07_Validar"/>
      <w:bookmarkEnd w:id="123"/>
      <w:r w:rsidRPr="000C224B">
        <w:t>5.2.5.</w:t>
      </w:r>
      <w:r>
        <w:t>7</w:t>
      </w:r>
      <w:r>
        <w:rPr>
          <w:b w:val="0"/>
        </w:rPr>
        <w:tab/>
      </w:r>
      <w:hyperlink w:anchor="VA07r" w:history="1">
        <w:bookmarkStart w:id="124" w:name="VA07"/>
        <w:r w:rsidRPr="0080231A">
          <w:rPr>
            <w:rStyle w:val="Hipervnculo"/>
          </w:rPr>
          <w:t>VA0</w:t>
        </w:r>
        <w:r>
          <w:rPr>
            <w:rStyle w:val="Hipervnculo"/>
          </w:rPr>
          <w:t>7</w:t>
        </w:r>
        <w:r w:rsidRPr="0080231A">
          <w:rPr>
            <w:rStyle w:val="Hipervnculo"/>
          </w:rPr>
          <w:t xml:space="preserve"> Validar </w:t>
        </w:r>
        <w:r>
          <w:rPr>
            <w:rStyle w:val="Hipervnculo"/>
          </w:rPr>
          <w:t>Series del Carrete</w:t>
        </w:r>
        <w:bookmarkEnd w:id="124"/>
        <w:r w:rsidRPr="0080231A">
          <w:rPr>
            <w:rStyle w:val="Hipervnculo"/>
          </w:rPr>
          <w:t xml:space="preserve"> </w:t>
        </w:r>
      </w:hyperlink>
      <w:r>
        <w:rPr>
          <w:rStyle w:val="Hipervnculo"/>
        </w:rPr>
        <w:t xml:space="preserve"> </w:t>
      </w:r>
    </w:p>
    <w:p w:rsidR="00EA2BD1" w:rsidRDefault="00EA2BD1" w:rsidP="00EA2BD1"/>
    <w:p w:rsidR="00EA2BD1" w:rsidRDefault="00EA2BD1" w:rsidP="009456BE">
      <w:pPr>
        <w:pStyle w:val="Prrafodelista"/>
        <w:numPr>
          <w:ilvl w:val="0"/>
          <w:numId w:val="39"/>
        </w:numPr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El sistema valida las series del carrete:</w:t>
      </w:r>
    </w:p>
    <w:p w:rsidR="00EA2BD1" w:rsidRDefault="00EA2BD1" w:rsidP="009456BE">
      <w:pPr>
        <w:pStyle w:val="Prrafodelista"/>
        <w:numPr>
          <w:ilvl w:val="1"/>
          <w:numId w:val="39"/>
        </w:numPr>
        <w:ind w:left="993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Si &lt;la longitud de las </w:t>
      </w:r>
      <w:r w:rsidRPr="00E517C0">
        <w:rPr>
          <w:rFonts w:cs="Arial"/>
          <w:sz w:val="20"/>
          <w:szCs w:val="20"/>
        </w:rPr>
        <w:t>serie</w:t>
      </w:r>
      <w:r>
        <w:rPr>
          <w:rFonts w:cs="Arial"/>
          <w:sz w:val="20"/>
          <w:szCs w:val="20"/>
        </w:rPr>
        <w:t>s proporcionadas por el actor</w:t>
      </w:r>
      <w:r w:rsidRPr="00E517C0">
        <w:rPr>
          <w:rFonts w:cs="Arial"/>
          <w:sz w:val="20"/>
          <w:szCs w:val="20"/>
        </w:rPr>
        <w:t xml:space="preserve"> es diferente a 8 caracteres&gt;, el sistema presenta el mensaje </w:t>
      </w:r>
      <w:hyperlink r:id="rId68" w:anchor="MI0015" w:history="1">
        <w:r w:rsidRPr="00E517C0">
          <w:rPr>
            <w:rStyle w:val="Hipervnculo"/>
            <w:rFonts w:cs="Arial"/>
            <w:b/>
            <w:sz w:val="20"/>
            <w:szCs w:val="20"/>
          </w:rPr>
          <w:t>MI0015 &lt;Longitud Inválida&gt;</w:t>
        </w:r>
      </w:hyperlink>
    </w:p>
    <w:p w:rsidR="00EA2BD1" w:rsidRDefault="00EA2BD1" w:rsidP="009456BE">
      <w:pPr>
        <w:pStyle w:val="Prrafodelista"/>
        <w:numPr>
          <w:ilvl w:val="2"/>
          <w:numId w:val="39"/>
        </w:numPr>
        <w:ind w:left="1560" w:hanging="567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El actor selecciona la opción </w:t>
      </w:r>
      <w:r>
        <w:rPr>
          <w:rFonts w:cs="Arial"/>
          <w:b/>
          <w:sz w:val="20"/>
          <w:szCs w:val="20"/>
        </w:rPr>
        <w:t>Aceptar</w:t>
      </w:r>
      <w:r>
        <w:rPr>
          <w:rFonts w:cs="Arial"/>
          <w:sz w:val="20"/>
          <w:szCs w:val="20"/>
        </w:rPr>
        <w:t xml:space="preserve"> </w:t>
      </w:r>
    </w:p>
    <w:p w:rsidR="00EA2BD1" w:rsidRPr="00E517C0" w:rsidRDefault="00EA2BD1" w:rsidP="009456BE">
      <w:pPr>
        <w:pStyle w:val="Prrafodelista"/>
        <w:numPr>
          <w:ilvl w:val="3"/>
          <w:numId w:val="39"/>
        </w:numPr>
        <w:ind w:left="2410" w:hanging="850"/>
        <w:rPr>
          <w:rFonts w:cs="Arial"/>
          <w:sz w:val="20"/>
          <w:szCs w:val="20"/>
        </w:rPr>
      </w:pPr>
      <w:r w:rsidRPr="00E517C0">
        <w:rPr>
          <w:rFonts w:cs="Arial"/>
          <w:sz w:val="20"/>
          <w:szCs w:val="20"/>
        </w:rPr>
        <w:t xml:space="preserve">El sistema continúa en el </w:t>
      </w:r>
      <w:hyperlink w:anchor="paso14_3_2" w:history="1">
        <w:r w:rsidRPr="008E5416">
          <w:rPr>
            <w:rStyle w:val="Hipervnculo"/>
            <w:rFonts w:cs="Arial"/>
            <w:b/>
            <w:sz w:val="20"/>
            <w:szCs w:val="20"/>
          </w:rPr>
          <w:t>paso 1</w:t>
        </w:r>
        <w:r w:rsidR="0053250C">
          <w:rPr>
            <w:rStyle w:val="Hipervnculo"/>
            <w:rFonts w:cs="Arial"/>
            <w:b/>
            <w:sz w:val="20"/>
            <w:szCs w:val="20"/>
          </w:rPr>
          <w:t>6</w:t>
        </w:r>
        <w:r w:rsidRPr="008E5416">
          <w:rPr>
            <w:rStyle w:val="Hipervnculo"/>
            <w:rFonts w:cs="Arial"/>
            <w:b/>
            <w:sz w:val="20"/>
            <w:szCs w:val="20"/>
          </w:rPr>
          <w:t>.</w:t>
        </w:r>
        <w:r>
          <w:rPr>
            <w:rStyle w:val="Hipervnculo"/>
            <w:rFonts w:cs="Arial"/>
            <w:b/>
            <w:sz w:val="20"/>
            <w:szCs w:val="20"/>
          </w:rPr>
          <w:t>3.</w:t>
        </w:r>
        <w:r w:rsidRPr="008E5416">
          <w:rPr>
            <w:rStyle w:val="Hipervnculo"/>
            <w:rFonts w:cs="Arial"/>
            <w:b/>
            <w:sz w:val="20"/>
            <w:szCs w:val="20"/>
          </w:rPr>
          <w:t>2</w:t>
        </w:r>
      </w:hyperlink>
      <w:r w:rsidRPr="00E517C0">
        <w:rPr>
          <w:rFonts w:cs="Arial"/>
          <w:sz w:val="20"/>
          <w:szCs w:val="20"/>
        </w:rPr>
        <w:t xml:space="preserve">  </w:t>
      </w:r>
      <w:r w:rsidR="002F6F62" w:rsidRPr="00656022">
        <w:rPr>
          <w:rFonts w:cs="Arial"/>
          <w:sz w:val="20"/>
          <w:szCs w:val="20"/>
          <w:highlight w:val="lightGray"/>
        </w:rPr>
        <w:t xml:space="preserve">o </w:t>
      </w:r>
      <w:hyperlink w:anchor="paso8_4_1" w:history="1">
        <w:r w:rsidR="002F6F62" w:rsidRPr="00656022">
          <w:rPr>
            <w:rStyle w:val="Hipervnculo"/>
            <w:rFonts w:cs="Arial"/>
            <w:b/>
            <w:sz w:val="20"/>
            <w:szCs w:val="20"/>
            <w:highlight w:val="lightGray"/>
          </w:rPr>
          <w:t>paso 8.4.1</w:t>
        </w:r>
      </w:hyperlink>
      <w:r w:rsidR="002F6F62">
        <w:rPr>
          <w:rFonts w:cs="Arial"/>
          <w:sz w:val="20"/>
          <w:szCs w:val="20"/>
        </w:rPr>
        <w:t xml:space="preserve"> </w:t>
      </w:r>
      <w:r w:rsidRPr="00E517C0">
        <w:rPr>
          <w:rFonts w:cs="Arial"/>
          <w:sz w:val="20"/>
          <w:szCs w:val="20"/>
        </w:rPr>
        <w:t>del flujo básico</w:t>
      </w:r>
      <w:r>
        <w:rPr>
          <w:rFonts w:cs="Arial"/>
          <w:sz w:val="20"/>
          <w:szCs w:val="20"/>
        </w:rPr>
        <w:t xml:space="preserve"> en el punto correspondiente al campo que no se haya proporcionado correctamente</w:t>
      </w:r>
    </w:p>
    <w:p w:rsidR="00EA2BD1" w:rsidRPr="00E517C0" w:rsidRDefault="00EA2BD1" w:rsidP="009456BE">
      <w:pPr>
        <w:pStyle w:val="Prrafodelista"/>
        <w:numPr>
          <w:ilvl w:val="1"/>
          <w:numId w:val="39"/>
        </w:numPr>
        <w:ind w:left="993"/>
        <w:rPr>
          <w:b/>
          <w:sz w:val="20"/>
          <w:szCs w:val="20"/>
        </w:rPr>
      </w:pPr>
      <w:r w:rsidRPr="00E517C0">
        <w:rPr>
          <w:rFonts w:cs="Arial"/>
          <w:sz w:val="20"/>
          <w:szCs w:val="20"/>
        </w:rPr>
        <w:t>Si &lt;la</w:t>
      </w:r>
      <w:r>
        <w:rPr>
          <w:rFonts w:cs="Arial"/>
          <w:sz w:val="20"/>
          <w:szCs w:val="20"/>
        </w:rPr>
        <w:t>s</w:t>
      </w:r>
      <w:r w:rsidRPr="00E517C0">
        <w:rPr>
          <w:rFonts w:cs="Arial"/>
          <w:sz w:val="20"/>
          <w:szCs w:val="20"/>
        </w:rPr>
        <w:t xml:space="preserve"> serie</w:t>
      </w:r>
      <w:r>
        <w:rPr>
          <w:rFonts w:cs="Arial"/>
          <w:sz w:val="20"/>
          <w:szCs w:val="20"/>
        </w:rPr>
        <w:t>s</w:t>
      </w:r>
      <w:r w:rsidRPr="00E517C0">
        <w:rPr>
          <w:rFonts w:cs="Arial"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proporcionadas por el actor</w:t>
      </w:r>
      <w:r w:rsidRPr="00E517C0">
        <w:rPr>
          <w:rFonts w:cs="Arial"/>
          <w:sz w:val="20"/>
          <w:szCs w:val="20"/>
        </w:rPr>
        <w:t xml:space="preserve"> contiene</w:t>
      </w:r>
      <w:r>
        <w:rPr>
          <w:rFonts w:cs="Arial"/>
          <w:sz w:val="20"/>
          <w:szCs w:val="20"/>
        </w:rPr>
        <w:t>n</w:t>
      </w:r>
      <w:r w:rsidRPr="00E517C0">
        <w:rPr>
          <w:rFonts w:cs="Arial"/>
          <w:sz w:val="20"/>
          <w:szCs w:val="20"/>
        </w:rPr>
        <w:t xml:space="preserve"> un </w:t>
      </w:r>
      <w:proofErr w:type="spellStart"/>
      <w:r w:rsidRPr="00E517C0">
        <w:rPr>
          <w:rFonts w:cs="Arial"/>
          <w:sz w:val="20"/>
          <w:szCs w:val="20"/>
        </w:rPr>
        <w:t>caracter</w:t>
      </w:r>
      <w:proofErr w:type="spellEnd"/>
      <w:r w:rsidRPr="00E517C0">
        <w:rPr>
          <w:rFonts w:cs="Arial"/>
          <w:sz w:val="20"/>
          <w:szCs w:val="20"/>
        </w:rPr>
        <w:t xml:space="preserve"> que no sea numérico&gt;, el sistema presenta el mensaje </w:t>
      </w:r>
      <w:hyperlink r:id="rId69" w:anchor="MI0013" w:history="1">
        <w:r w:rsidRPr="00E517C0">
          <w:rPr>
            <w:rStyle w:val="Hipervnculo"/>
            <w:b/>
            <w:sz w:val="20"/>
            <w:szCs w:val="20"/>
          </w:rPr>
          <w:t>MI0013 &lt;Campo Numérico&gt;</w:t>
        </w:r>
      </w:hyperlink>
    </w:p>
    <w:p w:rsidR="00EA2BD1" w:rsidRPr="0021039E" w:rsidRDefault="00EA2BD1" w:rsidP="009456BE">
      <w:pPr>
        <w:pStyle w:val="Prrafodelista"/>
        <w:numPr>
          <w:ilvl w:val="2"/>
          <w:numId w:val="39"/>
        </w:numPr>
        <w:ind w:left="1560" w:hanging="567"/>
        <w:rPr>
          <w:sz w:val="20"/>
          <w:szCs w:val="20"/>
        </w:rPr>
      </w:pPr>
      <w:r w:rsidRPr="0021039E">
        <w:rPr>
          <w:sz w:val="20"/>
          <w:szCs w:val="20"/>
        </w:rPr>
        <w:t xml:space="preserve">El actor selecciona la opción </w:t>
      </w:r>
      <w:r w:rsidRPr="0021039E">
        <w:rPr>
          <w:b/>
          <w:sz w:val="20"/>
          <w:szCs w:val="20"/>
        </w:rPr>
        <w:t>Aceptar</w:t>
      </w:r>
    </w:p>
    <w:p w:rsidR="00EA2BD1" w:rsidRPr="007B7A34" w:rsidRDefault="00EA2BD1" w:rsidP="009456BE">
      <w:pPr>
        <w:pStyle w:val="Prrafodelista"/>
        <w:numPr>
          <w:ilvl w:val="3"/>
          <w:numId w:val="39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14_2" w:history="1">
        <w:hyperlink w:anchor="paso14_3_2" w:history="1">
          <w:r w:rsidRPr="008E5416">
            <w:rPr>
              <w:rStyle w:val="Hipervnculo"/>
              <w:rFonts w:cs="Arial"/>
              <w:b/>
              <w:sz w:val="20"/>
              <w:szCs w:val="20"/>
            </w:rPr>
            <w:t>paso 1</w:t>
          </w:r>
          <w:r w:rsidR="0053250C">
            <w:rPr>
              <w:rStyle w:val="Hipervnculo"/>
              <w:rFonts w:cs="Arial"/>
              <w:b/>
              <w:sz w:val="20"/>
              <w:szCs w:val="20"/>
            </w:rPr>
            <w:t>6</w:t>
          </w:r>
          <w:r w:rsidRPr="008E5416">
            <w:rPr>
              <w:rStyle w:val="Hipervnculo"/>
              <w:rFonts w:cs="Arial"/>
              <w:b/>
              <w:sz w:val="20"/>
              <w:szCs w:val="20"/>
            </w:rPr>
            <w:t>.</w:t>
          </w:r>
          <w:r>
            <w:rPr>
              <w:rStyle w:val="Hipervnculo"/>
              <w:rFonts w:cs="Arial"/>
              <w:b/>
              <w:sz w:val="20"/>
              <w:szCs w:val="20"/>
            </w:rPr>
            <w:t>3.</w:t>
          </w:r>
          <w:r w:rsidRPr="008E5416">
            <w:rPr>
              <w:rStyle w:val="Hipervnculo"/>
              <w:rFonts w:cs="Arial"/>
              <w:b/>
              <w:sz w:val="20"/>
              <w:szCs w:val="20"/>
            </w:rPr>
            <w:t>2</w:t>
          </w:r>
        </w:hyperlink>
        <w:r w:rsidRPr="00E058AA">
          <w:rPr>
            <w:rStyle w:val="Hipervnculo"/>
            <w:rFonts w:cs="Arial"/>
            <w:sz w:val="20"/>
            <w:szCs w:val="20"/>
          </w:rPr>
          <w:t xml:space="preserve"> </w:t>
        </w:r>
      </w:hyperlink>
      <w:r>
        <w:rPr>
          <w:rFonts w:cs="Arial"/>
          <w:sz w:val="20"/>
          <w:szCs w:val="20"/>
        </w:rPr>
        <w:t xml:space="preserve"> </w:t>
      </w:r>
      <w:r w:rsidR="002F6F62" w:rsidRPr="00656022">
        <w:rPr>
          <w:rFonts w:cs="Arial"/>
          <w:sz w:val="20"/>
          <w:szCs w:val="20"/>
          <w:highlight w:val="lightGray"/>
        </w:rPr>
        <w:t xml:space="preserve">o </w:t>
      </w:r>
      <w:hyperlink w:anchor="paso8_4_1" w:history="1">
        <w:r w:rsidR="002F6F62" w:rsidRPr="00656022">
          <w:rPr>
            <w:rStyle w:val="Hipervnculo"/>
            <w:rFonts w:cs="Arial"/>
            <w:b/>
            <w:sz w:val="20"/>
            <w:szCs w:val="20"/>
            <w:highlight w:val="lightGray"/>
          </w:rPr>
          <w:t>paso 8.4.1</w:t>
        </w:r>
      </w:hyperlink>
      <w:r w:rsidR="002F6F62"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 en el punto correspondiente al campo que no se haya proporcionado correctamente</w:t>
      </w:r>
    </w:p>
    <w:p w:rsidR="009456BE" w:rsidRPr="00C11184" w:rsidRDefault="009456BE" w:rsidP="009456BE">
      <w:pPr>
        <w:pStyle w:val="Prrafodelista"/>
        <w:numPr>
          <w:ilvl w:val="1"/>
          <w:numId w:val="39"/>
        </w:numPr>
        <w:ind w:left="993"/>
        <w:rPr>
          <w:rStyle w:val="Hipervnculo"/>
          <w:b/>
          <w:sz w:val="20"/>
          <w:szCs w:val="20"/>
        </w:rPr>
      </w:pPr>
      <w:r w:rsidRPr="00E517C0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>la serie inicial del carrete es negativa</w:t>
      </w:r>
      <w:r w:rsidRPr="00E517C0">
        <w:rPr>
          <w:rFonts w:cs="Arial"/>
          <w:sz w:val="20"/>
          <w:szCs w:val="20"/>
        </w:rPr>
        <w:t xml:space="preserve">&gt;, el sistema presenta el mensaje </w:t>
      </w:r>
      <w:r>
        <w:rPr>
          <w:b/>
          <w:sz w:val="20"/>
          <w:szCs w:val="20"/>
        </w:rPr>
        <w:fldChar w:fldCharType="begin"/>
      </w:r>
      <w:r w:rsidR="002F6F62">
        <w:rPr>
          <w:b/>
          <w:sz w:val="20"/>
          <w:szCs w:val="20"/>
        </w:rPr>
        <w:instrText>HYPERLINK "C:\\AMESOL\\Productos\\FieldServices\\Trunk\\Analisis\\EspecificacionRequerimientos\\General\\MEG_Glosario_de_Mensajes.docx" \l "MI0043"</w:instrText>
      </w:r>
      <w:r>
        <w:rPr>
          <w:b/>
          <w:sz w:val="20"/>
          <w:szCs w:val="20"/>
        </w:rPr>
        <w:fldChar w:fldCharType="separate"/>
      </w:r>
      <w:r w:rsidRPr="00C11184">
        <w:rPr>
          <w:rStyle w:val="Hipervnculo"/>
          <w:b/>
          <w:sz w:val="20"/>
          <w:szCs w:val="20"/>
        </w:rPr>
        <w:t>MI0043 &lt;Serie Inicial Inválida&gt;</w:t>
      </w:r>
    </w:p>
    <w:p w:rsidR="009456BE" w:rsidRPr="0021039E" w:rsidRDefault="009456BE" w:rsidP="009456BE">
      <w:pPr>
        <w:pStyle w:val="Prrafodelista"/>
        <w:numPr>
          <w:ilvl w:val="2"/>
          <w:numId w:val="39"/>
        </w:numPr>
        <w:ind w:left="1560" w:hanging="567"/>
        <w:rPr>
          <w:sz w:val="20"/>
          <w:szCs w:val="20"/>
        </w:rPr>
      </w:pPr>
      <w:r>
        <w:rPr>
          <w:b/>
          <w:sz w:val="20"/>
          <w:szCs w:val="20"/>
        </w:rPr>
        <w:fldChar w:fldCharType="end"/>
      </w:r>
      <w:r w:rsidRPr="0021039E">
        <w:rPr>
          <w:sz w:val="20"/>
          <w:szCs w:val="20"/>
        </w:rPr>
        <w:t xml:space="preserve">El actor selecciona la opción </w:t>
      </w:r>
      <w:r w:rsidRPr="0021039E">
        <w:rPr>
          <w:b/>
          <w:sz w:val="20"/>
          <w:szCs w:val="20"/>
        </w:rPr>
        <w:t>Aceptar</w:t>
      </w:r>
    </w:p>
    <w:p w:rsidR="009456BE" w:rsidRPr="009456BE" w:rsidRDefault="009456BE" w:rsidP="009456BE">
      <w:pPr>
        <w:pStyle w:val="Prrafodelista"/>
        <w:numPr>
          <w:ilvl w:val="3"/>
          <w:numId w:val="39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14_3_2" w:history="1">
        <w:r w:rsidRPr="008E5416">
          <w:rPr>
            <w:rStyle w:val="Hipervnculo"/>
            <w:rFonts w:cs="Arial"/>
            <w:b/>
            <w:sz w:val="20"/>
            <w:szCs w:val="20"/>
          </w:rPr>
          <w:t>paso 1</w:t>
        </w:r>
        <w:r w:rsidR="0053250C">
          <w:rPr>
            <w:rStyle w:val="Hipervnculo"/>
            <w:rFonts w:cs="Arial"/>
            <w:b/>
            <w:sz w:val="20"/>
            <w:szCs w:val="20"/>
          </w:rPr>
          <w:t>6</w:t>
        </w:r>
        <w:r w:rsidRPr="008E5416">
          <w:rPr>
            <w:rStyle w:val="Hipervnculo"/>
            <w:rFonts w:cs="Arial"/>
            <w:b/>
            <w:sz w:val="20"/>
            <w:szCs w:val="20"/>
          </w:rPr>
          <w:t>.</w:t>
        </w:r>
        <w:r>
          <w:rPr>
            <w:rStyle w:val="Hipervnculo"/>
            <w:rFonts w:cs="Arial"/>
            <w:b/>
            <w:sz w:val="20"/>
            <w:szCs w:val="20"/>
          </w:rPr>
          <w:t>3.</w:t>
        </w:r>
        <w:r w:rsidRPr="008E5416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</w:t>
      </w:r>
      <w:r w:rsidR="002F6F62" w:rsidRPr="00656022">
        <w:rPr>
          <w:rFonts w:cs="Arial"/>
          <w:sz w:val="20"/>
          <w:szCs w:val="20"/>
          <w:highlight w:val="lightGray"/>
        </w:rPr>
        <w:t xml:space="preserve">o </w:t>
      </w:r>
      <w:hyperlink w:anchor="paso8_4_1" w:history="1">
        <w:r w:rsidR="002F6F62" w:rsidRPr="00656022">
          <w:rPr>
            <w:rStyle w:val="Hipervnculo"/>
            <w:rFonts w:cs="Arial"/>
            <w:b/>
            <w:sz w:val="20"/>
            <w:szCs w:val="20"/>
            <w:highlight w:val="lightGray"/>
          </w:rPr>
          <w:t>paso 8.4.1</w:t>
        </w:r>
      </w:hyperlink>
      <w:r w:rsidR="002F6F62"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 en el punto correspondiente al campo que no se haya proporcionado correctamente</w:t>
      </w:r>
    </w:p>
    <w:p w:rsidR="00EA2BD1" w:rsidRPr="00E517C0" w:rsidRDefault="00EA2BD1" w:rsidP="009456BE">
      <w:pPr>
        <w:pStyle w:val="Prrafodelista"/>
        <w:numPr>
          <w:ilvl w:val="1"/>
          <w:numId w:val="39"/>
        </w:numPr>
        <w:ind w:left="993"/>
        <w:rPr>
          <w:b/>
          <w:sz w:val="20"/>
          <w:szCs w:val="20"/>
        </w:rPr>
      </w:pPr>
      <w:r w:rsidRPr="00E517C0">
        <w:rPr>
          <w:rFonts w:cs="Arial"/>
          <w:sz w:val="20"/>
          <w:szCs w:val="20"/>
        </w:rPr>
        <w:t>Si &lt;</w:t>
      </w:r>
      <w:r>
        <w:rPr>
          <w:rFonts w:cs="Arial"/>
          <w:sz w:val="20"/>
          <w:szCs w:val="20"/>
        </w:rPr>
        <w:t>la serie final proporcionada no es mayor a la serie inicial del carrete</w:t>
      </w:r>
      <w:r w:rsidRPr="00E517C0">
        <w:rPr>
          <w:rFonts w:cs="Arial"/>
          <w:sz w:val="20"/>
          <w:szCs w:val="20"/>
        </w:rPr>
        <w:t xml:space="preserve">&gt;, el sistema presenta el mensaje </w:t>
      </w:r>
      <w:hyperlink r:id="rId70" w:anchor="MI0031" w:history="1">
        <w:r>
          <w:rPr>
            <w:rStyle w:val="Hipervnculo"/>
            <w:b/>
            <w:sz w:val="20"/>
            <w:szCs w:val="20"/>
          </w:rPr>
          <w:t>MI</w:t>
        </w:r>
        <w:r w:rsidRPr="00E517C0">
          <w:rPr>
            <w:rStyle w:val="Hipervnculo"/>
            <w:b/>
            <w:sz w:val="20"/>
            <w:szCs w:val="20"/>
          </w:rPr>
          <w:t>00</w:t>
        </w:r>
        <w:r>
          <w:rPr>
            <w:rStyle w:val="Hipervnculo"/>
            <w:b/>
            <w:sz w:val="20"/>
            <w:szCs w:val="20"/>
          </w:rPr>
          <w:t>31</w:t>
        </w:r>
        <w:r w:rsidRPr="00E517C0">
          <w:rPr>
            <w:rStyle w:val="Hipervnculo"/>
            <w:b/>
            <w:sz w:val="20"/>
            <w:szCs w:val="20"/>
          </w:rPr>
          <w:t xml:space="preserve"> &lt;</w:t>
        </w:r>
        <w:r>
          <w:rPr>
            <w:rStyle w:val="Hipervnculo"/>
            <w:b/>
            <w:sz w:val="20"/>
            <w:szCs w:val="20"/>
          </w:rPr>
          <w:t>Serie Final Inválida</w:t>
        </w:r>
        <w:r w:rsidRPr="00E517C0">
          <w:rPr>
            <w:rStyle w:val="Hipervnculo"/>
            <w:b/>
            <w:sz w:val="20"/>
            <w:szCs w:val="20"/>
          </w:rPr>
          <w:t>&gt;</w:t>
        </w:r>
      </w:hyperlink>
    </w:p>
    <w:p w:rsidR="00EA2BD1" w:rsidRPr="0021039E" w:rsidRDefault="00EA2BD1" w:rsidP="009456BE">
      <w:pPr>
        <w:pStyle w:val="Prrafodelista"/>
        <w:numPr>
          <w:ilvl w:val="2"/>
          <w:numId w:val="39"/>
        </w:numPr>
        <w:ind w:left="1560" w:hanging="567"/>
        <w:rPr>
          <w:sz w:val="20"/>
          <w:szCs w:val="20"/>
        </w:rPr>
      </w:pPr>
      <w:r w:rsidRPr="0021039E">
        <w:rPr>
          <w:sz w:val="20"/>
          <w:szCs w:val="20"/>
        </w:rPr>
        <w:t xml:space="preserve">El actor selecciona la opción </w:t>
      </w:r>
      <w:r w:rsidRPr="0021039E">
        <w:rPr>
          <w:b/>
          <w:sz w:val="20"/>
          <w:szCs w:val="20"/>
        </w:rPr>
        <w:t>Aceptar</w:t>
      </w:r>
    </w:p>
    <w:p w:rsidR="00EA2BD1" w:rsidRPr="008B795F" w:rsidRDefault="00EA2BD1" w:rsidP="009456BE">
      <w:pPr>
        <w:pStyle w:val="Prrafodelista"/>
        <w:numPr>
          <w:ilvl w:val="3"/>
          <w:numId w:val="39"/>
        </w:numPr>
        <w:ind w:left="2410" w:hanging="850"/>
        <w:rPr>
          <w:rFonts w:cs="Arial"/>
          <w:sz w:val="20"/>
          <w:szCs w:val="20"/>
        </w:rPr>
      </w:pPr>
      <w:r w:rsidRPr="006C4045">
        <w:rPr>
          <w:rFonts w:cs="Arial"/>
          <w:sz w:val="20"/>
          <w:szCs w:val="20"/>
        </w:rPr>
        <w:t xml:space="preserve">El sistema continúa en el </w:t>
      </w:r>
      <w:hyperlink w:anchor="paso14_3_2" w:history="1">
        <w:r w:rsidRPr="008E5416">
          <w:rPr>
            <w:rStyle w:val="Hipervnculo"/>
            <w:rFonts w:cs="Arial"/>
            <w:b/>
            <w:sz w:val="20"/>
            <w:szCs w:val="20"/>
          </w:rPr>
          <w:t>paso 1</w:t>
        </w:r>
        <w:r w:rsidR="0053250C">
          <w:rPr>
            <w:rStyle w:val="Hipervnculo"/>
            <w:rFonts w:cs="Arial"/>
            <w:b/>
            <w:sz w:val="20"/>
            <w:szCs w:val="20"/>
          </w:rPr>
          <w:t>6</w:t>
        </w:r>
        <w:r w:rsidRPr="008E5416">
          <w:rPr>
            <w:rStyle w:val="Hipervnculo"/>
            <w:rFonts w:cs="Arial"/>
            <w:b/>
            <w:sz w:val="20"/>
            <w:szCs w:val="20"/>
          </w:rPr>
          <w:t>.</w:t>
        </w:r>
        <w:r>
          <w:rPr>
            <w:rStyle w:val="Hipervnculo"/>
            <w:rFonts w:cs="Arial"/>
            <w:b/>
            <w:sz w:val="20"/>
            <w:szCs w:val="20"/>
          </w:rPr>
          <w:t>3.</w:t>
        </w:r>
        <w:r w:rsidRPr="008E5416">
          <w:rPr>
            <w:rStyle w:val="Hipervnculo"/>
            <w:rFonts w:cs="Arial"/>
            <w:b/>
            <w:sz w:val="20"/>
            <w:szCs w:val="20"/>
          </w:rPr>
          <w:t>2</w:t>
        </w:r>
      </w:hyperlink>
      <w:r>
        <w:rPr>
          <w:rFonts w:cs="Arial"/>
          <w:sz w:val="20"/>
          <w:szCs w:val="20"/>
        </w:rPr>
        <w:t xml:space="preserve"> </w:t>
      </w:r>
      <w:r w:rsidR="002F6F62">
        <w:rPr>
          <w:rFonts w:cs="Arial"/>
          <w:sz w:val="20"/>
          <w:szCs w:val="20"/>
        </w:rPr>
        <w:t xml:space="preserve">o </w:t>
      </w:r>
      <w:hyperlink w:anchor="paso8_4_1" w:history="1">
        <w:r w:rsidR="002F6F62">
          <w:rPr>
            <w:rStyle w:val="Hipervnculo"/>
            <w:rFonts w:cs="Arial"/>
            <w:b/>
            <w:sz w:val="20"/>
            <w:szCs w:val="20"/>
          </w:rPr>
          <w:t>paso 8</w:t>
        </w:r>
        <w:r w:rsidR="002F6F62" w:rsidRPr="002F6F62">
          <w:rPr>
            <w:rStyle w:val="Hipervnculo"/>
            <w:rFonts w:cs="Arial"/>
            <w:b/>
            <w:sz w:val="20"/>
            <w:szCs w:val="20"/>
          </w:rPr>
          <w:t>.4.1</w:t>
        </w:r>
      </w:hyperlink>
      <w:r w:rsidR="002F6F62">
        <w:rPr>
          <w:rFonts w:cs="Arial"/>
          <w:b/>
          <w:sz w:val="20"/>
          <w:szCs w:val="20"/>
        </w:rPr>
        <w:t xml:space="preserve"> </w:t>
      </w:r>
      <w:r>
        <w:rPr>
          <w:rFonts w:cs="Arial"/>
          <w:sz w:val="20"/>
          <w:szCs w:val="20"/>
        </w:rPr>
        <w:t>del flujo básico en el punto correspondiente al campo que no se haya proporcionado correctamente</w:t>
      </w:r>
    </w:p>
    <w:p w:rsidR="00EA2BD1" w:rsidRPr="004B3D3C" w:rsidRDefault="00EA2BD1" w:rsidP="009456BE">
      <w:pPr>
        <w:pStyle w:val="Prrafodelista"/>
        <w:numPr>
          <w:ilvl w:val="1"/>
          <w:numId w:val="39"/>
        </w:numPr>
        <w:ind w:left="993"/>
        <w:rPr>
          <w:sz w:val="20"/>
          <w:szCs w:val="20"/>
          <w:lang w:eastAsia="en-US"/>
        </w:rPr>
      </w:pPr>
      <w:r w:rsidRPr="004B3D3C">
        <w:rPr>
          <w:sz w:val="20"/>
          <w:szCs w:val="20"/>
          <w:lang w:eastAsia="en-US"/>
        </w:rPr>
        <w:t xml:space="preserve">El sistema continúa en el </w:t>
      </w:r>
      <w:hyperlink w:anchor="paso15_2_3" w:history="1">
        <w:r w:rsidRPr="00EA2BD1">
          <w:rPr>
            <w:rStyle w:val="Hipervnculo"/>
            <w:b/>
            <w:sz w:val="20"/>
            <w:szCs w:val="20"/>
            <w:lang w:eastAsia="en-US"/>
          </w:rPr>
          <w:t>paso 1</w:t>
        </w:r>
        <w:r w:rsidR="0053250C">
          <w:rPr>
            <w:rStyle w:val="Hipervnculo"/>
            <w:b/>
            <w:sz w:val="20"/>
            <w:szCs w:val="20"/>
            <w:lang w:eastAsia="en-US"/>
          </w:rPr>
          <w:t>7</w:t>
        </w:r>
        <w:r w:rsidRPr="00EA2BD1">
          <w:rPr>
            <w:rStyle w:val="Hipervnculo"/>
            <w:b/>
            <w:sz w:val="20"/>
            <w:szCs w:val="20"/>
            <w:lang w:eastAsia="en-US"/>
          </w:rPr>
          <w:t>.2.3</w:t>
        </w:r>
      </w:hyperlink>
      <w:r w:rsidRPr="004B3D3C">
        <w:rPr>
          <w:sz w:val="20"/>
          <w:szCs w:val="20"/>
          <w:lang w:eastAsia="en-US"/>
        </w:rPr>
        <w:t xml:space="preserve"> </w:t>
      </w:r>
      <w:r w:rsidR="002F6F62" w:rsidRPr="00656022">
        <w:rPr>
          <w:sz w:val="20"/>
          <w:szCs w:val="20"/>
          <w:highlight w:val="lightGray"/>
          <w:lang w:eastAsia="en-US"/>
        </w:rPr>
        <w:t xml:space="preserve">o  </w:t>
      </w:r>
      <w:hyperlink w:anchor="paso8_5" w:history="1">
        <w:r w:rsidR="002F6F62" w:rsidRPr="00656022">
          <w:rPr>
            <w:rStyle w:val="Hipervnculo"/>
            <w:b/>
            <w:sz w:val="20"/>
            <w:szCs w:val="20"/>
            <w:highlight w:val="lightGray"/>
            <w:lang w:eastAsia="en-US"/>
          </w:rPr>
          <w:t>paso 8.5</w:t>
        </w:r>
      </w:hyperlink>
      <w:r w:rsidR="002F6F62" w:rsidRPr="00656022">
        <w:rPr>
          <w:sz w:val="20"/>
          <w:szCs w:val="20"/>
          <w:highlight w:val="lightGray"/>
          <w:lang w:eastAsia="en-US"/>
        </w:rPr>
        <w:t xml:space="preserve"> </w:t>
      </w:r>
      <w:r w:rsidRPr="00656022">
        <w:rPr>
          <w:sz w:val="20"/>
          <w:szCs w:val="20"/>
          <w:highlight w:val="lightGray"/>
          <w:lang w:eastAsia="en-US"/>
        </w:rPr>
        <w:t>del flujo básico</w:t>
      </w:r>
      <w:r w:rsidR="002F6F62" w:rsidRPr="00656022">
        <w:rPr>
          <w:sz w:val="20"/>
          <w:szCs w:val="20"/>
          <w:highlight w:val="lightGray"/>
          <w:lang w:eastAsia="en-US"/>
        </w:rPr>
        <w:t xml:space="preserve"> según corresponda</w:t>
      </w:r>
    </w:p>
    <w:p w:rsidR="00EA2BD1" w:rsidRPr="0053250C" w:rsidRDefault="00EA2BD1" w:rsidP="002A7DD8">
      <w:pPr>
        <w:rPr>
          <w:lang w:eastAsia="es-MX"/>
        </w:rPr>
      </w:pPr>
    </w:p>
    <w:p w:rsidR="00F179E8" w:rsidRPr="002A7DD8" w:rsidRDefault="00F179E8" w:rsidP="002A7DD8">
      <w:pPr>
        <w:rPr>
          <w:lang w:val="es-MX" w:eastAsia="es-MX"/>
        </w:rPr>
      </w:pPr>
    </w:p>
    <w:p w:rsidR="00481C4A" w:rsidRDefault="000C224B" w:rsidP="007A1FC8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25" w:name="_Toc285098317"/>
      <w:r>
        <w:t>6</w:t>
      </w:r>
      <w:r>
        <w:tab/>
      </w:r>
      <w:proofErr w:type="spellStart"/>
      <w:r w:rsidR="00481C4A" w:rsidRPr="007A1FC8">
        <w:t>Poscondiciones</w:t>
      </w:r>
      <w:bookmarkEnd w:id="92"/>
      <w:bookmarkEnd w:id="93"/>
      <w:bookmarkEnd w:id="125"/>
      <w:proofErr w:type="spellEnd"/>
    </w:p>
    <w:p w:rsidR="00FA72C4" w:rsidRDefault="00FA72C4" w:rsidP="00FA72C4">
      <w:pPr>
        <w:pStyle w:val="Ttulo2"/>
        <w:widowControl w:val="0"/>
        <w:tabs>
          <w:tab w:val="num" w:pos="709"/>
          <w:tab w:val="left" w:pos="993"/>
        </w:tabs>
        <w:spacing w:before="120" w:after="60"/>
        <w:ind w:left="1428" w:hanging="1428"/>
        <w:jc w:val="both"/>
        <w:rPr>
          <w:rFonts w:cs="Arial"/>
        </w:rPr>
      </w:pPr>
      <w:bookmarkStart w:id="126" w:name="_Toc264539610"/>
      <w:bookmarkStart w:id="127" w:name="_Toc285098318"/>
      <w:r>
        <w:rPr>
          <w:rFonts w:cs="Arial"/>
        </w:rPr>
        <w:t>6.1</w:t>
      </w:r>
      <w:r>
        <w:rPr>
          <w:rFonts w:cs="Arial"/>
        </w:rPr>
        <w:tab/>
      </w:r>
      <w:bookmarkEnd w:id="126"/>
      <w:r>
        <w:rPr>
          <w:rFonts w:cs="Arial"/>
        </w:rPr>
        <w:t>Generales</w:t>
      </w:r>
      <w:bookmarkEnd w:id="127"/>
    </w:p>
    <w:p w:rsidR="00C4257C" w:rsidRDefault="00A33589" w:rsidP="00FA72C4">
      <w:pPr>
        <w:pStyle w:val="Prrafode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Registro</w:t>
      </w:r>
      <w:r w:rsidR="00C4257C">
        <w:rPr>
          <w:sz w:val="20"/>
          <w:szCs w:val="20"/>
        </w:rPr>
        <w:t xml:space="preserve"> de </w:t>
      </w:r>
      <w:r w:rsidR="002069C1">
        <w:rPr>
          <w:sz w:val="20"/>
          <w:szCs w:val="20"/>
        </w:rPr>
        <w:t>Arqueo</w:t>
      </w:r>
    </w:p>
    <w:p w:rsidR="00285153" w:rsidRDefault="00285153" w:rsidP="00FA72C4">
      <w:pPr>
        <w:pStyle w:val="Prrafode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 xml:space="preserve">Registro de </w:t>
      </w:r>
      <w:proofErr w:type="spellStart"/>
      <w:r w:rsidR="002069C1">
        <w:rPr>
          <w:sz w:val="20"/>
          <w:szCs w:val="20"/>
        </w:rPr>
        <w:t>DiferenciaInventario</w:t>
      </w:r>
      <w:proofErr w:type="spellEnd"/>
    </w:p>
    <w:p w:rsidR="00C4257C" w:rsidRDefault="00A33589" w:rsidP="00FA72C4">
      <w:pPr>
        <w:pStyle w:val="Prrafode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R</w:t>
      </w:r>
      <w:r w:rsidR="004A3E7F">
        <w:rPr>
          <w:sz w:val="20"/>
          <w:szCs w:val="20"/>
        </w:rPr>
        <w:t>egistro</w:t>
      </w:r>
      <w:r>
        <w:rPr>
          <w:sz w:val="20"/>
          <w:szCs w:val="20"/>
        </w:rPr>
        <w:t xml:space="preserve"> de</w:t>
      </w:r>
      <w:r w:rsidR="00C4257C">
        <w:rPr>
          <w:sz w:val="20"/>
          <w:szCs w:val="20"/>
        </w:rPr>
        <w:t xml:space="preserve"> </w:t>
      </w:r>
      <w:proofErr w:type="spellStart"/>
      <w:r w:rsidR="00C4257C">
        <w:rPr>
          <w:sz w:val="20"/>
          <w:szCs w:val="20"/>
        </w:rPr>
        <w:t>BitacoraActividad</w:t>
      </w:r>
      <w:proofErr w:type="spellEnd"/>
    </w:p>
    <w:p w:rsidR="002069C1" w:rsidRPr="002069C1" w:rsidRDefault="002069C1" w:rsidP="002069C1">
      <w:pPr>
        <w:pStyle w:val="Prrafode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Actualización del Arqueo</w:t>
      </w:r>
    </w:p>
    <w:p w:rsidR="00DB7CCA" w:rsidRDefault="00DB7CCA" w:rsidP="00FA72C4">
      <w:pPr>
        <w:pStyle w:val="Prrafode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Actualización del Inventario</w:t>
      </w:r>
    </w:p>
    <w:p w:rsidR="00C4257C" w:rsidRPr="00FA72C4" w:rsidRDefault="00C4257C" w:rsidP="00C4257C">
      <w:pPr>
        <w:pStyle w:val="Prrafodelista"/>
        <w:ind w:left="432"/>
        <w:rPr>
          <w:sz w:val="20"/>
          <w:szCs w:val="20"/>
        </w:rPr>
      </w:pPr>
    </w:p>
    <w:p w:rsidR="00D46945" w:rsidRPr="004D45D6" w:rsidRDefault="00D46945" w:rsidP="00481C4A">
      <w:pPr>
        <w:rPr>
          <w:i/>
          <w:color w:val="0000FF"/>
          <w:sz w:val="20"/>
          <w:szCs w:val="20"/>
        </w:rPr>
      </w:pPr>
    </w:p>
    <w:p w:rsidR="00D46945" w:rsidRPr="00D46945" w:rsidRDefault="000C224B" w:rsidP="00200213">
      <w:pPr>
        <w:pStyle w:val="Ttulo1"/>
        <w:tabs>
          <w:tab w:val="clear" w:pos="720"/>
          <w:tab w:val="num" w:pos="284"/>
        </w:tabs>
        <w:autoSpaceDE/>
        <w:autoSpaceDN/>
        <w:adjustRightInd/>
        <w:ind w:left="431" w:hanging="431"/>
      </w:pPr>
      <w:bookmarkStart w:id="128" w:name="_Toc285098319"/>
      <w:r>
        <w:t>7</w:t>
      </w:r>
      <w:r>
        <w:tab/>
      </w:r>
      <w:r w:rsidR="00D46945">
        <w:t>Anexos</w:t>
      </w:r>
      <w:bookmarkEnd w:id="128"/>
    </w:p>
    <w:p w:rsidR="00200213" w:rsidRPr="00200213" w:rsidRDefault="00200213" w:rsidP="00200213">
      <w:pPr>
        <w:pStyle w:val="InfoBlue"/>
        <w:rPr>
          <w:i w:val="0"/>
          <w:color w:val="auto"/>
        </w:rPr>
      </w:pPr>
      <w:r w:rsidRPr="00200213">
        <w:rPr>
          <w:i w:val="0"/>
          <w:color w:val="auto"/>
        </w:rPr>
        <w:t>N/A</w:t>
      </w:r>
    </w:p>
    <w:bookmarkEnd w:id="0"/>
    <w:bookmarkEnd w:id="1"/>
    <w:p w:rsidR="009F6D98" w:rsidRPr="007741B0" w:rsidRDefault="009F6D98" w:rsidP="007F4C05">
      <w:pPr>
        <w:rPr>
          <w:rFonts w:cs="Arial"/>
          <w:i/>
          <w:color w:val="0000FF"/>
          <w:lang w:val="es-MX"/>
        </w:rPr>
      </w:pPr>
    </w:p>
    <w:p w:rsidR="005334F4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129" w:name="_Toc285098320"/>
      <w:bookmarkStart w:id="130" w:name="_Toc207014958"/>
      <w:bookmarkStart w:id="131" w:name="_Toc207088193"/>
      <w:r>
        <w:lastRenderedPageBreak/>
        <w:t>8</w:t>
      </w:r>
      <w:r>
        <w:tab/>
      </w:r>
      <w:r w:rsidR="00160034">
        <w:t>Diagramas</w:t>
      </w:r>
      <w:bookmarkEnd w:id="129"/>
    </w:p>
    <w:p w:rsidR="009425B8" w:rsidRPr="006F21B8" w:rsidRDefault="009425B8" w:rsidP="009425B8">
      <w:pPr>
        <w:rPr>
          <w:sz w:val="20"/>
          <w:szCs w:val="20"/>
          <w:lang w:val="es-MX" w:eastAsia="es-MX"/>
        </w:rPr>
      </w:pPr>
      <w:r w:rsidRPr="006F21B8">
        <w:rPr>
          <w:sz w:val="20"/>
          <w:szCs w:val="20"/>
          <w:lang w:val="es-MX" w:eastAsia="es-MX"/>
        </w:rPr>
        <w:t xml:space="preserve">El diagrama de clases se encuentra en el proyecto de modelo </w:t>
      </w:r>
      <w:proofErr w:type="spellStart"/>
      <w:r w:rsidRPr="006F21B8">
        <w:rPr>
          <w:sz w:val="20"/>
          <w:szCs w:val="20"/>
          <w:lang w:val="es-MX" w:eastAsia="es-MX"/>
        </w:rPr>
        <w:t>pryMovil_MEGACABLE</w:t>
      </w:r>
      <w:proofErr w:type="spellEnd"/>
      <w:r w:rsidRPr="006F21B8">
        <w:rPr>
          <w:sz w:val="20"/>
          <w:szCs w:val="20"/>
          <w:lang w:val="es-MX" w:eastAsia="es-MX"/>
        </w:rPr>
        <w:t>\</w:t>
      </w:r>
      <w:proofErr w:type="spellStart"/>
      <w:r w:rsidRPr="006F21B8">
        <w:rPr>
          <w:sz w:val="20"/>
          <w:szCs w:val="20"/>
          <w:lang w:val="es-MX" w:eastAsia="es-MX"/>
        </w:rPr>
        <w:t>Logical</w:t>
      </w:r>
      <w:proofErr w:type="spellEnd"/>
      <w:r w:rsidRPr="006F21B8">
        <w:rPr>
          <w:sz w:val="20"/>
          <w:szCs w:val="20"/>
          <w:lang w:val="es-MX" w:eastAsia="es-MX"/>
        </w:rPr>
        <w:t xml:space="preserve"> View\</w:t>
      </w:r>
      <w:r w:rsidRPr="006F21B8">
        <w:rPr>
          <w:sz w:val="20"/>
          <w:szCs w:val="20"/>
        </w:rPr>
        <w:t xml:space="preserve"> </w:t>
      </w:r>
      <w:r w:rsidR="00FA72C4">
        <w:rPr>
          <w:sz w:val="20"/>
          <w:szCs w:val="20"/>
          <w:lang w:val="es-MX" w:eastAsia="es-MX"/>
        </w:rPr>
        <w:t>Clases\CL_MOV\DCL_MOV\DCL</w:t>
      </w:r>
      <w:r w:rsidR="00285153">
        <w:rPr>
          <w:sz w:val="20"/>
          <w:szCs w:val="20"/>
          <w:lang w:val="es-MX" w:eastAsia="es-MX"/>
        </w:rPr>
        <w:t>CUMEGMOV</w:t>
      </w:r>
      <w:r w:rsidR="002069C1">
        <w:rPr>
          <w:sz w:val="20"/>
          <w:szCs w:val="20"/>
          <w:lang w:val="es-MX" w:eastAsia="es-MX"/>
        </w:rPr>
        <w:t>20</w:t>
      </w:r>
    </w:p>
    <w:p w:rsidR="009425B8" w:rsidRPr="006F21B8" w:rsidRDefault="009425B8" w:rsidP="009425B8">
      <w:pPr>
        <w:ind w:left="-993"/>
        <w:rPr>
          <w:sz w:val="20"/>
          <w:szCs w:val="20"/>
          <w:lang w:val="es-MX" w:eastAsia="es-MX"/>
        </w:rPr>
      </w:pPr>
    </w:p>
    <w:p w:rsidR="009425B8" w:rsidRPr="006F21B8" w:rsidRDefault="001D73C9" w:rsidP="009425B8">
      <w:pPr>
        <w:rPr>
          <w:sz w:val="20"/>
          <w:szCs w:val="20"/>
          <w:lang w:val="es-MX" w:eastAsia="es-MX"/>
        </w:rPr>
      </w:pPr>
      <w:r>
        <w:rPr>
          <w:sz w:val="20"/>
          <w:szCs w:val="20"/>
          <w:lang w:val="es-MX" w:eastAsia="es-MX"/>
        </w:rPr>
        <w:t>Los</w:t>
      </w:r>
      <w:r w:rsidR="009425B8" w:rsidRPr="006F21B8">
        <w:rPr>
          <w:sz w:val="20"/>
          <w:szCs w:val="20"/>
          <w:lang w:val="es-MX" w:eastAsia="es-MX"/>
        </w:rPr>
        <w:t xml:space="preserve"> diagrama</w:t>
      </w:r>
      <w:r>
        <w:rPr>
          <w:sz w:val="20"/>
          <w:szCs w:val="20"/>
          <w:lang w:val="es-MX" w:eastAsia="es-MX"/>
        </w:rPr>
        <w:t>s</w:t>
      </w:r>
      <w:r w:rsidR="009425B8" w:rsidRPr="006F21B8">
        <w:rPr>
          <w:sz w:val="20"/>
          <w:szCs w:val="20"/>
          <w:lang w:val="es-MX" w:eastAsia="es-MX"/>
        </w:rPr>
        <w:t xml:space="preserve"> de secuencia se encuentra</w:t>
      </w:r>
      <w:r>
        <w:rPr>
          <w:sz w:val="20"/>
          <w:szCs w:val="20"/>
          <w:lang w:val="es-MX" w:eastAsia="es-MX"/>
        </w:rPr>
        <w:t>n</w:t>
      </w:r>
      <w:r w:rsidR="009425B8" w:rsidRPr="006F21B8">
        <w:rPr>
          <w:sz w:val="20"/>
          <w:szCs w:val="20"/>
          <w:lang w:val="es-MX" w:eastAsia="es-MX"/>
        </w:rPr>
        <w:t xml:space="preserve"> en el proyecto de modelo </w:t>
      </w:r>
      <w:proofErr w:type="spellStart"/>
      <w:r w:rsidR="009425B8" w:rsidRPr="006F21B8">
        <w:rPr>
          <w:sz w:val="20"/>
          <w:szCs w:val="20"/>
          <w:lang w:val="es-MX" w:eastAsia="es-MX"/>
        </w:rPr>
        <w:t>pryMovil_MEGACABLE</w:t>
      </w:r>
      <w:proofErr w:type="spellEnd"/>
      <w:r w:rsidR="009425B8" w:rsidRPr="006F21B8">
        <w:rPr>
          <w:sz w:val="20"/>
          <w:szCs w:val="20"/>
          <w:lang w:val="es-MX" w:eastAsia="es-MX"/>
        </w:rPr>
        <w:t>\Use Case View\</w:t>
      </w:r>
      <w:r w:rsidR="009425B8" w:rsidRPr="006F21B8">
        <w:rPr>
          <w:sz w:val="20"/>
          <w:szCs w:val="20"/>
        </w:rPr>
        <w:t>Casos de Uso\</w:t>
      </w:r>
      <w:r w:rsidR="00FA72C4">
        <w:rPr>
          <w:sz w:val="20"/>
          <w:szCs w:val="20"/>
          <w:lang w:val="es-MX" w:eastAsia="es-MX"/>
        </w:rPr>
        <w:t>CU_MOV</w:t>
      </w:r>
      <w:r w:rsidR="009425B8" w:rsidRPr="006F21B8">
        <w:rPr>
          <w:sz w:val="20"/>
          <w:szCs w:val="20"/>
          <w:lang w:val="es-MX" w:eastAsia="es-MX"/>
        </w:rPr>
        <w:t>\</w:t>
      </w:r>
      <w:r w:rsidR="002069C1">
        <w:rPr>
          <w:sz w:val="20"/>
          <w:szCs w:val="20"/>
          <w:lang w:val="es-MX" w:eastAsia="es-MX"/>
        </w:rPr>
        <w:t>Verificar Inventario</w:t>
      </w:r>
      <w:r w:rsidR="00FA72C4">
        <w:rPr>
          <w:sz w:val="20"/>
          <w:szCs w:val="20"/>
          <w:lang w:val="es-MX" w:eastAsia="es-MX"/>
        </w:rPr>
        <w:t>\DS</w:t>
      </w:r>
      <w:r w:rsidR="00111DE6">
        <w:rPr>
          <w:sz w:val="20"/>
          <w:szCs w:val="20"/>
          <w:lang w:val="es-MX" w:eastAsia="es-MX"/>
        </w:rPr>
        <w:t>CUMEGMOV</w:t>
      </w:r>
      <w:r w:rsidR="002069C1">
        <w:rPr>
          <w:sz w:val="20"/>
          <w:szCs w:val="20"/>
          <w:lang w:val="es-MX" w:eastAsia="es-MX"/>
        </w:rPr>
        <w:t>20</w:t>
      </w:r>
      <w:r>
        <w:rPr>
          <w:sz w:val="20"/>
          <w:szCs w:val="20"/>
          <w:lang w:val="es-MX" w:eastAsia="es-MX"/>
        </w:rPr>
        <w:t xml:space="preserve">, DSAO01CUMEGMOV20 </w:t>
      </w:r>
    </w:p>
    <w:p w:rsidR="005334F4" w:rsidRDefault="005334F4" w:rsidP="005334F4">
      <w:pPr>
        <w:rPr>
          <w:lang w:val="es-MX" w:eastAsia="es-MX"/>
        </w:rPr>
      </w:pPr>
    </w:p>
    <w:p w:rsidR="00200213" w:rsidRDefault="00200213">
      <w:pPr>
        <w:rPr>
          <w:rFonts w:cs="Arial"/>
          <w:b/>
          <w:bCs/>
          <w:lang w:val="es-MX" w:eastAsia="es-MX"/>
        </w:rPr>
      </w:pPr>
      <w:r>
        <w:br w:type="page"/>
      </w:r>
    </w:p>
    <w:p w:rsidR="003A63AE" w:rsidRDefault="000C224B" w:rsidP="0027439D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132" w:name="_Toc285098321"/>
      <w:r>
        <w:lastRenderedPageBreak/>
        <w:t>9</w:t>
      </w:r>
      <w:r>
        <w:tab/>
      </w:r>
      <w:r w:rsidR="00160034">
        <w:t>Propuesta de Pantallas</w:t>
      </w:r>
      <w:bookmarkEnd w:id="132"/>
    </w:p>
    <w:p w:rsidR="00287850" w:rsidRPr="00287850" w:rsidRDefault="008B03F0" w:rsidP="00287850">
      <w:pPr>
        <w:jc w:val="center"/>
        <w:rPr>
          <w:lang w:val="es-MX" w:eastAsia="es-MX"/>
        </w:rPr>
      </w:pPr>
      <w:r>
        <w:object w:dxaOrig="4951" w:dyaOrig="1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pt;height:45pt" o:ole="">
            <v:imagedata r:id="rId71" o:title=""/>
          </v:shape>
          <o:OLEObject Type="Embed" ProgID="Visio.Drawing.11" ShapeID="_x0000_i1025" DrawAspect="Content" ObjectID="_1392020877" r:id="rId72"/>
        </w:object>
      </w:r>
    </w:p>
    <w:p w:rsidR="00287850" w:rsidRDefault="008B03F0" w:rsidP="00287850">
      <w:pPr>
        <w:rPr>
          <w:lang w:val="es-MX" w:eastAsia="es-MX"/>
        </w:rPr>
      </w:pPr>
      <w:r>
        <w:object w:dxaOrig="10810" w:dyaOrig="6254">
          <v:shape id="_x0000_i1026" type="#_x0000_t75" style="width:489pt;height:282.75pt" o:ole="">
            <v:imagedata r:id="rId73" o:title=""/>
          </v:shape>
          <o:OLEObject Type="Embed" ProgID="Visio.Drawing.11" ShapeID="_x0000_i1026" DrawAspect="Content" ObjectID="_1392020878" r:id="rId74"/>
        </w:object>
      </w:r>
    </w:p>
    <w:p w:rsidR="00287850" w:rsidRDefault="00287850" w:rsidP="00287850">
      <w:pPr>
        <w:rPr>
          <w:lang w:val="es-MX" w:eastAsia="es-MX"/>
        </w:rPr>
      </w:pPr>
    </w:p>
    <w:p w:rsidR="00287850" w:rsidRDefault="008B03F0" w:rsidP="00287850">
      <w:r>
        <w:object w:dxaOrig="10950" w:dyaOrig="6207">
          <v:shape id="_x0000_i1027" type="#_x0000_t75" style="width:498pt;height:282.75pt" o:ole="">
            <v:imagedata r:id="rId75" o:title=""/>
          </v:shape>
          <o:OLEObject Type="Embed" ProgID="Visio.Drawing.11" ShapeID="_x0000_i1027" DrawAspect="Content" ObjectID="_1392020879" r:id="rId76"/>
        </w:object>
      </w:r>
    </w:p>
    <w:p w:rsidR="008B03F0" w:rsidRDefault="008B03F0" w:rsidP="008B03F0">
      <w:pPr>
        <w:jc w:val="center"/>
      </w:pPr>
      <w:r>
        <w:object w:dxaOrig="5124" w:dyaOrig="7863">
          <v:shape id="_x0000_i1028" type="#_x0000_t75" style="width:256.5pt;height:393pt" o:ole="">
            <v:imagedata r:id="rId77" o:title=""/>
          </v:shape>
          <o:OLEObject Type="Embed" ProgID="Visio.Drawing.11" ShapeID="_x0000_i1028" DrawAspect="Content" ObjectID="_1392020880" r:id="rId78"/>
        </w:object>
      </w:r>
    </w:p>
    <w:p w:rsidR="008B03F0" w:rsidRPr="00287850" w:rsidRDefault="008B03F0" w:rsidP="00287850">
      <w:pPr>
        <w:rPr>
          <w:lang w:val="es-MX" w:eastAsia="es-MX"/>
        </w:rPr>
      </w:pPr>
    </w:p>
    <w:p w:rsidR="0027439D" w:rsidRDefault="00287850" w:rsidP="008500D8">
      <w:pPr>
        <w:jc w:val="center"/>
      </w:pPr>
      <w:r>
        <w:object w:dxaOrig="10767" w:dyaOrig="7594">
          <v:shape id="_x0000_i1029" type="#_x0000_t75" style="width:482.25pt;height:340.5pt" o:ole="">
            <v:imagedata r:id="rId79" o:title=""/>
          </v:shape>
          <o:OLEObject Type="Embed" ProgID="Visio.Drawing.11" ShapeID="_x0000_i1029" DrawAspect="Content" ObjectID="_1392020881" r:id="rId80"/>
        </w:object>
      </w:r>
    </w:p>
    <w:p w:rsidR="00C02E59" w:rsidRDefault="001F6A7B" w:rsidP="0027439D">
      <w:pPr>
        <w:jc w:val="center"/>
      </w:pPr>
      <w:r>
        <w:object w:dxaOrig="8422" w:dyaOrig="6207">
          <v:shape id="_x0000_i1030" type="#_x0000_t75" style="width:416.25pt;height:306.75pt" o:ole="">
            <v:imagedata r:id="rId81" o:title=""/>
          </v:shape>
          <o:OLEObject Type="Embed" ProgID="Visio.Drawing.11" ShapeID="_x0000_i1030" DrawAspect="Content" ObjectID="_1392020882" r:id="rId82"/>
        </w:object>
      </w:r>
      <w:r w:rsidR="004623C3">
        <w:br w:type="page"/>
      </w:r>
    </w:p>
    <w:p w:rsidR="007F4C05" w:rsidRDefault="000C224B" w:rsidP="007F4C05">
      <w:pPr>
        <w:pStyle w:val="Ttulo1"/>
        <w:tabs>
          <w:tab w:val="clear" w:pos="720"/>
          <w:tab w:val="num" w:pos="432"/>
        </w:tabs>
        <w:autoSpaceDE/>
        <w:autoSpaceDN/>
        <w:adjustRightInd/>
        <w:spacing w:before="120" w:after="60"/>
      </w:pPr>
      <w:bookmarkStart w:id="133" w:name="_Toc285098322"/>
      <w:r>
        <w:lastRenderedPageBreak/>
        <w:t>10</w:t>
      </w:r>
      <w:r>
        <w:tab/>
      </w:r>
      <w:r w:rsidR="007F4C05">
        <w:t>Firmas de Aceptación</w:t>
      </w:r>
      <w:bookmarkEnd w:id="130"/>
      <w:bookmarkEnd w:id="131"/>
      <w:bookmarkEnd w:id="133"/>
    </w:p>
    <w:p w:rsidR="00200213" w:rsidRPr="005E463A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p w:rsidR="00200213" w:rsidRDefault="00200213" w:rsidP="00200213">
      <w:pPr>
        <w:pStyle w:val="Listaconvietas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Gilberto Ochoa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Responsable del Proyecto / Gerente de Ventas Occ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18/06/2010</w:t>
            </w:r>
          </w:p>
        </w:tc>
      </w:tr>
    </w:tbl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Omar Cornejo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Responsable del Proyecto/ Gerente de Atención a Clientes – Megacable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18/06/2010</w:t>
            </w: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José María Alcalá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del Proyecto / Ejecutivo de Cuentas Corporativas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18/06/2010</w:t>
            </w:r>
          </w:p>
        </w:tc>
      </w:tr>
    </w:tbl>
    <w:p w:rsidR="00200213" w:rsidRPr="00200213" w:rsidRDefault="00200213" w:rsidP="00200213">
      <w:pPr>
        <w:pStyle w:val="Listaconvietas"/>
        <w:rPr>
          <w:i w:val="0"/>
          <w:color w:val="auto"/>
        </w:rPr>
      </w:pPr>
    </w:p>
    <w:tbl>
      <w:tblPr>
        <w:tblpPr w:leftFromText="141" w:rightFromText="141" w:vertAnchor="text" w:horzAnchor="page" w:tblpX="6634" w:tblpY="-2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Leopoldo Padilla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Líder de Proyecto /  Ingeniero de Proyectos - Megacable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18/06/2010</w:t>
            </w:r>
          </w:p>
        </w:tc>
      </w:tr>
    </w:tbl>
    <w:p w:rsidR="00200213" w:rsidRPr="00200213" w:rsidRDefault="00200213" w:rsidP="00200213"/>
    <w:p w:rsidR="00200213" w:rsidRPr="00200213" w:rsidRDefault="00200213" w:rsidP="00200213">
      <w:pPr>
        <w:rPr>
          <w:lang w:val="es-MX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7"/>
      </w:tblGrid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</w:p>
        </w:tc>
      </w:tr>
      <w:tr w:rsidR="00200213" w:rsidRPr="00200213" w:rsidTr="0070356D">
        <w:tc>
          <w:tcPr>
            <w:tcW w:w="322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Ana Lizza Pasindo González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Analista / Departamento Ingenieria - Amesol</w:t>
            </w:r>
          </w:p>
        </w:tc>
      </w:tr>
      <w:tr w:rsidR="00200213" w:rsidRPr="00200213" w:rsidTr="0070356D">
        <w:tc>
          <w:tcPr>
            <w:tcW w:w="3227" w:type="dxa"/>
            <w:tcBorders>
              <w:top w:val="nil"/>
              <w:left w:val="nil"/>
              <w:bottom w:val="nil"/>
              <w:right w:val="nil"/>
            </w:tcBorders>
          </w:tcPr>
          <w:p w:rsidR="00200213" w:rsidRPr="00200213" w:rsidRDefault="00200213" w:rsidP="0070356D">
            <w:pPr>
              <w:pStyle w:val="Listaconvietas"/>
              <w:rPr>
                <w:i w:val="0"/>
                <w:color w:val="auto"/>
              </w:rPr>
            </w:pPr>
            <w:r w:rsidRPr="00200213">
              <w:rPr>
                <w:i w:val="0"/>
                <w:color w:val="auto"/>
              </w:rPr>
              <w:t>18/06/2010</w:t>
            </w:r>
          </w:p>
        </w:tc>
      </w:tr>
    </w:tbl>
    <w:p w:rsidR="009F63D6" w:rsidRDefault="009F63D6" w:rsidP="007F60EF">
      <w:pPr>
        <w:rPr>
          <w:lang w:val="es-MX"/>
        </w:rPr>
      </w:pPr>
    </w:p>
    <w:p w:rsidR="009F63D6" w:rsidRDefault="009F63D6" w:rsidP="007F60EF">
      <w:pPr>
        <w:rPr>
          <w:lang w:val="es-MX"/>
        </w:rPr>
      </w:pPr>
    </w:p>
    <w:sectPr w:rsidR="009F63D6" w:rsidSect="003E5D6F">
      <w:headerReference w:type="default" r:id="rId83"/>
      <w:footerReference w:type="even" r:id="rId84"/>
      <w:footerReference w:type="default" r:id="rId85"/>
      <w:headerReference w:type="first" r:id="rId86"/>
      <w:pgSz w:w="12242" w:h="15842" w:code="1"/>
      <w:pgMar w:top="1412" w:right="1134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6434" w:rsidRDefault="00FA6434" w:rsidP="00514F06">
      <w:pPr>
        <w:pStyle w:val="Ttulo1"/>
      </w:pPr>
      <w:r>
        <w:separator/>
      </w:r>
    </w:p>
  </w:endnote>
  <w:endnote w:type="continuationSeparator" w:id="0">
    <w:p w:rsidR="00FA6434" w:rsidRDefault="00FA6434" w:rsidP="00514F06">
      <w:pPr>
        <w:pStyle w:val="Ttulo1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ill Sans Ligh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557C" w:rsidRDefault="008B557C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8B557C" w:rsidRDefault="008B557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135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331"/>
      <w:gridCol w:w="3331"/>
      <w:gridCol w:w="3473"/>
    </w:tblGrid>
    <w:tr w:rsidR="008B557C" w:rsidRPr="00596B48" w:rsidTr="00B01427">
      <w:trPr>
        <w:trHeight w:val="539"/>
      </w:trPr>
      <w:tc>
        <w:tcPr>
          <w:tcW w:w="3331" w:type="dxa"/>
        </w:tcPr>
        <w:p w:rsidR="008B557C" w:rsidRPr="00596B48" w:rsidRDefault="008B557C" w:rsidP="00FE1CAC">
          <w:pPr>
            <w:pStyle w:val="Piedepgina"/>
            <w:tabs>
              <w:tab w:val="left" w:pos="3191"/>
            </w:tabs>
            <w:rPr>
              <w:rFonts w:ascii="Arial" w:hAnsi="Arial" w:cs="Arial"/>
            </w:rPr>
          </w:pPr>
          <w:r>
            <w:rPr>
              <w:noProof/>
              <w:lang w:val="es-MX" w:eastAsia="es-MX"/>
            </w:rPr>
            <w:drawing>
              <wp:inline distT="0" distB="0" distL="0" distR="0" wp14:anchorId="6E2F17FB" wp14:editId="1FB7E4AF">
                <wp:extent cx="1240013" cy="361950"/>
                <wp:effectExtent l="0" t="0" r="0" b="0"/>
                <wp:docPr id="1" name="Imagen 1" descr="logo_amesol_mexic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_amesol_mexic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42669" cy="362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31" w:type="dxa"/>
        </w:tcPr>
        <w:p w:rsidR="008B557C" w:rsidRDefault="008B557C" w:rsidP="00A75047">
          <w:pPr>
            <w:pStyle w:val="Piedepgina"/>
            <w:jc w:val="center"/>
            <w:rPr>
              <w:rFonts w:ascii="Arial" w:hAnsi="Arial" w:cs="Arial"/>
            </w:rPr>
          </w:pPr>
          <w:r w:rsidRPr="00B01427">
            <w:rPr>
              <w:rFonts w:ascii="Arial" w:hAnsi="Arial" w:cs="Arial"/>
            </w:rPr>
            <w:t>©</w:t>
          </w:r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Megacable</w:t>
          </w:r>
          <w:proofErr w:type="spellEnd"/>
        </w:p>
        <w:p w:rsidR="008B557C" w:rsidRPr="00B01427" w:rsidRDefault="008B557C" w:rsidP="00A75047">
          <w:pPr>
            <w:pStyle w:val="Piedepgina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Comunicaciones</w:t>
          </w:r>
          <w:r w:rsidRPr="00B01427">
            <w:rPr>
              <w:rFonts w:ascii="Arial" w:hAnsi="Arial" w:cs="Arial"/>
            </w:rPr>
            <w:t>, 20</w:t>
          </w:r>
          <w:r>
            <w:rPr>
              <w:rFonts w:ascii="Arial" w:hAnsi="Arial" w:cs="Arial"/>
            </w:rPr>
            <w:t>10</w:t>
          </w:r>
        </w:p>
      </w:tc>
      <w:tc>
        <w:tcPr>
          <w:tcW w:w="3473" w:type="dxa"/>
        </w:tcPr>
        <w:p w:rsidR="008B557C" w:rsidRPr="00596B48" w:rsidRDefault="008B557C">
          <w:pPr>
            <w:pStyle w:val="Piedepgina"/>
            <w:jc w:val="right"/>
            <w:rPr>
              <w:rFonts w:ascii="Arial" w:hAnsi="Arial" w:cs="Arial"/>
            </w:rPr>
          </w:pPr>
          <w:r w:rsidRPr="00281F91">
            <w:rPr>
              <w:rFonts w:ascii="Arial" w:hAnsi="Arial" w:cs="Arial"/>
            </w:rPr>
            <w:t xml:space="preserve">Página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PAGE </w:instrText>
          </w:r>
          <w:r w:rsidRPr="00281F91">
            <w:rPr>
              <w:rFonts w:ascii="Arial" w:hAnsi="Arial" w:cs="Arial"/>
            </w:rPr>
            <w:fldChar w:fldCharType="separate"/>
          </w:r>
          <w:r w:rsidR="00331032">
            <w:rPr>
              <w:rFonts w:ascii="Arial" w:hAnsi="Arial" w:cs="Arial"/>
              <w:noProof/>
            </w:rPr>
            <w:t>10</w:t>
          </w:r>
          <w:r w:rsidRPr="00281F91">
            <w:rPr>
              <w:rFonts w:ascii="Arial" w:hAnsi="Arial" w:cs="Arial"/>
            </w:rPr>
            <w:fldChar w:fldCharType="end"/>
          </w:r>
          <w:r w:rsidRPr="00281F91">
            <w:rPr>
              <w:rFonts w:ascii="Arial" w:hAnsi="Arial" w:cs="Arial"/>
            </w:rPr>
            <w:t xml:space="preserve"> de </w:t>
          </w:r>
          <w:r w:rsidRPr="00281F91">
            <w:rPr>
              <w:rFonts w:ascii="Arial" w:hAnsi="Arial" w:cs="Arial"/>
            </w:rPr>
            <w:fldChar w:fldCharType="begin"/>
          </w:r>
          <w:r w:rsidRPr="00281F91">
            <w:rPr>
              <w:rFonts w:ascii="Arial" w:hAnsi="Arial" w:cs="Arial"/>
            </w:rPr>
            <w:instrText xml:space="preserve"> NUMPAGES </w:instrText>
          </w:r>
          <w:r w:rsidRPr="00281F91">
            <w:rPr>
              <w:rFonts w:ascii="Arial" w:hAnsi="Arial" w:cs="Arial"/>
            </w:rPr>
            <w:fldChar w:fldCharType="separate"/>
          </w:r>
          <w:r w:rsidR="00331032">
            <w:rPr>
              <w:rFonts w:ascii="Arial" w:hAnsi="Arial" w:cs="Arial"/>
              <w:noProof/>
            </w:rPr>
            <w:t>19</w:t>
          </w:r>
          <w:r w:rsidRPr="00281F91">
            <w:rPr>
              <w:rFonts w:ascii="Arial" w:hAnsi="Arial" w:cs="Arial"/>
            </w:rPr>
            <w:fldChar w:fldCharType="end"/>
          </w:r>
        </w:p>
      </w:tc>
    </w:tr>
  </w:tbl>
  <w:p w:rsidR="008B557C" w:rsidRPr="00596B48" w:rsidRDefault="008B557C" w:rsidP="00B0142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6434" w:rsidRDefault="00FA6434" w:rsidP="00514F06">
      <w:pPr>
        <w:pStyle w:val="Ttulo1"/>
      </w:pPr>
      <w:r>
        <w:separator/>
      </w:r>
    </w:p>
  </w:footnote>
  <w:footnote w:type="continuationSeparator" w:id="0">
    <w:p w:rsidR="00FA6434" w:rsidRDefault="00FA6434" w:rsidP="00514F06">
      <w:pPr>
        <w:pStyle w:val="Ttulo1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392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4604"/>
      <w:gridCol w:w="4893"/>
    </w:tblGrid>
    <w:tr w:rsidR="008B557C" w:rsidRPr="00375A5D" w:rsidTr="003E5D6F">
      <w:tc>
        <w:tcPr>
          <w:tcW w:w="4604" w:type="dxa"/>
        </w:tcPr>
        <w:p w:rsidR="008B557C" w:rsidRPr="00375A5D" w:rsidRDefault="008B557C" w:rsidP="00894B60">
          <w:pPr>
            <w:tabs>
              <w:tab w:val="left" w:pos="5070"/>
            </w:tabs>
            <w:jc w:val="both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Especificación de casos de uso</w:t>
          </w:r>
        </w:p>
      </w:tc>
      <w:tc>
        <w:tcPr>
          <w:tcW w:w="4893" w:type="dxa"/>
        </w:tcPr>
        <w:p w:rsidR="008B557C" w:rsidRPr="00375A5D" w:rsidRDefault="008B557C" w:rsidP="00393C0B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375A5D">
            <w:rPr>
              <w:rFonts w:ascii="Tahoma" w:hAnsi="Tahoma" w:cs="Tahoma"/>
              <w:sz w:val="20"/>
              <w:szCs w:val="20"/>
            </w:rPr>
            <w:t>Versión</w:t>
          </w:r>
          <w:r>
            <w:rPr>
              <w:rFonts w:ascii="Tahoma" w:hAnsi="Tahoma" w:cs="Tahoma"/>
              <w:sz w:val="20"/>
              <w:szCs w:val="20"/>
            </w:rPr>
            <w:t xml:space="preserve"> 1.4</w:t>
          </w:r>
          <w:r w:rsidRPr="00375A5D">
            <w:rPr>
              <w:rFonts w:ascii="Tahoma" w:hAnsi="Tahoma" w:cs="Tahoma"/>
              <w:sz w:val="20"/>
              <w:szCs w:val="20"/>
            </w:rPr>
            <w:t xml:space="preserve"> </w:t>
          </w:r>
        </w:p>
      </w:tc>
    </w:tr>
    <w:tr w:rsidR="008B557C" w:rsidRPr="00F52321" w:rsidTr="003E5D6F">
      <w:tc>
        <w:tcPr>
          <w:tcW w:w="4604" w:type="dxa"/>
        </w:tcPr>
        <w:p w:rsidR="008B557C" w:rsidRPr="00E53B63" w:rsidRDefault="008B557C" w:rsidP="00F41B0D">
          <w:pPr>
            <w:tabs>
              <w:tab w:val="left" w:pos="5070"/>
            </w:tabs>
            <w:jc w:val="both"/>
            <w:rPr>
              <w:rFonts w:ascii="Tahoma" w:hAnsi="Tahoma" w:cs="Tahoma"/>
              <w:b/>
              <w:color w:val="FF0000"/>
              <w:sz w:val="20"/>
              <w:szCs w:val="20"/>
            </w:rPr>
          </w:pPr>
          <w:r>
            <w:rPr>
              <w:rFonts w:ascii="Tahoma" w:hAnsi="Tahoma" w:cs="Tahoma"/>
              <w:sz w:val="20"/>
              <w:szCs w:val="20"/>
            </w:rPr>
            <w:t>CUMEGMOV20</w:t>
          </w:r>
          <w:r w:rsidRPr="00C70293">
            <w:rPr>
              <w:rFonts w:ascii="Tahoma" w:hAnsi="Tahoma" w:cs="Tahoma"/>
              <w:sz w:val="20"/>
              <w:szCs w:val="20"/>
            </w:rPr>
            <w:t>_</w:t>
          </w:r>
          <w:r>
            <w:rPr>
              <w:rFonts w:ascii="Tahoma" w:hAnsi="Tahoma" w:cs="Tahoma"/>
              <w:sz w:val="20"/>
              <w:szCs w:val="20"/>
            </w:rPr>
            <w:t>VerificarInventario</w:t>
          </w:r>
        </w:p>
      </w:tc>
      <w:tc>
        <w:tcPr>
          <w:tcW w:w="4893" w:type="dxa"/>
        </w:tcPr>
        <w:p w:rsidR="008B557C" w:rsidRPr="005D520D" w:rsidRDefault="008B557C" w:rsidP="004D45C7">
          <w:pPr>
            <w:tabs>
              <w:tab w:val="left" w:pos="5070"/>
            </w:tabs>
            <w:jc w:val="right"/>
            <w:rPr>
              <w:rFonts w:ascii="Tahoma" w:hAnsi="Tahoma" w:cs="Tahoma"/>
              <w:sz w:val="20"/>
              <w:szCs w:val="20"/>
            </w:rPr>
          </w:pPr>
          <w:r w:rsidRPr="001B1822">
            <w:rPr>
              <w:rFonts w:ascii="Tahoma" w:hAnsi="Tahoma" w:cs="Tahoma"/>
              <w:sz w:val="20"/>
              <w:szCs w:val="20"/>
            </w:rPr>
            <w:t>Fecha de entrega</w:t>
          </w:r>
          <w:r>
            <w:rPr>
              <w:rFonts w:ascii="Tahoma" w:hAnsi="Tahoma" w:cs="Tahoma"/>
              <w:sz w:val="20"/>
              <w:szCs w:val="20"/>
            </w:rPr>
            <w:t xml:space="preserve">: 24/09/2010 </w:t>
          </w:r>
        </w:p>
      </w:tc>
    </w:tr>
  </w:tbl>
  <w:p w:rsidR="008B557C" w:rsidRDefault="008B557C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114"/>
    </w:tblGrid>
    <w:tr w:rsidR="008B557C" w:rsidTr="003104A1">
      <w:trPr>
        <w:cantSplit/>
        <w:trHeight w:val="1412"/>
      </w:trPr>
      <w:tc>
        <w:tcPr>
          <w:tcW w:w="10114" w:type="dxa"/>
          <w:vAlign w:val="center"/>
        </w:tcPr>
        <w:p w:rsidR="008B557C" w:rsidRDefault="00FA6434" w:rsidP="003104A1">
          <w:r>
            <w:rPr>
              <w:noProof/>
            </w:rPr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49" type="#_x0000_t75" style="position:absolute;margin-left:20.3pt;margin-top:0;width:208.5pt;height:51.75pt;z-index:-251658752;mso-position-horizontal:absolute;mso-position-horizontal-relative:text;mso-position-vertical:top;mso-position-vertical-relative:text;mso-width-relative:page;mso-height-relative:page">
                <v:imagedata r:id="rId1" o:title=""/>
              </v:shape>
              <o:OLEObject Type="Embed" ProgID="PBrush" ShapeID="_x0000_s2049" DrawAspect="Content" ObjectID="_1392020883" r:id="rId2"/>
            </w:pict>
          </w:r>
          <w:r w:rsidR="008B557C">
            <w:t xml:space="preserve">                                                 </w:t>
          </w:r>
        </w:p>
        <w:p w:rsidR="008B557C" w:rsidRDefault="008B557C" w:rsidP="006C07E2">
          <w:pPr>
            <w:jc w:val="right"/>
            <w:rPr>
              <w:b/>
            </w:rPr>
          </w:pPr>
          <w:r>
            <w:rPr>
              <w:b/>
            </w:rPr>
            <w:t>MEGACABLE</w:t>
          </w:r>
        </w:p>
        <w:p w:rsidR="008B557C" w:rsidRPr="00872B53" w:rsidRDefault="008B557C" w:rsidP="006C07E2">
          <w:pPr>
            <w:jc w:val="right"/>
            <w:rPr>
              <w:b/>
            </w:rPr>
          </w:pPr>
          <w:r w:rsidRPr="00872B53">
            <w:rPr>
              <w:b/>
            </w:rPr>
            <w:t>Comunicaciones</w:t>
          </w:r>
        </w:p>
      </w:tc>
    </w:tr>
  </w:tbl>
  <w:p w:rsidR="008B557C" w:rsidRDefault="008B557C" w:rsidP="009F63D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32FD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0BD0FED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05372DAD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08793024"/>
    <w:multiLevelType w:val="hybridMultilevel"/>
    <w:tmpl w:val="83B8B702"/>
    <w:lvl w:ilvl="0" w:tplc="9EA6B9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09B50866"/>
    <w:multiLevelType w:val="multilevel"/>
    <w:tmpl w:val="5478E8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0CA13785"/>
    <w:multiLevelType w:val="multilevel"/>
    <w:tmpl w:val="953C987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0E33635D"/>
    <w:multiLevelType w:val="multilevel"/>
    <w:tmpl w:val="E3282AE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>
    <w:nsid w:val="1A7F22B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1D4A6554"/>
    <w:multiLevelType w:val="multilevel"/>
    <w:tmpl w:val="497A329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1E6B20BB"/>
    <w:multiLevelType w:val="multilevel"/>
    <w:tmpl w:val="AEA0DF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CCC5BC0"/>
    <w:multiLevelType w:val="multilevel"/>
    <w:tmpl w:val="AEA0DFA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D961E60"/>
    <w:multiLevelType w:val="multilevel"/>
    <w:tmpl w:val="748A45C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2F9530FE"/>
    <w:multiLevelType w:val="multilevel"/>
    <w:tmpl w:val="74569AB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301F50C9"/>
    <w:multiLevelType w:val="multilevel"/>
    <w:tmpl w:val="A3C6538A"/>
    <w:lvl w:ilvl="0">
      <w:start w:val="1"/>
      <w:numFmt w:val="decimal"/>
      <w:pStyle w:val="CAPTULO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4">
    <w:nsid w:val="308E7721"/>
    <w:multiLevelType w:val="multilevel"/>
    <w:tmpl w:val="4D02D17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30C6548F"/>
    <w:multiLevelType w:val="multilevel"/>
    <w:tmpl w:val="953C987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>
    <w:nsid w:val="344A3929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>
    <w:nsid w:val="37254F2E"/>
    <w:multiLevelType w:val="multilevel"/>
    <w:tmpl w:val="49B4DE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b w:val="0"/>
        <w:color w:val="auto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auto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39785DD8"/>
    <w:multiLevelType w:val="hybridMultilevel"/>
    <w:tmpl w:val="995CF668"/>
    <w:lvl w:ilvl="0" w:tplc="8A6A965A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80A0019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3B403994"/>
    <w:multiLevelType w:val="multilevel"/>
    <w:tmpl w:val="29BEE05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3C3F05B9"/>
    <w:multiLevelType w:val="multilevel"/>
    <w:tmpl w:val="8AC2AF3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>
    <w:nsid w:val="3CF40B40"/>
    <w:multiLevelType w:val="multilevel"/>
    <w:tmpl w:val="5478E87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color w:val="auto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3D651F3A"/>
    <w:multiLevelType w:val="multilevel"/>
    <w:tmpl w:val="14185F1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color w:val="auto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>
    <w:nsid w:val="3F7E74AE"/>
    <w:multiLevelType w:val="multilevel"/>
    <w:tmpl w:val="978A313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rFonts w:hint="default"/>
        <w:b w:val="0"/>
        <w:color w:val="auto"/>
        <w:sz w:val="20"/>
        <w:szCs w:val="20"/>
        <w:vertAlign w:val="baseline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  <w:b w:val="0"/>
        <w:sz w:val="20"/>
        <w:szCs w:val="20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>
    <w:nsid w:val="40BB1221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>
    <w:nsid w:val="49A469E8"/>
    <w:multiLevelType w:val="multilevel"/>
    <w:tmpl w:val="C548E7A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4BCD2FF9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52E44ABC"/>
    <w:multiLevelType w:val="hybridMultilevel"/>
    <w:tmpl w:val="2CBEEBB0"/>
    <w:lvl w:ilvl="0" w:tplc="FFFFFFFF">
      <w:start w:val="1"/>
      <w:numFmt w:val="decimal"/>
      <w:pStyle w:val="ListaTarea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538D7F5E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2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849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>
    <w:nsid w:val="56891A0F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0">
    <w:nsid w:val="5D263925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1">
    <w:nsid w:val="60957CD4"/>
    <w:multiLevelType w:val="multilevel"/>
    <w:tmpl w:val="34FE4C1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2">
    <w:nsid w:val="62F3552A"/>
    <w:multiLevelType w:val="multilevel"/>
    <w:tmpl w:val="E04C7EA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3">
    <w:nsid w:val="68C10242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>
    <w:nsid w:val="6B672859"/>
    <w:multiLevelType w:val="multilevel"/>
    <w:tmpl w:val="4356B5B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73B54A4C"/>
    <w:multiLevelType w:val="multilevel"/>
    <w:tmpl w:val="9CEA5E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sz w:val="20"/>
        <w:szCs w:val="2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 w:val="0"/>
        <w:color w:val="auto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>
    <w:nsid w:val="7B467552"/>
    <w:multiLevelType w:val="multilevel"/>
    <w:tmpl w:val="86F6F7A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  <w:sz w:val="20"/>
        <w:szCs w:val="2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7">
    <w:nsid w:val="7ED21EEB"/>
    <w:multiLevelType w:val="multilevel"/>
    <w:tmpl w:val="40D6BEAA"/>
    <w:lvl w:ilvl="0">
      <w:start w:val="5"/>
      <w:numFmt w:val="decimal"/>
      <w:lvlText w:val="%1"/>
      <w:lvlJc w:val="left"/>
      <w:pPr>
        <w:ind w:left="432" w:hanging="432"/>
      </w:pPr>
      <w:rPr>
        <w:rFonts w:hint="default"/>
        <w:b w:val="0"/>
        <w:color w:val="auto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color w:val="auto"/>
        <w:sz w:val="20"/>
        <w:szCs w:val="20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3"/>
  </w:num>
  <w:num w:numId="2">
    <w:abstractNumId w:val="32"/>
  </w:num>
  <w:num w:numId="3">
    <w:abstractNumId w:val="27"/>
  </w:num>
  <w:num w:numId="4">
    <w:abstractNumId w:val="3"/>
  </w:num>
  <w:num w:numId="5">
    <w:abstractNumId w:val="18"/>
  </w:num>
  <w:num w:numId="6">
    <w:abstractNumId w:val="17"/>
  </w:num>
  <w:num w:numId="7">
    <w:abstractNumId w:val="12"/>
  </w:num>
  <w:num w:numId="8">
    <w:abstractNumId w:val="28"/>
  </w:num>
  <w:num w:numId="9">
    <w:abstractNumId w:val="16"/>
  </w:num>
  <w:num w:numId="10">
    <w:abstractNumId w:val="20"/>
  </w:num>
  <w:num w:numId="11">
    <w:abstractNumId w:val="11"/>
  </w:num>
  <w:num w:numId="12">
    <w:abstractNumId w:val="7"/>
  </w:num>
  <w:num w:numId="13">
    <w:abstractNumId w:val="6"/>
  </w:num>
  <w:num w:numId="14">
    <w:abstractNumId w:val="34"/>
  </w:num>
  <w:num w:numId="15">
    <w:abstractNumId w:val="14"/>
  </w:num>
  <w:num w:numId="16">
    <w:abstractNumId w:val="1"/>
  </w:num>
  <w:num w:numId="17">
    <w:abstractNumId w:val="25"/>
  </w:num>
  <w:num w:numId="18">
    <w:abstractNumId w:val="37"/>
  </w:num>
  <w:num w:numId="19">
    <w:abstractNumId w:val="36"/>
  </w:num>
  <w:num w:numId="20">
    <w:abstractNumId w:val="30"/>
  </w:num>
  <w:num w:numId="21">
    <w:abstractNumId w:val="2"/>
  </w:num>
  <w:num w:numId="22">
    <w:abstractNumId w:val="33"/>
  </w:num>
  <w:num w:numId="23">
    <w:abstractNumId w:val="4"/>
  </w:num>
  <w:num w:numId="24">
    <w:abstractNumId w:val="22"/>
  </w:num>
  <w:num w:numId="25">
    <w:abstractNumId w:val="35"/>
  </w:num>
  <w:num w:numId="26">
    <w:abstractNumId w:val="23"/>
  </w:num>
  <w:num w:numId="27">
    <w:abstractNumId w:val="19"/>
  </w:num>
  <w:num w:numId="28">
    <w:abstractNumId w:val="9"/>
  </w:num>
  <w:num w:numId="29">
    <w:abstractNumId w:val="26"/>
  </w:num>
  <w:num w:numId="30">
    <w:abstractNumId w:val="29"/>
  </w:num>
  <w:num w:numId="31">
    <w:abstractNumId w:val="24"/>
  </w:num>
  <w:num w:numId="32">
    <w:abstractNumId w:val="8"/>
  </w:num>
  <w:num w:numId="33">
    <w:abstractNumId w:val="15"/>
  </w:num>
  <w:num w:numId="34">
    <w:abstractNumId w:val="31"/>
  </w:num>
  <w:num w:numId="35">
    <w:abstractNumId w:val="0"/>
  </w:num>
  <w:num w:numId="36">
    <w:abstractNumId w:val="5"/>
  </w:num>
  <w:num w:numId="3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</w:num>
  <w:num w:numId="39">
    <w:abstractNumId w:val="2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5F50"/>
    <w:rsid w:val="00006873"/>
    <w:rsid w:val="000236C6"/>
    <w:rsid w:val="000237E6"/>
    <w:rsid w:val="000330BE"/>
    <w:rsid w:val="00033722"/>
    <w:rsid w:val="00033D82"/>
    <w:rsid w:val="00033FF2"/>
    <w:rsid w:val="00035962"/>
    <w:rsid w:val="00035A3D"/>
    <w:rsid w:val="000367D8"/>
    <w:rsid w:val="00037466"/>
    <w:rsid w:val="00043406"/>
    <w:rsid w:val="00044320"/>
    <w:rsid w:val="00047BA4"/>
    <w:rsid w:val="0005001B"/>
    <w:rsid w:val="000514BF"/>
    <w:rsid w:val="00055766"/>
    <w:rsid w:val="00061CDE"/>
    <w:rsid w:val="000671A5"/>
    <w:rsid w:val="00071C1E"/>
    <w:rsid w:val="00074319"/>
    <w:rsid w:val="00074E42"/>
    <w:rsid w:val="00081892"/>
    <w:rsid w:val="00082AAD"/>
    <w:rsid w:val="00082CD4"/>
    <w:rsid w:val="0009348D"/>
    <w:rsid w:val="00095D05"/>
    <w:rsid w:val="00096D77"/>
    <w:rsid w:val="000A16C2"/>
    <w:rsid w:val="000A2BB6"/>
    <w:rsid w:val="000A4DB9"/>
    <w:rsid w:val="000A5AFD"/>
    <w:rsid w:val="000A5CDA"/>
    <w:rsid w:val="000A77DF"/>
    <w:rsid w:val="000B3B66"/>
    <w:rsid w:val="000B523A"/>
    <w:rsid w:val="000B5641"/>
    <w:rsid w:val="000C224B"/>
    <w:rsid w:val="000C393A"/>
    <w:rsid w:val="000C3D1E"/>
    <w:rsid w:val="000C45BD"/>
    <w:rsid w:val="000C6490"/>
    <w:rsid w:val="000D04F1"/>
    <w:rsid w:val="000D276A"/>
    <w:rsid w:val="000D5465"/>
    <w:rsid w:val="000D5B6A"/>
    <w:rsid w:val="000D60A7"/>
    <w:rsid w:val="000E1E2F"/>
    <w:rsid w:val="000F033C"/>
    <w:rsid w:val="000F175B"/>
    <w:rsid w:val="000F31CD"/>
    <w:rsid w:val="000F3582"/>
    <w:rsid w:val="000F41CF"/>
    <w:rsid w:val="00100075"/>
    <w:rsid w:val="00103CD5"/>
    <w:rsid w:val="001047A2"/>
    <w:rsid w:val="00105784"/>
    <w:rsid w:val="00110D6B"/>
    <w:rsid w:val="00111303"/>
    <w:rsid w:val="001117A7"/>
    <w:rsid w:val="0011196C"/>
    <w:rsid w:val="00111DE6"/>
    <w:rsid w:val="00112868"/>
    <w:rsid w:val="001132C6"/>
    <w:rsid w:val="00113AB9"/>
    <w:rsid w:val="0011637E"/>
    <w:rsid w:val="00117CB3"/>
    <w:rsid w:val="00120387"/>
    <w:rsid w:val="00121A86"/>
    <w:rsid w:val="001237BD"/>
    <w:rsid w:val="001241DA"/>
    <w:rsid w:val="00125E35"/>
    <w:rsid w:val="00127125"/>
    <w:rsid w:val="00130300"/>
    <w:rsid w:val="001304A0"/>
    <w:rsid w:val="00130BCF"/>
    <w:rsid w:val="00132E9D"/>
    <w:rsid w:val="0013392D"/>
    <w:rsid w:val="00134F09"/>
    <w:rsid w:val="0013530E"/>
    <w:rsid w:val="00135A83"/>
    <w:rsid w:val="00136627"/>
    <w:rsid w:val="001416D3"/>
    <w:rsid w:val="00141CB7"/>
    <w:rsid w:val="00142038"/>
    <w:rsid w:val="001436DC"/>
    <w:rsid w:val="00144277"/>
    <w:rsid w:val="001476B3"/>
    <w:rsid w:val="00152C0A"/>
    <w:rsid w:val="00155B9F"/>
    <w:rsid w:val="00160034"/>
    <w:rsid w:val="0016279D"/>
    <w:rsid w:val="00164DD8"/>
    <w:rsid w:val="00167550"/>
    <w:rsid w:val="00167944"/>
    <w:rsid w:val="00167E70"/>
    <w:rsid w:val="0017341C"/>
    <w:rsid w:val="00173535"/>
    <w:rsid w:val="0017419E"/>
    <w:rsid w:val="001742A7"/>
    <w:rsid w:val="0017686C"/>
    <w:rsid w:val="00177278"/>
    <w:rsid w:val="00182B65"/>
    <w:rsid w:val="00183F8B"/>
    <w:rsid w:val="00184046"/>
    <w:rsid w:val="00196BFE"/>
    <w:rsid w:val="001975B0"/>
    <w:rsid w:val="00197C99"/>
    <w:rsid w:val="001A0596"/>
    <w:rsid w:val="001A1E38"/>
    <w:rsid w:val="001A23BB"/>
    <w:rsid w:val="001A5A00"/>
    <w:rsid w:val="001A60C2"/>
    <w:rsid w:val="001A669A"/>
    <w:rsid w:val="001B09A2"/>
    <w:rsid w:val="001B0B8D"/>
    <w:rsid w:val="001B100F"/>
    <w:rsid w:val="001B1A4A"/>
    <w:rsid w:val="001B254E"/>
    <w:rsid w:val="001B6F72"/>
    <w:rsid w:val="001C7B42"/>
    <w:rsid w:val="001C7F44"/>
    <w:rsid w:val="001D049A"/>
    <w:rsid w:val="001D0DC0"/>
    <w:rsid w:val="001D0F05"/>
    <w:rsid w:val="001D115D"/>
    <w:rsid w:val="001D1534"/>
    <w:rsid w:val="001D30F0"/>
    <w:rsid w:val="001D4B3B"/>
    <w:rsid w:val="001D4DE2"/>
    <w:rsid w:val="001D73C9"/>
    <w:rsid w:val="001E20AD"/>
    <w:rsid w:val="001E51A9"/>
    <w:rsid w:val="001F1C52"/>
    <w:rsid w:val="001F2246"/>
    <w:rsid w:val="001F34A1"/>
    <w:rsid w:val="001F395B"/>
    <w:rsid w:val="001F6A7B"/>
    <w:rsid w:val="001F7B73"/>
    <w:rsid w:val="001F7C30"/>
    <w:rsid w:val="00200213"/>
    <w:rsid w:val="0020099B"/>
    <w:rsid w:val="002018B0"/>
    <w:rsid w:val="00202842"/>
    <w:rsid w:val="00203741"/>
    <w:rsid w:val="002065C2"/>
    <w:rsid w:val="002069C1"/>
    <w:rsid w:val="0021039E"/>
    <w:rsid w:val="0021062A"/>
    <w:rsid w:val="002177DF"/>
    <w:rsid w:val="00220011"/>
    <w:rsid w:val="00222387"/>
    <w:rsid w:val="00225DC0"/>
    <w:rsid w:val="00225F50"/>
    <w:rsid w:val="0022637D"/>
    <w:rsid w:val="00226BD8"/>
    <w:rsid w:val="00227281"/>
    <w:rsid w:val="002311A2"/>
    <w:rsid w:val="002347C8"/>
    <w:rsid w:val="00236BAE"/>
    <w:rsid w:val="00236F4D"/>
    <w:rsid w:val="002373A1"/>
    <w:rsid w:val="002416A1"/>
    <w:rsid w:val="002423AA"/>
    <w:rsid w:val="002424FE"/>
    <w:rsid w:val="00243A2E"/>
    <w:rsid w:val="00243D7B"/>
    <w:rsid w:val="0024718F"/>
    <w:rsid w:val="00247C95"/>
    <w:rsid w:val="002503CA"/>
    <w:rsid w:val="00250ED5"/>
    <w:rsid w:val="002520FA"/>
    <w:rsid w:val="00252DE9"/>
    <w:rsid w:val="0025365C"/>
    <w:rsid w:val="0025622F"/>
    <w:rsid w:val="00260A0A"/>
    <w:rsid w:val="00261DEE"/>
    <w:rsid w:val="00261EC0"/>
    <w:rsid w:val="00261ED6"/>
    <w:rsid w:val="002644F6"/>
    <w:rsid w:val="00265777"/>
    <w:rsid w:val="0026722C"/>
    <w:rsid w:val="00271484"/>
    <w:rsid w:val="002728AA"/>
    <w:rsid w:val="0027439D"/>
    <w:rsid w:val="002762EF"/>
    <w:rsid w:val="0027680F"/>
    <w:rsid w:val="002775F9"/>
    <w:rsid w:val="00280F10"/>
    <w:rsid w:val="00285153"/>
    <w:rsid w:val="00286C65"/>
    <w:rsid w:val="00287850"/>
    <w:rsid w:val="0029082D"/>
    <w:rsid w:val="00293518"/>
    <w:rsid w:val="00295842"/>
    <w:rsid w:val="002A06D9"/>
    <w:rsid w:val="002A0F10"/>
    <w:rsid w:val="002A4DA3"/>
    <w:rsid w:val="002A7DD8"/>
    <w:rsid w:val="002B1EBB"/>
    <w:rsid w:val="002B34C8"/>
    <w:rsid w:val="002B52ED"/>
    <w:rsid w:val="002B7DAA"/>
    <w:rsid w:val="002C4FDC"/>
    <w:rsid w:val="002D0F41"/>
    <w:rsid w:val="002D6E72"/>
    <w:rsid w:val="002D7C7F"/>
    <w:rsid w:val="002E172B"/>
    <w:rsid w:val="002E2E7D"/>
    <w:rsid w:val="002E3308"/>
    <w:rsid w:val="002E34CF"/>
    <w:rsid w:val="002E48D5"/>
    <w:rsid w:val="002E56D8"/>
    <w:rsid w:val="002E67FD"/>
    <w:rsid w:val="002E6924"/>
    <w:rsid w:val="002E79E5"/>
    <w:rsid w:val="002F2A60"/>
    <w:rsid w:val="002F42CB"/>
    <w:rsid w:val="002F4350"/>
    <w:rsid w:val="002F5206"/>
    <w:rsid w:val="002F60E2"/>
    <w:rsid w:val="002F6F62"/>
    <w:rsid w:val="0030059A"/>
    <w:rsid w:val="0031011A"/>
    <w:rsid w:val="003104A1"/>
    <w:rsid w:val="0031070D"/>
    <w:rsid w:val="0031160E"/>
    <w:rsid w:val="00314F8D"/>
    <w:rsid w:val="003177A6"/>
    <w:rsid w:val="003205AE"/>
    <w:rsid w:val="00321A80"/>
    <w:rsid w:val="00322AF7"/>
    <w:rsid w:val="00322E1F"/>
    <w:rsid w:val="00325E83"/>
    <w:rsid w:val="00331032"/>
    <w:rsid w:val="00332ECE"/>
    <w:rsid w:val="00336C8B"/>
    <w:rsid w:val="003400C4"/>
    <w:rsid w:val="00342F1C"/>
    <w:rsid w:val="00343145"/>
    <w:rsid w:val="003452FA"/>
    <w:rsid w:val="00345480"/>
    <w:rsid w:val="00345FFB"/>
    <w:rsid w:val="00346AE1"/>
    <w:rsid w:val="0034773B"/>
    <w:rsid w:val="0035410E"/>
    <w:rsid w:val="00356DDB"/>
    <w:rsid w:val="00360FC5"/>
    <w:rsid w:val="003627AC"/>
    <w:rsid w:val="003627EB"/>
    <w:rsid w:val="00365D2E"/>
    <w:rsid w:val="00367AFC"/>
    <w:rsid w:val="00374800"/>
    <w:rsid w:val="00374AFC"/>
    <w:rsid w:val="0037589B"/>
    <w:rsid w:val="00375947"/>
    <w:rsid w:val="003767A1"/>
    <w:rsid w:val="003817A4"/>
    <w:rsid w:val="0038280E"/>
    <w:rsid w:val="003907BC"/>
    <w:rsid w:val="00393C0B"/>
    <w:rsid w:val="00394909"/>
    <w:rsid w:val="00395587"/>
    <w:rsid w:val="003958ED"/>
    <w:rsid w:val="003966C6"/>
    <w:rsid w:val="003A138E"/>
    <w:rsid w:val="003A41CD"/>
    <w:rsid w:val="003A425B"/>
    <w:rsid w:val="003A62B0"/>
    <w:rsid w:val="003A63AE"/>
    <w:rsid w:val="003A7CA0"/>
    <w:rsid w:val="003A7F0E"/>
    <w:rsid w:val="003B24FD"/>
    <w:rsid w:val="003B38AB"/>
    <w:rsid w:val="003B6D50"/>
    <w:rsid w:val="003C1C04"/>
    <w:rsid w:val="003C50F8"/>
    <w:rsid w:val="003C58D0"/>
    <w:rsid w:val="003C597C"/>
    <w:rsid w:val="003D26A7"/>
    <w:rsid w:val="003D291F"/>
    <w:rsid w:val="003D6A1E"/>
    <w:rsid w:val="003D70BA"/>
    <w:rsid w:val="003D79ED"/>
    <w:rsid w:val="003E317E"/>
    <w:rsid w:val="003E4D05"/>
    <w:rsid w:val="003E5031"/>
    <w:rsid w:val="003E5882"/>
    <w:rsid w:val="003E5D6F"/>
    <w:rsid w:val="003F2901"/>
    <w:rsid w:val="003F2B87"/>
    <w:rsid w:val="003F3508"/>
    <w:rsid w:val="003F3AE3"/>
    <w:rsid w:val="003F3F87"/>
    <w:rsid w:val="003F662D"/>
    <w:rsid w:val="00402A18"/>
    <w:rsid w:val="00407108"/>
    <w:rsid w:val="004137C2"/>
    <w:rsid w:val="00413A1F"/>
    <w:rsid w:val="00414E6D"/>
    <w:rsid w:val="00417F67"/>
    <w:rsid w:val="00421046"/>
    <w:rsid w:val="0042159A"/>
    <w:rsid w:val="004231DC"/>
    <w:rsid w:val="00426D3E"/>
    <w:rsid w:val="00431C3B"/>
    <w:rsid w:val="00433423"/>
    <w:rsid w:val="00433A17"/>
    <w:rsid w:val="0043657E"/>
    <w:rsid w:val="00436AA1"/>
    <w:rsid w:val="0043793F"/>
    <w:rsid w:val="00440135"/>
    <w:rsid w:val="00440F3E"/>
    <w:rsid w:val="00441150"/>
    <w:rsid w:val="00441A47"/>
    <w:rsid w:val="004514F4"/>
    <w:rsid w:val="004515F5"/>
    <w:rsid w:val="0045227F"/>
    <w:rsid w:val="00457353"/>
    <w:rsid w:val="00461371"/>
    <w:rsid w:val="004623C3"/>
    <w:rsid w:val="0046781E"/>
    <w:rsid w:val="00467E7D"/>
    <w:rsid w:val="004706CC"/>
    <w:rsid w:val="00473318"/>
    <w:rsid w:val="00473B78"/>
    <w:rsid w:val="00473C10"/>
    <w:rsid w:val="0047663D"/>
    <w:rsid w:val="00476793"/>
    <w:rsid w:val="00481C4A"/>
    <w:rsid w:val="0048261D"/>
    <w:rsid w:val="0048415C"/>
    <w:rsid w:val="00485325"/>
    <w:rsid w:val="00485373"/>
    <w:rsid w:val="0049112A"/>
    <w:rsid w:val="00491B4C"/>
    <w:rsid w:val="004957FB"/>
    <w:rsid w:val="00496AEE"/>
    <w:rsid w:val="004A0C0A"/>
    <w:rsid w:val="004A3E7F"/>
    <w:rsid w:val="004A7532"/>
    <w:rsid w:val="004A7A63"/>
    <w:rsid w:val="004B023A"/>
    <w:rsid w:val="004B0D88"/>
    <w:rsid w:val="004B18E2"/>
    <w:rsid w:val="004B19E7"/>
    <w:rsid w:val="004B1F0D"/>
    <w:rsid w:val="004B3D3C"/>
    <w:rsid w:val="004B623B"/>
    <w:rsid w:val="004B74B2"/>
    <w:rsid w:val="004B7C08"/>
    <w:rsid w:val="004C29B5"/>
    <w:rsid w:val="004C5AE8"/>
    <w:rsid w:val="004C78B4"/>
    <w:rsid w:val="004D0007"/>
    <w:rsid w:val="004D45C7"/>
    <w:rsid w:val="004D45D6"/>
    <w:rsid w:val="004D6BED"/>
    <w:rsid w:val="004D78E0"/>
    <w:rsid w:val="004E23D0"/>
    <w:rsid w:val="004E5037"/>
    <w:rsid w:val="004F049D"/>
    <w:rsid w:val="004F1C65"/>
    <w:rsid w:val="004F37C2"/>
    <w:rsid w:val="004F4AB5"/>
    <w:rsid w:val="004F6527"/>
    <w:rsid w:val="0050009E"/>
    <w:rsid w:val="00501AAC"/>
    <w:rsid w:val="00504398"/>
    <w:rsid w:val="0050675E"/>
    <w:rsid w:val="005146BB"/>
    <w:rsid w:val="00514F06"/>
    <w:rsid w:val="00515DE1"/>
    <w:rsid w:val="005174B1"/>
    <w:rsid w:val="00517EC9"/>
    <w:rsid w:val="005249B6"/>
    <w:rsid w:val="00524B9D"/>
    <w:rsid w:val="00527B8D"/>
    <w:rsid w:val="00531EFD"/>
    <w:rsid w:val="0053250C"/>
    <w:rsid w:val="00533442"/>
    <w:rsid w:val="005334F4"/>
    <w:rsid w:val="00537CB4"/>
    <w:rsid w:val="00550F38"/>
    <w:rsid w:val="00551534"/>
    <w:rsid w:val="00554B8F"/>
    <w:rsid w:val="005560A2"/>
    <w:rsid w:val="0056640D"/>
    <w:rsid w:val="00572DCE"/>
    <w:rsid w:val="005734EE"/>
    <w:rsid w:val="005742E9"/>
    <w:rsid w:val="00580188"/>
    <w:rsid w:val="00581004"/>
    <w:rsid w:val="00582A4E"/>
    <w:rsid w:val="00591EB1"/>
    <w:rsid w:val="00592803"/>
    <w:rsid w:val="00592D43"/>
    <w:rsid w:val="00593042"/>
    <w:rsid w:val="00594EC2"/>
    <w:rsid w:val="005950E0"/>
    <w:rsid w:val="00596B48"/>
    <w:rsid w:val="005A09F5"/>
    <w:rsid w:val="005A0F0D"/>
    <w:rsid w:val="005A11D0"/>
    <w:rsid w:val="005A1C21"/>
    <w:rsid w:val="005A2C43"/>
    <w:rsid w:val="005A2EC9"/>
    <w:rsid w:val="005A45B6"/>
    <w:rsid w:val="005B2848"/>
    <w:rsid w:val="005B33A3"/>
    <w:rsid w:val="005B4FAF"/>
    <w:rsid w:val="005C1B2B"/>
    <w:rsid w:val="005C45A9"/>
    <w:rsid w:val="005C6DBF"/>
    <w:rsid w:val="005D1D74"/>
    <w:rsid w:val="005D23A6"/>
    <w:rsid w:val="005D520D"/>
    <w:rsid w:val="005E03B5"/>
    <w:rsid w:val="005E1890"/>
    <w:rsid w:val="005E2D2C"/>
    <w:rsid w:val="005E377B"/>
    <w:rsid w:val="005E37D4"/>
    <w:rsid w:val="005F2C46"/>
    <w:rsid w:val="0060010F"/>
    <w:rsid w:val="0060151C"/>
    <w:rsid w:val="006019AC"/>
    <w:rsid w:val="0060399E"/>
    <w:rsid w:val="00610041"/>
    <w:rsid w:val="0061340C"/>
    <w:rsid w:val="006140D5"/>
    <w:rsid w:val="00615BC4"/>
    <w:rsid w:val="006178F3"/>
    <w:rsid w:val="00626212"/>
    <w:rsid w:val="00626421"/>
    <w:rsid w:val="00635285"/>
    <w:rsid w:val="00635705"/>
    <w:rsid w:val="00636622"/>
    <w:rsid w:val="006437DD"/>
    <w:rsid w:val="00652D27"/>
    <w:rsid w:val="00656022"/>
    <w:rsid w:val="00657C6D"/>
    <w:rsid w:val="00660822"/>
    <w:rsid w:val="00661963"/>
    <w:rsid w:val="00667861"/>
    <w:rsid w:val="0067094B"/>
    <w:rsid w:val="0067172A"/>
    <w:rsid w:val="00671DCC"/>
    <w:rsid w:val="00672704"/>
    <w:rsid w:val="00677B5E"/>
    <w:rsid w:val="00677DAC"/>
    <w:rsid w:val="00682864"/>
    <w:rsid w:val="0069294B"/>
    <w:rsid w:val="00693A3E"/>
    <w:rsid w:val="006958E2"/>
    <w:rsid w:val="006A1233"/>
    <w:rsid w:val="006A1F98"/>
    <w:rsid w:val="006A2191"/>
    <w:rsid w:val="006A530B"/>
    <w:rsid w:val="006A744A"/>
    <w:rsid w:val="006B60F0"/>
    <w:rsid w:val="006B6C3C"/>
    <w:rsid w:val="006C02A6"/>
    <w:rsid w:val="006C07E2"/>
    <w:rsid w:val="006C0B2B"/>
    <w:rsid w:val="006C0E6B"/>
    <w:rsid w:val="006C33CD"/>
    <w:rsid w:val="006C4045"/>
    <w:rsid w:val="006C5196"/>
    <w:rsid w:val="006C5969"/>
    <w:rsid w:val="006C6F51"/>
    <w:rsid w:val="006D50F6"/>
    <w:rsid w:val="006D72F3"/>
    <w:rsid w:val="006D7557"/>
    <w:rsid w:val="006E09F0"/>
    <w:rsid w:val="006E3428"/>
    <w:rsid w:val="006E421E"/>
    <w:rsid w:val="006E5789"/>
    <w:rsid w:val="006E5DBC"/>
    <w:rsid w:val="006E656F"/>
    <w:rsid w:val="006F20AC"/>
    <w:rsid w:val="006F3E27"/>
    <w:rsid w:val="006F7CEE"/>
    <w:rsid w:val="007020B6"/>
    <w:rsid w:val="0070356D"/>
    <w:rsid w:val="00703D5D"/>
    <w:rsid w:val="00705392"/>
    <w:rsid w:val="0070623A"/>
    <w:rsid w:val="0071163F"/>
    <w:rsid w:val="00714D1C"/>
    <w:rsid w:val="0072029F"/>
    <w:rsid w:val="00723FDF"/>
    <w:rsid w:val="0072573B"/>
    <w:rsid w:val="00725FF1"/>
    <w:rsid w:val="00730DEC"/>
    <w:rsid w:val="00732CFF"/>
    <w:rsid w:val="00732E37"/>
    <w:rsid w:val="007330AA"/>
    <w:rsid w:val="00733C0D"/>
    <w:rsid w:val="00736226"/>
    <w:rsid w:val="00736FEB"/>
    <w:rsid w:val="00737377"/>
    <w:rsid w:val="007377B0"/>
    <w:rsid w:val="0073798B"/>
    <w:rsid w:val="00740191"/>
    <w:rsid w:val="007401F3"/>
    <w:rsid w:val="0074243B"/>
    <w:rsid w:val="0074295A"/>
    <w:rsid w:val="00744CCF"/>
    <w:rsid w:val="00745A0C"/>
    <w:rsid w:val="00746A0D"/>
    <w:rsid w:val="00750D6D"/>
    <w:rsid w:val="0075139A"/>
    <w:rsid w:val="00752DDD"/>
    <w:rsid w:val="00762081"/>
    <w:rsid w:val="00762137"/>
    <w:rsid w:val="007624F1"/>
    <w:rsid w:val="00764848"/>
    <w:rsid w:val="0077082B"/>
    <w:rsid w:val="00771D16"/>
    <w:rsid w:val="0077308C"/>
    <w:rsid w:val="007741B0"/>
    <w:rsid w:val="00775F8E"/>
    <w:rsid w:val="00777269"/>
    <w:rsid w:val="007779AA"/>
    <w:rsid w:val="00781020"/>
    <w:rsid w:val="007833A5"/>
    <w:rsid w:val="007834B7"/>
    <w:rsid w:val="00784763"/>
    <w:rsid w:val="00790196"/>
    <w:rsid w:val="00790C54"/>
    <w:rsid w:val="007948BC"/>
    <w:rsid w:val="00797670"/>
    <w:rsid w:val="00797FC3"/>
    <w:rsid w:val="007A1FC8"/>
    <w:rsid w:val="007B1383"/>
    <w:rsid w:val="007B6535"/>
    <w:rsid w:val="007B7EDC"/>
    <w:rsid w:val="007C1EAE"/>
    <w:rsid w:val="007C25E8"/>
    <w:rsid w:val="007C3BBF"/>
    <w:rsid w:val="007C51D8"/>
    <w:rsid w:val="007D2D49"/>
    <w:rsid w:val="007D687F"/>
    <w:rsid w:val="007D6B46"/>
    <w:rsid w:val="007E0405"/>
    <w:rsid w:val="007E2CC4"/>
    <w:rsid w:val="007E30F8"/>
    <w:rsid w:val="007E334D"/>
    <w:rsid w:val="007E3AAF"/>
    <w:rsid w:val="007E4E4D"/>
    <w:rsid w:val="007E53B5"/>
    <w:rsid w:val="007E6722"/>
    <w:rsid w:val="007F0C4A"/>
    <w:rsid w:val="007F13A4"/>
    <w:rsid w:val="007F19EC"/>
    <w:rsid w:val="007F4C05"/>
    <w:rsid w:val="007F60EF"/>
    <w:rsid w:val="007F6484"/>
    <w:rsid w:val="007F7327"/>
    <w:rsid w:val="00800F7B"/>
    <w:rsid w:val="00801A53"/>
    <w:rsid w:val="00805519"/>
    <w:rsid w:val="00805540"/>
    <w:rsid w:val="00810822"/>
    <w:rsid w:val="0081174F"/>
    <w:rsid w:val="00813F82"/>
    <w:rsid w:val="00816C33"/>
    <w:rsid w:val="00817318"/>
    <w:rsid w:val="008213DC"/>
    <w:rsid w:val="008227D1"/>
    <w:rsid w:val="00822DE5"/>
    <w:rsid w:val="00822EAC"/>
    <w:rsid w:val="00830A3D"/>
    <w:rsid w:val="00833ED3"/>
    <w:rsid w:val="0084265E"/>
    <w:rsid w:val="00844A69"/>
    <w:rsid w:val="00845489"/>
    <w:rsid w:val="00846CC7"/>
    <w:rsid w:val="00847B4B"/>
    <w:rsid w:val="008500D8"/>
    <w:rsid w:val="00852166"/>
    <w:rsid w:val="00854263"/>
    <w:rsid w:val="00856458"/>
    <w:rsid w:val="00857306"/>
    <w:rsid w:val="00862C02"/>
    <w:rsid w:val="0086303B"/>
    <w:rsid w:val="00863AEC"/>
    <w:rsid w:val="00864FD8"/>
    <w:rsid w:val="00865B11"/>
    <w:rsid w:val="00866E43"/>
    <w:rsid w:val="0087092F"/>
    <w:rsid w:val="00872B53"/>
    <w:rsid w:val="008745ED"/>
    <w:rsid w:val="0087493A"/>
    <w:rsid w:val="008755E8"/>
    <w:rsid w:val="008817CF"/>
    <w:rsid w:val="00883DA2"/>
    <w:rsid w:val="00884444"/>
    <w:rsid w:val="00892DD0"/>
    <w:rsid w:val="008935DF"/>
    <w:rsid w:val="00894B60"/>
    <w:rsid w:val="008A0345"/>
    <w:rsid w:val="008A19C2"/>
    <w:rsid w:val="008A251B"/>
    <w:rsid w:val="008A598A"/>
    <w:rsid w:val="008A7EE6"/>
    <w:rsid w:val="008B03F0"/>
    <w:rsid w:val="008B18D7"/>
    <w:rsid w:val="008B31F4"/>
    <w:rsid w:val="008B557C"/>
    <w:rsid w:val="008C27A5"/>
    <w:rsid w:val="008C2E83"/>
    <w:rsid w:val="008D31AC"/>
    <w:rsid w:val="008E625C"/>
    <w:rsid w:val="008F0F61"/>
    <w:rsid w:val="008F2D82"/>
    <w:rsid w:val="008F33E3"/>
    <w:rsid w:val="008F5FCF"/>
    <w:rsid w:val="008F6AB9"/>
    <w:rsid w:val="008F7A87"/>
    <w:rsid w:val="009015F3"/>
    <w:rsid w:val="0090262D"/>
    <w:rsid w:val="009032E1"/>
    <w:rsid w:val="0090453B"/>
    <w:rsid w:val="00904A6B"/>
    <w:rsid w:val="009068F0"/>
    <w:rsid w:val="00912C1D"/>
    <w:rsid w:val="00913E60"/>
    <w:rsid w:val="009179C9"/>
    <w:rsid w:val="00920AE0"/>
    <w:rsid w:val="00921223"/>
    <w:rsid w:val="00921F5B"/>
    <w:rsid w:val="00925298"/>
    <w:rsid w:val="00926CB8"/>
    <w:rsid w:val="00933CB7"/>
    <w:rsid w:val="009353A5"/>
    <w:rsid w:val="0093566D"/>
    <w:rsid w:val="00935D52"/>
    <w:rsid w:val="00937D9A"/>
    <w:rsid w:val="009425B8"/>
    <w:rsid w:val="00942990"/>
    <w:rsid w:val="009446AF"/>
    <w:rsid w:val="009456BE"/>
    <w:rsid w:val="00946744"/>
    <w:rsid w:val="00946D52"/>
    <w:rsid w:val="00947A35"/>
    <w:rsid w:val="00951758"/>
    <w:rsid w:val="0096313A"/>
    <w:rsid w:val="00963EF0"/>
    <w:rsid w:val="00966AB3"/>
    <w:rsid w:val="00970461"/>
    <w:rsid w:val="00971181"/>
    <w:rsid w:val="00971190"/>
    <w:rsid w:val="00972453"/>
    <w:rsid w:val="00972995"/>
    <w:rsid w:val="00976B16"/>
    <w:rsid w:val="0098004B"/>
    <w:rsid w:val="009805CB"/>
    <w:rsid w:val="00982930"/>
    <w:rsid w:val="00987A6E"/>
    <w:rsid w:val="009902BE"/>
    <w:rsid w:val="009902D0"/>
    <w:rsid w:val="00990E6B"/>
    <w:rsid w:val="00991E62"/>
    <w:rsid w:val="00992E9D"/>
    <w:rsid w:val="009957CD"/>
    <w:rsid w:val="009976F9"/>
    <w:rsid w:val="009A10AB"/>
    <w:rsid w:val="009A4462"/>
    <w:rsid w:val="009A6C1E"/>
    <w:rsid w:val="009B1CDA"/>
    <w:rsid w:val="009B237A"/>
    <w:rsid w:val="009B2EA8"/>
    <w:rsid w:val="009B3454"/>
    <w:rsid w:val="009B4D00"/>
    <w:rsid w:val="009B6098"/>
    <w:rsid w:val="009C0989"/>
    <w:rsid w:val="009C1103"/>
    <w:rsid w:val="009C131E"/>
    <w:rsid w:val="009C42D4"/>
    <w:rsid w:val="009C637E"/>
    <w:rsid w:val="009C7A8A"/>
    <w:rsid w:val="009C7CE7"/>
    <w:rsid w:val="009D1FC7"/>
    <w:rsid w:val="009D2734"/>
    <w:rsid w:val="009D2FAA"/>
    <w:rsid w:val="009E2B9C"/>
    <w:rsid w:val="009E30BE"/>
    <w:rsid w:val="009E3F62"/>
    <w:rsid w:val="009E64BB"/>
    <w:rsid w:val="009E653C"/>
    <w:rsid w:val="009F2204"/>
    <w:rsid w:val="009F613C"/>
    <w:rsid w:val="009F63D6"/>
    <w:rsid w:val="009F6D98"/>
    <w:rsid w:val="00A006C5"/>
    <w:rsid w:val="00A03C42"/>
    <w:rsid w:val="00A052FA"/>
    <w:rsid w:val="00A122E3"/>
    <w:rsid w:val="00A126BB"/>
    <w:rsid w:val="00A126D6"/>
    <w:rsid w:val="00A12B04"/>
    <w:rsid w:val="00A138D4"/>
    <w:rsid w:val="00A14024"/>
    <w:rsid w:val="00A14130"/>
    <w:rsid w:val="00A1565F"/>
    <w:rsid w:val="00A171FC"/>
    <w:rsid w:val="00A20533"/>
    <w:rsid w:val="00A24D3D"/>
    <w:rsid w:val="00A27723"/>
    <w:rsid w:val="00A3159B"/>
    <w:rsid w:val="00A319C1"/>
    <w:rsid w:val="00A33589"/>
    <w:rsid w:val="00A343B9"/>
    <w:rsid w:val="00A34BB5"/>
    <w:rsid w:val="00A36CBA"/>
    <w:rsid w:val="00A377E3"/>
    <w:rsid w:val="00A42232"/>
    <w:rsid w:val="00A43DD7"/>
    <w:rsid w:val="00A44CD8"/>
    <w:rsid w:val="00A46EAD"/>
    <w:rsid w:val="00A50275"/>
    <w:rsid w:val="00A5484A"/>
    <w:rsid w:val="00A54B9C"/>
    <w:rsid w:val="00A55727"/>
    <w:rsid w:val="00A5612C"/>
    <w:rsid w:val="00A603B9"/>
    <w:rsid w:val="00A6084F"/>
    <w:rsid w:val="00A62576"/>
    <w:rsid w:val="00A6310B"/>
    <w:rsid w:val="00A63A58"/>
    <w:rsid w:val="00A644B9"/>
    <w:rsid w:val="00A66BED"/>
    <w:rsid w:val="00A70197"/>
    <w:rsid w:val="00A71DEC"/>
    <w:rsid w:val="00A72134"/>
    <w:rsid w:val="00A75047"/>
    <w:rsid w:val="00A759D4"/>
    <w:rsid w:val="00A80292"/>
    <w:rsid w:val="00A83771"/>
    <w:rsid w:val="00A846D9"/>
    <w:rsid w:val="00A85FBC"/>
    <w:rsid w:val="00A93594"/>
    <w:rsid w:val="00A9713A"/>
    <w:rsid w:val="00AA2426"/>
    <w:rsid w:val="00AA5B2C"/>
    <w:rsid w:val="00AA5BDC"/>
    <w:rsid w:val="00AB19EE"/>
    <w:rsid w:val="00AB23CA"/>
    <w:rsid w:val="00AB29E9"/>
    <w:rsid w:val="00AB52E8"/>
    <w:rsid w:val="00AB5A12"/>
    <w:rsid w:val="00AB5A72"/>
    <w:rsid w:val="00AC166C"/>
    <w:rsid w:val="00AC20A7"/>
    <w:rsid w:val="00AC2EC4"/>
    <w:rsid w:val="00AC3A93"/>
    <w:rsid w:val="00AC4101"/>
    <w:rsid w:val="00AC46DF"/>
    <w:rsid w:val="00AC6E8D"/>
    <w:rsid w:val="00AD1098"/>
    <w:rsid w:val="00AD2CE8"/>
    <w:rsid w:val="00AD42D8"/>
    <w:rsid w:val="00AD4A0E"/>
    <w:rsid w:val="00AD6623"/>
    <w:rsid w:val="00AE13F2"/>
    <w:rsid w:val="00AE246F"/>
    <w:rsid w:val="00AE3FD2"/>
    <w:rsid w:val="00AE525A"/>
    <w:rsid w:val="00AE5DD8"/>
    <w:rsid w:val="00AE5E97"/>
    <w:rsid w:val="00AF088D"/>
    <w:rsid w:val="00AF0A89"/>
    <w:rsid w:val="00AF3759"/>
    <w:rsid w:val="00AF53C0"/>
    <w:rsid w:val="00AF6697"/>
    <w:rsid w:val="00AF713B"/>
    <w:rsid w:val="00AF71FC"/>
    <w:rsid w:val="00AF73BE"/>
    <w:rsid w:val="00B0001A"/>
    <w:rsid w:val="00B002F3"/>
    <w:rsid w:val="00B01427"/>
    <w:rsid w:val="00B02D40"/>
    <w:rsid w:val="00B05A0C"/>
    <w:rsid w:val="00B06E26"/>
    <w:rsid w:val="00B11508"/>
    <w:rsid w:val="00B117E4"/>
    <w:rsid w:val="00B129B5"/>
    <w:rsid w:val="00B13AA1"/>
    <w:rsid w:val="00B20347"/>
    <w:rsid w:val="00B21C5B"/>
    <w:rsid w:val="00B22779"/>
    <w:rsid w:val="00B22901"/>
    <w:rsid w:val="00B22D0F"/>
    <w:rsid w:val="00B22D1A"/>
    <w:rsid w:val="00B24207"/>
    <w:rsid w:val="00B24500"/>
    <w:rsid w:val="00B24BF3"/>
    <w:rsid w:val="00B25AB8"/>
    <w:rsid w:val="00B26129"/>
    <w:rsid w:val="00B33227"/>
    <w:rsid w:val="00B37CF3"/>
    <w:rsid w:val="00B41F17"/>
    <w:rsid w:val="00B45B4B"/>
    <w:rsid w:val="00B45BAF"/>
    <w:rsid w:val="00B47393"/>
    <w:rsid w:val="00B52BCD"/>
    <w:rsid w:val="00B53891"/>
    <w:rsid w:val="00B57BE4"/>
    <w:rsid w:val="00B63115"/>
    <w:rsid w:val="00B63342"/>
    <w:rsid w:val="00B661F0"/>
    <w:rsid w:val="00B713CD"/>
    <w:rsid w:val="00B71BC6"/>
    <w:rsid w:val="00B72383"/>
    <w:rsid w:val="00B73AD2"/>
    <w:rsid w:val="00B73F51"/>
    <w:rsid w:val="00B76D01"/>
    <w:rsid w:val="00B834AC"/>
    <w:rsid w:val="00B847C2"/>
    <w:rsid w:val="00B85BB7"/>
    <w:rsid w:val="00B871ED"/>
    <w:rsid w:val="00B91569"/>
    <w:rsid w:val="00B9179A"/>
    <w:rsid w:val="00B936A6"/>
    <w:rsid w:val="00B96D9F"/>
    <w:rsid w:val="00B973C1"/>
    <w:rsid w:val="00B97BC5"/>
    <w:rsid w:val="00BA3122"/>
    <w:rsid w:val="00BA6039"/>
    <w:rsid w:val="00BB0BFE"/>
    <w:rsid w:val="00BB0FA1"/>
    <w:rsid w:val="00BB40F9"/>
    <w:rsid w:val="00BB42AB"/>
    <w:rsid w:val="00BB5731"/>
    <w:rsid w:val="00BB77A5"/>
    <w:rsid w:val="00BC0603"/>
    <w:rsid w:val="00BC5CDD"/>
    <w:rsid w:val="00BC7B2D"/>
    <w:rsid w:val="00BD184A"/>
    <w:rsid w:val="00BD525B"/>
    <w:rsid w:val="00BD5C25"/>
    <w:rsid w:val="00BD75B1"/>
    <w:rsid w:val="00BE07CB"/>
    <w:rsid w:val="00BE0CE1"/>
    <w:rsid w:val="00BE234E"/>
    <w:rsid w:val="00BE24C4"/>
    <w:rsid w:val="00BE29A8"/>
    <w:rsid w:val="00BE4B3E"/>
    <w:rsid w:val="00BE79B6"/>
    <w:rsid w:val="00BF192E"/>
    <w:rsid w:val="00BF41D4"/>
    <w:rsid w:val="00BF5175"/>
    <w:rsid w:val="00BF5640"/>
    <w:rsid w:val="00C00063"/>
    <w:rsid w:val="00C010FC"/>
    <w:rsid w:val="00C01D3C"/>
    <w:rsid w:val="00C02DAB"/>
    <w:rsid w:val="00C02E59"/>
    <w:rsid w:val="00C069EF"/>
    <w:rsid w:val="00C07145"/>
    <w:rsid w:val="00C1221B"/>
    <w:rsid w:val="00C13476"/>
    <w:rsid w:val="00C15C18"/>
    <w:rsid w:val="00C16F35"/>
    <w:rsid w:val="00C170C5"/>
    <w:rsid w:val="00C21F65"/>
    <w:rsid w:val="00C260C8"/>
    <w:rsid w:val="00C27247"/>
    <w:rsid w:val="00C27877"/>
    <w:rsid w:val="00C2796C"/>
    <w:rsid w:val="00C3157D"/>
    <w:rsid w:val="00C31DC7"/>
    <w:rsid w:val="00C35450"/>
    <w:rsid w:val="00C4257C"/>
    <w:rsid w:val="00C516D0"/>
    <w:rsid w:val="00C620DD"/>
    <w:rsid w:val="00C65915"/>
    <w:rsid w:val="00C70293"/>
    <w:rsid w:val="00C71851"/>
    <w:rsid w:val="00C81658"/>
    <w:rsid w:val="00C82BBE"/>
    <w:rsid w:val="00C8344D"/>
    <w:rsid w:val="00C91EFA"/>
    <w:rsid w:val="00C93266"/>
    <w:rsid w:val="00C97546"/>
    <w:rsid w:val="00C97A80"/>
    <w:rsid w:val="00C97DDB"/>
    <w:rsid w:val="00CA1BE8"/>
    <w:rsid w:val="00CA2B86"/>
    <w:rsid w:val="00CA3035"/>
    <w:rsid w:val="00CA6656"/>
    <w:rsid w:val="00CB0234"/>
    <w:rsid w:val="00CB0BD3"/>
    <w:rsid w:val="00CB3A2E"/>
    <w:rsid w:val="00CB3B89"/>
    <w:rsid w:val="00CB70F9"/>
    <w:rsid w:val="00CB7F03"/>
    <w:rsid w:val="00CC2DB1"/>
    <w:rsid w:val="00CC64E7"/>
    <w:rsid w:val="00CC68AA"/>
    <w:rsid w:val="00CC7E66"/>
    <w:rsid w:val="00CD331A"/>
    <w:rsid w:val="00CE147C"/>
    <w:rsid w:val="00CE2DCF"/>
    <w:rsid w:val="00CE4740"/>
    <w:rsid w:val="00CE4EFB"/>
    <w:rsid w:val="00CE72FF"/>
    <w:rsid w:val="00CF1674"/>
    <w:rsid w:val="00CF4311"/>
    <w:rsid w:val="00CF5893"/>
    <w:rsid w:val="00CF5C60"/>
    <w:rsid w:val="00CF5D4E"/>
    <w:rsid w:val="00CF5F52"/>
    <w:rsid w:val="00D00283"/>
    <w:rsid w:val="00D0319B"/>
    <w:rsid w:val="00D065F2"/>
    <w:rsid w:val="00D1269E"/>
    <w:rsid w:val="00D147A3"/>
    <w:rsid w:val="00D15DA8"/>
    <w:rsid w:val="00D17CFC"/>
    <w:rsid w:val="00D22698"/>
    <w:rsid w:val="00D22E43"/>
    <w:rsid w:val="00D23290"/>
    <w:rsid w:val="00D32CE5"/>
    <w:rsid w:val="00D33B4B"/>
    <w:rsid w:val="00D34FB4"/>
    <w:rsid w:val="00D44390"/>
    <w:rsid w:val="00D44DE5"/>
    <w:rsid w:val="00D46327"/>
    <w:rsid w:val="00D46945"/>
    <w:rsid w:val="00D472B4"/>
    <w:rsid w:val="00D47C96"/>
    <w:rsid w:val="00D5036D"/>
    <w:rsid w:val="00D51341"/>
    <w:rsid w:val="00D51F74"/>
    <w:rsid w:val="00D534A2"/>
    <w:rsid w:val="00D54760"/>
    <w:rsid w:val="00D54922"/>
    <w:rsid w:val="00D568CC"/>
    <w:rsid w:val="00D613F4"/>
    <w:rsid w:val="00D65EF8"/>
    <w:rsid w:val="00D7262E"/>
    <w:rsid w:val="00D730A8"/>
    <w:rsid w:val="00D73BA6"/>
    <w:rsid w:val="00D751A5"/>
    <w:rsid w:val="00D75FDB"/>
    <w:rsid w:val="00D7623F"/>
    <w:rsid w:val="00D81CB1"/>
    <w:rsid w:val="00D8224D"/>
    <w:rsid w:val="00D8522A"/>
    <w:rsid w:val="00D90F6C"/>
    <w:rsid w:val="00D918CE"/>
    <w:rsid w:val="00D95BB2"/>
    <w:rsid w:val="00DA0D55"/>
    <w:rsid w:val="00DA1766"/>
    <w:rsid w:val="00DA204A"/>
    <w:rsid w:val="00DA4938"/>
    <w:rsid w:val="00DB04C2"/>
    <w:rsid w:val="00DB05DA"/>
    <w:rsid w:val="00DB0E5B"/>
    <w:rsid w:val="00DB1438"/>
    <w:rsid w:val="00DB7CCA"/>
    <w:rsid w:val="00DC2B16"/>
    <w:rsid w:val="00DC3116"/>
    <w:rsid w:val="00DC4003"/>
    <w:rsid w:val="00DC42F6"/>
    <w:rsid w:val="00DC716F"/>
    <w:rsid w:val="00DD1327"/>
    <w:rsid w:val="00DD3110"/>
    <w:rsid w:val="00DD61C4"/>
    <w:rsid w:val="00DD7890"/>
    <w:rsid w:val="00DD7EDE"/>
    <w:rsid w:val="00DE0123"/>
    <w:rsid w:val="00DE2337"/>
    <w:rsid w:val="00DE4080"/>
    <w:rsid w:val="00DE7AC6"/>
    <w:rsid w:val="00DE7D26"/>
    <w:rsid w:val="00DF1753"/>
    <w:rsid w:val="00DF1F20"/>
    <w:rsid w:val="00DF3C27"/>
    <w:rsid w:val="00DF5063"/>
    <w:rsid w:val="00DF617A"/>
    <w:rsid w:val="00DF707D"/>
    <w:rsid w:val="00DF771F"/>
    <w:rsid w:val="00E026B8"/>
    <w:rsid w:val="00E03F4C"/>
    <w:rsid w:val="00E05DB2"/>
    <w:rsid w:val="00E06408"/>
    <w:rsid w:val="00E121B2"/>
    <w:rsid w:val="00E12FAA"/>
    <w:rsid w:val="00E139E3"/>
    <w:rsid w:val="00E15830"/>
    <w:rsid w:val="00E214F9"/>
    <w:rsid w:val="00E21B81"/>
    <w:rsid w:val="00E2389A"/>
    <w:rsid w:val="00E246D7"/>
    <w:rsid w:val="00E325EF"/>
    <w:rsid w:val="00E32F17"/>
    <w:rsid w:val="00E332D7"/>
    <w:rsid w:val="00E36A76"/>
    <w:rsid w:val="00E373BA"/>
    <w:rsid w:val="00E43B35"/>
    <w:rsid w:val="00E517C0"/>
    <w:rsid w:val="00E5500F"/>
    <w:rsid w:val="00E551D9"/>
    <w:rsid w:val="00E55775"/>
    <w:rsid w:val="00E562EC"/>
    <w:rsid w:val="00E57041"/>
    <w:rsid w:val="00E570A1"/>
    <w:rsid w:val="00E57DCB"/>
    <w:rsid w:val="00E6046B"/>
    <w:rsid w:val="00E60A38"/>
    <w:rsid w:val="00E612B7"/>
    <w:rsid w:val="00E61DA1"/>
    <w:rsid w:val="00E623CE"/>
    <w:rsid w:val="00E6339F"/>
    <w:rsid w:val="00E82848"/>
    <w:rsid w:val="00E83D6A"/>
    <w:rsid w:val="00E86751"/>
    <w:rsid w:val="00E873A1"/>
    <w:rsid w:val="00E903E2"/>
    <w:rsid w:val="00E93CC7"/>
    <w:rsid w:val="00EA19F8"/>
    <w:rsid w:val="00EA2930"/>
    <w:rsid w:val="00EA2BD1"/>
    <w:rsid w:val="00EA434D"/>
    <w:rsid w:val="00EB00D7"/>
    <w:rsid w:val="00EB154D"/>
    <w:rsid w:val="00EB250A"/>
    <w:rsid w:val="00EB29AB"/>
    <w:rsid w:val="00EB4D23"/>
    <w:rsid w:val="00EB6EA1"/>
    <w:rsid w:val="00EB7666"/>
    <w:rsid w:val="00EB78AE"/>
    <w:rsid w:val="00EC1BF2"/>
    <w:rsid w:val="00EC3CC9"/>
    <w:rsid w:val="00ED0253"/>
    <w:rsid w:val="00ED0DF4"/>
    <w:rsid w:val="00ED1A2F"/>
    <w:rsid w:val="00ED1F00"/>
    <w:rsid w:val="00ED2A60"/>
    <w:rsid w:val="00EE095C"/>
    <w:rsid w:val="00EE102F"/>
    <w:rsid w:val="00EE2029"/>
    <w:rsid w:val="00EE4430"/>
    <w:rsid w:val="00EE7EA1"/>
    <w:rsid w:val="00EF1328"/>
    <w:rsid w:val="00EF79E2"/>
    <w:rsid w:val="00F04B55"/>
    <w:rsid w:val="00F05941"/>
    <w:rsid w:val="00F10699"/>
    <w:rsid w:val="00F109F6"/>
    <w:rsid w:val="00F137B5"/>
    <w:rsid w:val="00F179E8"/>
    <w:rsid w:val="00F207E6"/>
    <w:rsid w:val="00F23256"/>
    <w:rsid w:val="00F245AC"/>
    <w:rsid w:val="00F34CA5"/>
    <w:rsid w:val="00F36B30"/>
    <w:rsid w:val="00F36E8B"/>
    <w:rsid w:val="00F37190"/>
    <w:rsid w:val="00F37513"/>
    <w:rsid w:val="00F41B0D"/>
    <w:rsid w:val="00F45C49"/>
    <w:rsid w:val="00F46015"/>
    <w:rsid w:val="00F563DB"/>
    <w:rsid w:val="00F575F4"/>
    <w:rsid w:val="00F6112B"/>
    <w:rsid w:val="00F62936"/>
    <w:rsid w:val="00F7568E"/>
    <w:rsid w:val="00F814CD"/>
    <w:rsid w:val="00F82D9A"/>
    <w:rsid w:val="00F86B6F"/>
    <w:rsid w:val="00F87C05"/>
    <w:rsid w:val="00F87D8F"/>
    <w:rsid w:val="00F94849"/>
    <w:rsid w:val="00F96474"/>
    <w:rsid w:val="00F97210"/>
    <w:rsid w:val="00FA13C1"/>
    <w:rsid w:val="00FA244E"/>
    <w:rsid w:val="00FA3494"/>
    <w:rsid w:val="00FA6434"/>
    <w:rsid w:val="00FA72C4"/>
    <w:rsid w:val="00FB2433"/>
    <w:rsid w:val="00FB2E50"/>
    <w:rsid w:val="00FC0B78"/>
    <w:rsid w:val="00FC1F79"/>
    <w:rsid w:val="00FC4956"/>
    <w:rsid w:val="00FC4B96"/>
    <w:rsid w:val="00FC5F3B"/>
    <w:rsid w:val="00FC72FB"/>
    <w:rsid w:val="00FC789D"/>
    <w:rsid w:val="00FD5B1B"/>
    <w:rsid w:val="00FD68A1"/>
    <w:rsid w:val="00FE0C00"/>
    <w:rsid w:val="00FE17A9"/>
    <w:rsid w:val="00FE1CAC"/>
    <w:rsid w:val="00FE2F0D"/>
    <w:rsid w:val="00FE3081"/>
    <w:rsid w:val="00FE3AB4"/>
    <w:rsid w:val="00FF36FF"/>
    <w:rsid w:val="00FF420A"/>
    <w:rsid w:val="00FF4F6E"/>
    <w:rsid w:val="00FF6194"/>
    <w:rsid w:val="00FF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F0A89"/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widowControl w:val="0"/>
      <w:tabs>
        <w:tab w:val="left" w:pos="720"/>
      </w:tabs>
      <w:autoSpaceDE w:val="0"/>
      <w:autoSpaceDN w:val="0"/>
      <w:adjustRightInd w:val="0"/>
      <w:jc w:val="both"/>
      <w:outlineLvl w:val="0"/>
    </w:pPr>
    <w:rPr>
      <w:rFonts w:cs="Arial"/>
      <w:b/>
      <w:bCs/>
      <w:lang w:val="es-MX" w:eastAsia="es-MX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pPr>
      <w:keepNext/>
      <w:ind w:right="126"/>
      <w:jc w:val="center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pPr>
      <w:keepNext/>
      <w:ind w:right="846"/>
      <w:jc w:val="right"/>
      <w:outlineLvl w:val="3"/>
    </w:pPr>
    <w:rPr>
      <w:b/>
      <w:bCs/>
    </w:rPr>
  </w:style>
  <w:style w:type="paragraph" w:styleId="Ttulo5">
    <w:name w:val="heading 5"/>
    <w:basedOn w:val="Normal"/>
    <w:next w:val="Normal"/>
    <w:qFormat/>
    <w:pPr>
      <w:keepNext/>
      <w:jc w:val="both"/>
      <w:outlineLvl w:val="4"/>
    </w:pPr>
    <w:rPr>
      <w:rFonts w:cs="Arial"/>
      <w:b/>
    </w:rPr>
  </w:style>
  <w:style w:type="paragraph" w:styleId="Ttulo6">
    <w:name w:val="heading 6"/>
    <w:basedOn w:val="Normal"/>
    <w:next w:val="Normal"/>
    <w:qFormat/>
    <w:pPr>
      <w:keepNext/>
      <w:tabs>
        <w:tab w:val="left" w:pos="8364"/>
        <w:tab w:val="left" w:pos="8789"/>
      </w:tabs>
      <w:overflowPunct w:val="0"/>
      <w:autoSpaceDE w:val="0"/>
      <w:autoSpaceDN w:val="0"/>
      <w:adjustRightInd w:val="0"/>
      <w:jc w:val="both"/>
      <w:textAlignment w:val="baseline"/>
      <w:outlineLvl w:val="5"/>
    </w:pPr>
    <w:rPr>
      <w:rFonts w:cs="Arial"/>
      <w:szCs w:val="20"/>
      <w:lang w:val="es-ES_tradnl"/>
    </w:rPr>
  </w:style>
  <w:style w:type="paragraph" w:styleId="Ttulo7">
    <w:name w:val="heading 7"/>
    <w:basedOn w:val="Normal"/>
    <w:next w:val="Normal"/>
    <w:qFormat/>
    <w:pPr>
      <w:keepNext/>
      <w:overflowPunct w:val="0"/>
      <w:autoSpaceDE w:val="0"/>
      <w:autoSpaceDN w:val="0"/>
      <w:adjustRightInd w:val="0"/>
      <w:textAlignment w:val="baseline"/>
      <w:outlineLvl w:val="6"/>
    </w:pPr>
    <w:rPr>
      <w:b/>
      <w:color w:val="FF0000"/>
      <w:szCs w:val="20"/>
      <w:lang w:val="es-ES_tradnl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</w:rPr>
  </w:style>
  <w:style w:type="paragraph" w:styleId="Ttulo9">
    <w:name w:val="heading 9"/>
    <w:basedOn w:val="Normal"/>
    <w:next w:val="Normal"/>
    <w:link w:val="Ttulo9Car"/>
    <w:qFormat/>
    <w:rsid w:val="00481C4A"/>
    <w:pPr>
      <w:widowControl w:val="0"/>
      <w:spacing w:before="240" w:after="60"/>
      <w:jc w:val="both"/>
      <w:outlineLvl w:val="8"/>
    </w:pPr>
    <w:rPr>
      <w:b/>
      <w:i/>
      <w:sz w:val="18"/>
      <w:szCs w:val="20"/>
      <w:lang w:val="es-MX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DC1">
    <w:name w:val="toc 1"/>
    <w:basedOn w:val="Normal"/>
    <w:next w:val="Normal"/>
    <w:autoRedefine/>
    <w:uiPriority w:val="39"/>
    <w:rsid w:val="00AF0A89"/>
    <w:pPr>
      <w:tabs>
        <w:tab w:val="right" w:leader="dot" w:pos="9923"/>
      </w:tabs>
      <w:ind w:left="426" w:hanging="284"/>
      <w:jc w:val="both"/>
    </w:pPr>
    <w:rPr>
      <w:iCs/>
      <w:noProof/>
    </w:rPr>
  </w:style>
  <w:style w:type="paragraph" w:styleId="TDC2">
    <w:name w:val="toc 2"/>
    <w:basedOn w:val="Normal"/>
    <w:next w:val="Normal"/>
    <w:autoRedefine/>
    <w:uiPriority w:val="39"/>
    <w:rsid w:val="00AF0A89"/>
    <w:pPr>
      <w:tabs>
        <w:tab w:val="left" w:pos="907"/>
        <w:tab w:val="right" w:leader="dot" w:pos="9923"/>
      </w:tabs>
      <w:ind w:left="238"/>
    </w:pPr>
    <w:rPr>
      <w:iCs/>
    </w:rPr>
  </w:style>
  <w:style w:type="paragraph" w:styleId="TDC3">
    <w:name w:val="toc 3"/>
    <w:basedOn w:val="Normal"/>
    <w:next w:val="Normal"/>
    <w:autoRedefine/>
    <w:uiPriority w:val="39"/>
    <w:rsid w:val="00AF0A89"/>
    <w:pPr>
      <w:tabs>
        <w:tab w:val="left" w:pos="1440"/>
        <w:tab w:val="right" w:leader="dot" w:pos="9923"/>
      </w:tabs>
      <w:ind w:left="480"/>
    </w:pPr>
  </w:style>
  <w:style w:type="paragraph" w:styleId="Encabezado">
    <w:name w:val="header"/>
    <w:basedOn w:val="Normal"/>
    <w:pPr>
      <w:tabs>
        <w:tab w:val="center" w:pos="4252"/>
        <w:tab w:val="right" w:pos="8504"/>
      </w:tabs>
    </w:pPr>
    <w:rPr>
      <w:b/>
      <w:caps/>
    </w:rPr>
  </w:style>
  <w:style w:type="paragraph" w:customStyle="1" w:styleId="ENCABEZADO0">
    <w:name w:val="ENCABEZADO"/>
    <w:basedOn w:val="Normal"/>
    <w:pPr>
      <w:widowControl w:val="0"/>
      <w:autoSpaceDE w:val="0"/>
      <w:autoSpaceDN w:val="0"/>
      <w:adjustRightInd w:val="0"/>
      <w:jc w:val="both"/>
    </w:pPr>
    <w:rPr>
      <w:rFonts w:cs="Arial"/>
      <w:b/>
      <w:caps/>
      <w:lang w:val="es-MX" w:eastAsia="es-MX"/>
    </w:rPr>
  </w:style>
  <w:style w:type="paragraph" w:styleId="Textoindependiente">
    <w:name w:val="Body Text"/>
    <w:basedOn w:val="Normal"/>
    <w:link w:val="TextoindependienteCar"/>
    <w:pPr>
      <w:widowControl w:val="0"/>
      <w:autoSpaceDE w:val="0"/>
      <w:autoSpaceDN w:val="0"/>
      <w:adjustRightInd w:val="0"/>
      <w:jc w:val="both"/>
    </w:pPr>
    <w:rPr>
      <w:rFonts w:cs="Arial"/>
      <w:b/>
      <w:bCs/>
      <w:lang w:val="es-MX" w:eastAsia="es-MX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cs="Arial"/>
      <w:lang w:val="es-MX" w:eastAsia="es-MX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  <w:rPr>
      <w:rFonts w:ascii="Times New Roman" w:hAnsi="Times New Roman"/>
    </w:rPr>
  </w:style>
  <w:style w:type="character" w:styleId="Nmerodepgina">
    <w:name w:val="page number"/>
    <w:basedOn w:val="Fuentedeprrafopredeter"/>
  </w:style>
  <w:style w:type="paragraph" w:customStyle="1" w:styleId="p0">
    <w:name w:val="p0"/>
    <w:basedOn w:val="Normal"/>
    <w:pPr>
      <w:widowControl w:val="0"/>
      <w:tabs>
        <w:tab w:val="left" w:pos="720"/>
      </w:tabs>
      <w:autoSpaceDE w:val="0"/>
      <w:autoSpaceDN w:val="0"/>
      <w:adjustRightInd w:val="0"/>
      <w:spacing w:line="240" w:lineRule="atLeast"/>
      <w:jc w:val="both"/>
    </w:pPr>
    <w:rPr>
      <w:rFonts w:cs="Arial"/>
      <w:lang w:val="es-MX" w:eastAsia="es-MX"/>
    </w:rPr>
  </w:style>
  <w:style w:type="paragraph" w:customStyle="1" w:styleId="NOTA">
    <w:name w:val="NOTA"/>
    <w:basedOn w:val="Normal"/>
    <w:rPr>
      <w:sz w:val="20"/>
      <w:lang w:val="es-MX"/>
    </w:rPr>
  </w:style>
  <w:style w:type="paragraph" w:customStyle="1" w:styleId="TEXTO">
    <w:name w:val="TEXTO"/>
    <w:basedOn w:val="Normal"/>
    <w:pPr>
      <w:jc w:val="both"/>
    </w:pPr>
    <w:rPr>
      <w:lang w:val="es-MX"/>
    </w:rPr>
  </w:style>
  <w:style w:type="paragraph" w:customStyle="1" w:styleId="CAPTULO">
    <w:name w:val="CAPÍTULO"/>
    <w:basedOn w:val="Normal"/>
    <w:pPr>
      <w:numPr>
        <w:numId w:val="1"/>
      </w:numPr>
      <w:tabs>
        <w:tab w:val="clear" w:pos="360"/>
      </w:tabs>
    </w:pPr>
    <w:rPr>
      <w:b/>
      <w:lang w:val="es-MX"/>
    </w:rPr>
  </w:style>
  <w:style w:type="paragraph" w:styleId="TDC4">
    <w:name w:val="toc 4"/>
    <w:basedOn w:val="Normal"/>
    <w:next w:val="Normal"/>
    <w:autoRedefine/>
    <w:semiHidden/>
    <w:pPr>
      <w:ind w:left="720"/>
    </w:pPr>
    <w:rPr>
      <w:rFonts w:ascii="Times New Roman" w:hAnsi="Times New Roman"/>
    </w:rPr>
  </w:style>
  <w:style w:type="paragraph" w:styleId="TDC5">
    <w:name w:val="toc 5"/>
    <w:basedOn w:val="Normal"/>
    <w:next w:val="Normal"/>
    <w:autoRedefine/>
    <w:semiHidden/>
    <w:pPr>
      <w:ind w:left="960"/>
    </w:pPr>
    <w:rPr>
      <w:rFonts w:ascii="Times New Roman" w:hAnsi="Times New Roman"/>
    </w:rPr>
  </w:style>
  <w:style w:type="paragraph" w:styleId="TDC6">
    <w:name w:val="toc 6"/>
    <w:basedOn w:val="Normal"/>
    <w:next w:val="Normal"/>
    <w:autoRedefine/>
    <w:semiHidden/>
    <w:pPr>
      <w:ind w:left="1200"/>
    </w:pPr>
    <w:rPr>
      <w:rFonts w:ascii="Times New Roman" w:hAnsi="Times New Roman"/>
    </w:rPr>
  </w:style>
  <w:style w:type="paragraph" w:styleId="TDC7">
    <w:name w:val="toc 7"/>
    <w:basedOn w:val="Normal"/>
    <w:next w:val="Normal"/>
    <w:autoRedefine/>
    <w:semiHidden/>
    <w:pPr>
      <w:ind w:left="1440"/>
    </w:pPr>
    <w:rPr>
      <w:rFonts w:ascii="Times New Roman" w:hAnsi="Times New Roman"/>
    </w:rPr>
  </w:style>
  <w:style w:type="paragraph" w:styleId="TDC8">
    <w:name w:val="toc 8"/>
    <w:basedOn w:val="Normal"/>
    <w:next w:val="Normal"/>
    <w:autoRedefine/>
    <w:semiHidden/>
    <w:pPr>
      <w:ind w:left="1680"/>
    </w:pPr>
    <w:rPr>
      <w:rFonts w:ascii="Times New Roman" w:hAnsi="Times New Roman"/>
    </w:rPr>
  </w:style>
  <w:style w:type="paragraph" w:styleId="TDC9">
    <w:name w:val="toc 9"/>
    <w:basedOn w:val="Normal"/>
    <w:next w:val="Normal"/>
    <w:autoRedefine/>
    <w:semiHidden/>
    <w:pPr>
      <w:ind w:left="1920"/>
    </w:pPr>
    <w:rPr>
      <w:rFonts w:ascii="Times New Roman" w:hAnsi="Times New Roman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paragraph" w:styleId="Sangradetextonormal">
    <w:name w:val="Body Text Indent"/>
    <w:basedOn w:val="Normal"/>
    <w:pPr>
      <w:ind w:left="686" w:hanging="6"/>
      <w:jc w:val="both"/>
    </w:pPr>
  </w:style>
  <w:style w:type="paragraph" w:customStyle="1" w:styleId="Divisiones">
    <w:name w:val="Divisiones"/>
    <w:basedOn w:val="Normal"/>
    <w:autoRedefine/>
    <w:pPr>
      <w:jc w:val="both"/>
    </w:pPr>
    <w:rPr>
      <w:rFonts w:cs="Arial"/>
      <w:bCs/>
      <w:lang w:val="es-MX"/>
    </w:rPr>
  </w:style>
  <w:style w:type="paragraph" w:customStyle="1" w:styleId="p7">
    <w:name w:val="p7"/>
    <w:basedOn w:val="Normal"/>
    <w:pPr>
      <w:widowControl w:val="0"/>
      <w:tabs>
        <w:tab w:val="left" w:pos="720"/>
      </w:tabs>
      <w:spacing w:line="420" w:lineRule="atLeast"/>
      <w:jc w:val="both"/>
    </w:pPr>
    <w:rPr>
      <w:rFonts w:ascii="Times New Roman" w:hAnsi="Times New Roman"/>
      <w:snapToGrid w:val="0"/>
    </w:rPr>
  </w:style>
  <w:style w:type="paragraph" w:styleId="Ttulo">
    <w:name w:val="Title"/>
    <w:basedOn w:val="Normal"/>
    <w:qFormat/>
    <w:pPr>
      <w:numPr>
        <w:ilvl w:val="12"/>
      </w:numPr>
      <w:ind w:left="283" w:hanging="283"/>
      <w:jc w:val="center"/>
    </w:pPr>
    <w:rPr>
      <w:b/>
    </w:rPr>
  </w:style>
  <w:style w:type="paragraph" w:styleId="Textodebloque">
    <w:name w:val="Block Text"/>
    <w:basedOn w:val="Normal"/>
    <w:pPr>
      <w:spacing w:line="259" w:lineRule="exact"/>
      <w:ind w:left="648" w:right="72" w:hanging="288"/>
      <w:jc w:val="both"/>
    </w:pPr>
    <w:rPr>
      <w:szCs w:val="20"/>
    </w:rPr>
  </w:style>
  <w:style w:type="paragraph" w:styleId="Textoindependiente3">
    <w:name w:val="Body Text 3"/>
    <w:basedOn w:val="Normal"/>
    <w:pPr>
      <w:tabs>
        <w:tab w:val="left" w:pos="-720"/>
        <w:tab w:val="left" w:pos="360"/>
      </w:tabs>
      <w:suppressAutoHyphens/>
      <w:jc w:val="both"/>
    </w:pPr>
    <w:rPr>
      <w:rFonts w:ascii="Times New Roman" w:hAnsi="Times New Roman"/>
      <w:spacing w:val="-3"/>
      <w:sz w:val="26"/>
      <w:szCs w:val="20"/>
      <w:lang w:val="id-ID"/>
    </w:rPr>
  </w:style>
  <w:style w:type="paragraph" w:customStyle="1" w:styleId="BodyTextIndent21">
    <w:name w:val="Body Text Indent 21"/>
    <w:basedOn w:val="Normal"/>
    <w:pPr>
      <w:overflowPunct w:val="0"/>
      <w:autoSpaceDE w:val="0"/>
      <w:autoSpaceDN w:val="0"/>
      <w:adjustRightInd w:val="0"/>
      <w:ind w:left="360" w:hanging="360"/>
      <w:jc w:val="both"/>
      <w:textAlignment w:val="baseline"/>
    </w:pPr>
    <w:rPr>
      <w:sz w:val="22"/>
      <w:szCs w:val="20"/>
    </w:rPr>
  </w:style>
  <w:style w:type="paragraph" w:customStyle="1" w:styleId="BodyText21">
    <w:name w:val="Body Text 21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independiente2">
    <w:name w:val="Body Text 2"/>
    <w:basedOn w:val="Normal"/>
    <w:pPr>
      <w:overflowPunct w:val="0"/>
      <w:autoSpaceDE w:val="0"/>
      <w:autoSpaceDN w:val="0"/>
      <w:adjustRightInd w:val="0"/>
      <w:jc w:val="center"/>
      <w:textAlignment w:val="baseline"/>
    </w:pPr>
    <w:rPr>
      <w:rFonts w:ascii="Gill Sans Light" w:hAnsi="Gill Sans Light"/>
      <w:color w:val="000000"/>
      <w:sz w:val="16"/>
      <w:szCs w:val="20"/>
      <w:lang w:val="es-ES_tradnl"/>
    </w:rPr>
  </w:style>
  <w:style w:type="paragraph" w:styleId="Textodeglobo">
    <w:name w:val="Balloon Text"/>
    <w:basedOn w:val="Normal"/>
    <w:semiHidden/>
    <w:pPr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sz w:val="16"/>
      <w:szCs w:val="16"/>
      <w:lang w:val="es-ES_tradnl"/>
    </w:r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customStyle="1" w:styleId="BodyText31">
    <w:name w:val="Body Text 31"/>
    <w:basedOn w:val="Normal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Cs w:val="20"/>
      <w:lang w:val="es-MX"/>
    </w:rPr>
  </w:style>
  <w:style w:type="paragraph" w:styleId="Subttulo">
    <w:name w:val="Subtitle"/>
    <w:basedOn w:val="Normal"/>
    <w:qFormat/>
    <w:rsid w:val="002775F9"/>
    <w:pPr>
      <w:jc w:val="both"/>
    </w:pPr>
    <w:rPr>
      <w:rFonts w:cs="Arial"/>
      <w:i/>
      <w:iCs/>
      <w:lang w:val="es-ES_tradnl"/>
    </w:rPr>
  </w:style>
  <w:style w:type="paragraph" w:customStyle="1" w:styleId="c2">
    <w:name w:val="c2"/>
    <w:basedOn w:val="Normal"/>
    <w:rsid w:val="00CF1674"/>
    <w:pPr>
      <w:widowControl w:val="0"/>
      <w:autoSpaceDE w:val="0"/>
      <w:autoSpaceDN w:val="0"/>
      <w:adjustRightInd w:val="0"/>
      <w:spacing w:line="240" w:lineRule="atLeast"/>
      <w:jc w:val="center"/>
    </w:pPr>
    <w:rPr>
      <w:rFonts w:cs="Arial"/>
      <w:szCs w:val="20"/>
      <w:lang w:val="es-MX" w:eastAsia="es-MX"/>
    </w:rPr>
  </w:style>
  <w:style w:type="table" w:styleId="Tablaconcuadrcula">
    <w:name w:val="Table Grid"/>
    <w:basedOn w:val="Tablanormal"/>
    <w:rsid w:val="008F7A8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text"/>
    <w:basedOn w:val="Normal"/>
    <w:rsid w:val="009F63D6"/>
    <w:pPr>
      <w:keepLines/>
      <w:widowControl w:val="0"/>
      <w:spacing w:after="120"/>
      <w:jc w:val="both"/>
    </w:pPr>
    <w:rPr>
      <w:rFonts w:cs="Arial"/>
      <w:sz w:val="20"/>
      <w:szCs w:val="20"/>
      <w:lang w:val="es-MX" w:eastAsia="en-US"/>
    </w:rPr>
  </w:style>
  <w:style w:type="paragraph" w:styleId="Mapadeldocumento">
    <w:name w:val="Document Map"/>
    <w:basedOn w:val="Normal"/>
    <w:link w:val="MapadeldocumentoCar"/>
    <w:rsid w:val="0060151C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rsid w:val="0060151C"/>
    <w:rPr>
      <w:rFonts w:ascii="Tahoma" w:hAnsi="Tahoma" w:cs="Tahoma"/>
      <w:sz w:val="16"/>
      <w:szCs w:val="16"/>
      <w:lang w:val="es-ES" w:eastAsia="es-ES"/>
    </w:rPr>
  </w:style>
  <w:style w:type="character" w:styleId="Textoennegrita">
    <w:name w:val="Strong"/>
    <w:basedOn w:val="Fuentedeprrafopredeter"/>
    <w:qFormat/>
    <w:rsid w:val="0060151C"/>
    <w:rPr>
      <w:b/>
      <w:bCs/>
    </w:rPr>
  </w:style>
  <w:style w:type="character" w:styleId="nfasis">
    <w:name w:val="Emphasis"/>
    <w:basedOn w:val="Fuentedeprrafopredeter"/>
    <w:qFormat/>
    <w:rsid w:val="0060151C"/>
    <w:rPr>
      <w:i/>
      <w:iCs/>
    </w:rPr>
  </w:style>
  <w:style w:type="character" w:customStyle="1" w:styleId="InfoBlueCar">
    <w:name w:val="InfoBlue Car"/>
    <w:basedOn w:val="Fuentedeprrafopredeter"/>
    <w:link w:val="InfoBlue"/>
    <w:rsid w:val="0060151C"/>
    <w:rPr>
      <w:rFonts w:ascii="Arial" w:hAnsi="Arial"/>
      <w:i/>
      <w:color w:val="0000FF"/>
      <w:lang w:val="es-MX"/>
    </w:rPr>
  </w:style>
  <w:style w:type="paragraph" w:customStyle="1" w:styleId="InfoBlue">
    <w:name w:val="InfoBlue"/>
    <w:basedOn w:val="Normal"/>
    <w:next w:val="Textoindependiente"/>
    <w:link w:val="InfoBlueCar"/>
    <w:autoRedefine/>
    <w:rsid w:val="0060151C"/>
    <w:pPr>
      <w:widowControl w:val="0"/>
      <w:spacing w:before="120" w:after="120"/>
      <w:jc w:val="both"/>
    </w:pPr>
    <w:rPr>
      <w:i/>
      <w:color w:val="0000FF"/>
      <w:sz w:val="20"/>
      <w:szCs w:val="20"/>
      <w:lang w:val="es-MX" w:eastAsia="en-US"/>
    </w:rPr>
  </w:style>
  <w:style w:type="character" w:customStyle="1" w:styleId="Ttulo9Car">
    <w:name w:val="Título 9 Car"/>
    <w:basedOn w:val="Fuentedeprrafopredeter"/>
    <w:link w:val="Ttulo9"/>
    <w:rsid w:val="00481C4A"/>
    <w:rPr>
      <w:rFonts w:ascii="Arial" w:hAnsi="Arial"/>
      <w:b/>
      <w:i/>
      <w:sz w:val="18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FE1CAC"/>
    <w:rPr>
      <w:rFonts w:ascii="Arial" w:hAnsi="Arial" w:cs="Arial"/>
      <w:b/>
      <w:bCs/>
      <w:sz w:val="24"/>
      <w:szCs w:val="24"/>
    </w:rPr>
  </w:style>
  <w:style w:type="paragraph" w:styleId="Listaconvietas">
    <w:name w:val="List Bullet"/>
    <w:aliases w:val="Lista Roles"/>
    <w:basedOn w:val="Normal"/>
    <w:autoRedefine/>
    <w:rsid w:val="007F4C05"/>
    <w:pPr>
      <w:widowControl w:val="0"/>
      <w:spacing w:line="240" w:lineRule="atLeast"/>
    </w:pPr>
    <w:rPr>
      <w:i/>
      <w:color w:val="0000FF"/>
      <w:sz w:val="20"/>
      <w:szCs w:val="20"/>
      <w:lang w:val="es-MX" w:eastAsia="en-US"/>
    </w:rPr>
  </w:style>
  <w:style w:type="paragraph" w:customStyle="1" w:styleId="ListaTareas">
    <w:name w:val="Lista Tareas"/>
    <w:basedOn w:val="Listaconnmeros"/>
    <w:rsid w:val="007F4C05"/>
    <w:pPr>
      <w:widowControl w:val="0"/>
      <w:numPr>
        <w:numId w:val="3"/>
      </w:numPr>
      <w:contextualSpacing w:val="0"/>
      <w:jc w:val="both"/>
    </w:pPr>
    <w:rPr>
      <w:sz w:val="20"/>
      <w:szCs w:val="20"/>
      <w:lang w:val="es-MX" w:eastAsia="en-US"/>
    </w:rPr>
  </w:style>
  <w:style w:type="paragraph" w:styleId="Listaconnmeros">
    <w:name w:val="List Number"/>
    <w:basedOn w:val="Normal"/>
    <w:rsid w:val="007F4C05"/>
    <w:pPr>
      <w:ind w:left="432" w:hanging="432"/>
      <w:contextualSpacing/>
    </w:pPr>
  </w:style>
  <w:style w:type="paragraph" w:styleId="Prrafodelista">
    <w:name w:val="List Paragraph"/>
    <w:basedOn w:val="Normal"/>
    <w:uiPriority w:val="34"/>
    <w:qFormat/>
    <w:rsid w:val="001F7B73"/>
    <w:pPr>
      <w:ind w:left="720"/>
      <w:contextualSpacing/>
    </w:pPr>
  </w:style>
  <w:style w:type="character" w:styleId="Hipervnculovisitado">
    <w:name w:val="FollowedHyperlink"/>
    <w:basedOn w:val="Fuentedeprrafopredeter"/>
    <w:rsid w:val="00FC72FB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rsid w:val="00113AB9"/>
    <w:rPr>
      <w:rFonts w:ascii="Arial" w:hAnsi="Arial"/>
      <w:b/>
      <w:bCs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119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583">
      <w:bodyDiv w:val="1"/>
      <w:marLeft w:val="450"/>
      <w:marRight w:val="0"/>
      <w:marTop w:val="75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Amesol\Analisis\Megacable\EspecificacionRequerimientos\General\MEG_Reglas_de_Negocio.docx" TargetMode="External"/><Relationship Id="rId18" Type="http://schemas.openxmlformats.org/officeDocument/2006/relationships/hyperlink" Target="file:///C:\Amesol\Analisis\Megacable\EspecificacionRequerimientos\General\MEG_Reglas_de_Negocio.docx" TargetMode="External"/><Relationship Id="rId26" Type="http://schemas.openxmlformats.org/officeDocument/2006/relationships/hyperlink" Target="file:///C:\AMESOL\Productos\FieldServices\Trunk\Analisis\EspecificacionRequerimientos\General\MEG_Reglas_de_Negocio.docx" TargetMode="External"/><Relationship Id="rId39" Type="http://schemas.openxmlformats.org/officeDocument/2006/relationships/hyperlink" Target="file:///C:\Amesol\Analisis\Megacable\EspecificacionRequerimientos\General\MEG_Reglas_de_Negocio.docx" TargetMode="External"/><Relationship Id="rId21" Type="http://schemas.openxmlformats.org/officeDocument/2006/relationships/hyperlink" Target="file:///C:\Amesol\Analisis\Megacable\EspecificacionRequerimientos\General\MEG_Reglas_de_Negocio.docx" TargetMode="External"/><Relationship Id="rId34" Type="http://schemas.openxmlformats.org/officeDocument/2006/relationships/hyperlink" Target="file:///C:\AMESOL\Productos\FieldServices\Trunk\Analisis\EspecificacionRequerimientos\General\MEG_Reglas_de_Negocio.docx" TargetMode="External"/><Relationship Id="rId42" Type="http://schemas.openxmlformats.org/officeDocument/2006/relationships/hyperlink" Target="file:///C:\AMESOL\Productos\FieldServices\Trunk\Analisis\EspecificacionRequerimientos\General\MEG_Reglas_de_Negocio.docx" TargetMode="External"/><Relationship Id="rId47" Type="http://schemas.openxmlformats.org/officeDocument/2006/relationships/hyperlink" Target="file:///C:\AMESOL\Productos\FieldServices\Trunk\Analisis\EspecificacionRequerimientos\General\MEG_Reglas_de_Negocio.docx" TargetMode="External"/><Relationship Id="rId50" Type="http://schemas.openxmlformats.org/officeDocument/2006/relationships/hyperlink" Target="file:///C:\Amesol\Analisis\Megacable\EspecificacionRequerimientos\General\MEG_Reglas_de_Negocio.docx" TargetMode="External"/><Relationship Id="rId55" Type="http://schemas.openxmlformats.org/officeDocument/2006/relationships/hyperlink" Target="file:///C:\AMESOL\Productos\FieldServices\Trunk\Analisis\EspecificacionRequerimientos\General\MEG_Reglas_de_Negocio.docx" TargetMode="External"/><Relationship Id="rId63" Type="http://schemas.openxmlformats.org/officeDocument/2006/relationships/hyperlink" Target="file:///C:\AMESOL\Analisis\Megacable\EspecificacionRequerimientos\General\MEG_Glosario_de_Mensajes.docx" TargetMode="External"/><Relationship Id="rId68" Type="http://schemas.openxmlformats.org/officeDocument/2006/relationships/hyperlink" Target="file:///C:\AMESOL\Productos\FieldServices\Trunk\Analisis\EspecificacionRequerimientos\General\MEG_Glosario_de_Mensajes.docx" TargetMode="External"/><Relationship Id="rId76" Type="http://schemas.openxmlformats.org/officeDocument/2006/relationships/oleObject" Target="embeddings/oleObject3.bin"/><Relationship Id="rId84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2.emf"/><Relationship Id="rId2" Type="http://schemas.openxmlformats.org/officeDocument/2006/relationships/numbering" Target="numbering.xml"/><Relationship Id="rId16" Type="http://schemas.openxmlformats.org/officeDocument/2006/relationships/hyperlink" Target="file:///C:\Amesol\Analisis\Megacable\EspecificacionRequerimientos\General\MEG_Reglas_de_Negocio.docx" TargetMode="External"/><Relationship Id="rId29" Type="http://schemas.openxmlformats.org/officeDocument/2006/relationships/hyperlink" Target="file:///C:\AMESOL\Productos\FieldServices\Trunk\Analisis\EspecificacionRequerimientos\General\MEG_Reglas_de_Negocio.docx" TargetMode="External"/><Relationship Id="rId11" Type="http://schemas.openxmlformats.org/officeDocument/2006/relationships/hyperlink" Target="file:///C:\AMESOL\Analisis\Megacable\EspecificacionRequerimientos\General\MEG_Reglas_de_Negocio.docx" TargetMode="External"/><Relationship Id="rId24" Type="http://schemas.openxmlformats.org/officeDocument/2006/relationships/hyperlink" Target="file:///C:\AMESOL\Productos\FieldServices\Trunk\Analisis\EspecificacionRequerimientos\General\MEG_Reglas_de_Negocio.docx" TargetMode="External"/><Relationship Id="rId32" Type="http://schemas.openxmlformats.org/officeDocument/2006/relationships/hyperlink" Target="file:///C:\AMESOL\Productos\FieldServices\Trunk\Analisis\EspecificacionRequerimientos\General\MEG_Reglas_de_Negocio.docx" TargetMode="External"/><Relationship Id="rId37" Type="http://schemas.openxmlformats.org/officeDocument/2006/relationships/hyperlink" Target="file:///C:\AMESOL\Analisis\Megacable\EspecificacionRequerimientos\General\MEG_Reglas_de_Negocio.docx" TargetMode="External"/><Relationship Id="rId40" Type="http://schemas.openxmlformats.org/officeDocument/2006/relationships/hyperlink" Target="file:///C:\Amesol\Analisis\Megacable\EspecificacionRequerimientos\General\MEG_Reglas_de_Negocio.docx" TargetMode="External"/><Relationship Id="rId45" Type="http://schemas.openxmlformats.org/officeDocument/2006/relationships/hyperlink" Target="file:///C:\AMESOL\Productos\FieldServices\Trunk\Analisis\EspecificacionRequerimientos\General\MEG_Reglas_de_Negocio.docx" TargetMode="External"/><Relationship Id="rId53" Type="http://schemas.openxmlformats.org/officeDocument/2006/relationships/hyperlink" Target="file:///C:\AMESOL\Productos\FieldServices\Trunk\Analisis\EspecificacionRequerimientos\General\MEG_Reglas_de_Negocio.docx" TargetMode="External"/><Relationship Id="rId58" Type="http://schemas.openxmlformats.org/officeDocument/2006/relationships/hyperlink" Target="file:///C:\Amesol\Analisis\Megacable\EspecificacionRequerimientos\General\MEG_Glosario_de_Mensajes.docx" TargetMode="External"/><Relationship Id="rId66" Type="http://schemas.openxmlformats.org/officeDocument/2006/relationships/hyperlink" Target="file:///C:\Amesol\Analisis\Megacable\EspecificacionRequerimientos\General\MEG_Glosario_de_Mensajes.docx" TargetMode="External"/><Relationship Id="rId74" Type="http://schemas.openxmlformats.org/officeDocument/2006/relationships/oleObject" Target="embeddings/oleObject2.bin"/><Relationship Id="rId79" Type="http://schemas.openxmlformats.org/officeDocument/2006/relationships/image" Target="media/image6.emf"/><Relationship Id="rId87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file:///C:\Amesol\Analisis\Megacable\EspecificacionRequerimientos\General\MEG_Glosario_de_Mensajes.docx" TargetMode="External"/><Relationship Id="rId82" Type="http://schemas.openxmlformats.org/officeDocument/2006/relationships/oleObject" Target="embeddings/oleObject6.bin"/><Relationship Id="rId19" Type="http://schemas.openxmlformats.org/officeDocument/2006/relationships/hyperlink" Target="file:///C:\Amesol\Analisis\Megacable\EspecificacionRequerimientos\General\MEG_Reglas_de_Negocio.docx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file:///C:\Amesol\Analisis\Megacable\EspecificacionRequerimientos\General\MEG_Reglas_de_Negocio.docx" TargetMode="External"/><Relationship Id="rId22" Type="http://schemas.openxmlformats.org/officeDocument/2006/relationships/hyperlink" Target="file:///C:\Amesol\Analisis\Megacable\EspecificacionRequerimientos\General\MEG_Reglas_de_Negocio.docx" TargetMode="External"/><Relationship Id="rId27" Type="http://schemas.openxmlformats.org/officeDocument/2006/relationships/hyperlink" Target="file:///C:\AMESOL\Productos\FieldServices\Trunk\Analisis\EspecificacionRequerimientos\General\MEG_Reglas_de_Negocio.docx" TargetMode="External"/><Relationship Id="rId30" Type="http://schemas.openxmlformats.org/officeDocument/2006/relationships/hyperlink" Target="file:///C:\Amesol\Analisis\Megacable\EspecificacionRequerimientos\General\MEG_Reglas_de_Negocio.docx" TargetMode="External"/><Relationship Id="rId35" Type="http://schemas.openxmlformats.org/officeDocument/2006/relationships/hyperlink" Target="file:///C:\Amesol\Analisis\Megacable\EspecificacionRequerimientos\General\MEG_Reglas_de_Negocio.docx" TargetMode="External"/><Relationship Id="rId43" Type="http://schemas.openxmlformats.org/officeDocument/2006/relationships/hyperlink" Target="file:///C:\AMESOL\Productos\FieldServices\Trunk\Analisis\EspecificacionRequerimientos\General\MEG_Reglas_de_Negocio.docx" TargetMode="External"/><Relationship Id="rId48" Type="http://schemas.openxmlformats.org/officeDocument/2006/relationships/hyperlink" Target="file:///C:\Amesol\Analisis\Megacable\EspecificacionRequerimientos\General\MEG_Reglas_de_Negocio.docx" TargetMode="External"/><Relationship Id="rId56" Type="http://schemas.openxmlformats.org/officeDocument/2006/relationships/hyperlink" Target="file:///C:\AMESOL\Productos\FieldServices\Trunk\Analisis\EspecificacionRequerimientos\General\MEG_Reglas_de_Negocio.docx" TargetMode="External"/><Relationship Id="rId64" Type="http://schemas.openxmlformats.org/officeDocument/2006/relationships/hyperlink" Target="file:///C:\AMESOL\Productos\FieldServices\Trunk\Analisis\EspecificacionRequerimientos\General\MEG_Glosario_de_Mensajes.docx" TargetMode="External"/><Relationship Id="rId69" Type="http://schemas.openxmlformats.org/officeDocument/2006/relationships/hyperlink" Target="file:///C:\AMESOL\Productos\FieldServices\Trunk\Analisis\EspecificacionRequerimientos\General\MEG_Glosario_de_Mensajes.docx" TargetMode="External"/><Relationship Id="rId77" Type="http://schemas.openxmlformats.org/officeDocument/2006/relationships/image" Target="media/image5.emf"/><Relationship Id="rId8" Type="http://schemas.openxmlformats.org/officeDocument/2006/relationships/endnotes" Target="endnotes.xml"/><Relationship Id="rId51" Type="http://schemas.openxmlformats.org/officeDocument/2006/relationships/hyperlink" Target="file:///C:\Amesol\Analisis\Megacable\EspecificacionRequerimientos\General\MEG_Reglas_de_Negocio.docx" TargetMode="External"/><Relationship Id="rId72" Type="http://schemas.openxmlformats.org/officeDocument/2006/relationships/oleObject" Target="embeddings/oleObject1.bin"/><Relationship Id="rId80" Type="http://schemas.openxmlformats.org/officeDocument/2006/relationships/oleObject" Target="embeddings/oleObject5.bin"/><Relationship Id="rId85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hyperlink" Target="file:///C:\AMESOL\Analisis\Megacable\EspecificacionRequerimientos\General\MEG_Reglas_de_Negocio.docx" TargetMode="External"/><Relationship Id="rId17" Type="http://schemas.openxmlformats.org/officeDocument/2006/relationships/hyperlink" Target="file:///C:\Amesol\Analisis\Megacable\EspecificacionRequerimientos\General\MEG_Reglas_de_Negocio.docx" TargetMode="External"/><Relationship Id="rId25" Type="http://schemas.openxmlformats.org/officeDocument/2006/relationships/hyperlink" Target="file:///C:\AMESOL\Productos\FieldServices\Trunk\Analisis\EspecificacionRequerimientos\General\MEG_Reglas_de_Negocio.docx" TargetMode="External"/><Relationship Id="rId33" Type="http://schemas.openxmlformats.org/officeDocument/2006/relationships/hyperlink" Target="file:///C:\AMESOL\Productos\FieldServices\Trunk\Analisis\EspecificacionRequerimientos\General\MEG_Reglas_de_Negocio.docx" TargetMode="External"/><Relationship Id="rId38" Type="http://schemas.openxmlformats.org/officeDocument/2006/relationships/hyperlink" Target="file:///C:\AMESOL\Productos\FieldServices\Trunk\Analisis\EspecificacionRequerimientos\General\MEG_Reglas_de_Negocio.docx" TargetMode="External"/><Relationship Id="rId46" Type="http://schemas.openxmlformats.org/officeDocument/2006/relationships/hyperlink" Target="file:///C:\AMESOL\Productos\FieldServices\Trunk\Analisis\EspecificacionRequerimientos\General\MEG_Reglas_de_Negocio.docx" TargetMode="External"/><Relationship Id="rId59" Type="http://schemas.openxmlformats.org/officeDocument/2006/relationships/hyperlink" Target="file:///C:\Amesol\Analisis\Megacable\EspecificacionRequerimientos\General\MEG_Glosario_de_Mensajes.docx" TargetMode="External"/><Relationship Id="rId67" Type="http://schemas.openxmlformats.org/officeDocument/2006/relationships/hyperlink" Target="file:///C:\Amesol\Analisis\Megacable\EspecificacionRequerimientos\General\MEG_Glosario_de_Mensajes.docx" TargetMode="External"/><Relationship Id="rId20" Type="http://schemas.openxmlformats.org/officeDocument/2006/relationships/hyperlink" Target="file:///C:\AMESOL\Productos\FieldServices\Trunk\Analisis\EspecificacionRequerimientos\General\MEG_Reglas_de_Negocio.docx" TargetMode="External"/><Relationship Id="rId41" Type="http://schemas.openxmlformats.org/officeDocument/2006/relationships/hyperlink" Target="file:///C:\AMESOL\Productos\FieldServices\Trunk\Analisis\EspecificacionRequerimientos\General\MEG_Reglas_de_Negocio.docx" TargetMode="External"/><Relationship Id="rId54" Type="http://schemas.openxmlformats.org/officeDocument/2006/relationships/hyperlink" Target="file:///C:\Amesol\Analisis\Megacable\EspecificacionRequerimientos\General\MEG_Reglas_de_Negocio.docx" TargetMode="External"/><Relationship Id="rId62" Type="http://schemas.openxmlformats.org/officeDocument/2006/relationships/hyperlink" Target="file:///C:\AMESOL\Analisis\Megacable\EspecificacionRequerimientos\General\MEG_Glosario_de_Mensajes.docx" TargetMode="External"/><Relationship Id="rId70" Type="http://schemas.openxmlformats.org/officeDocument/2006/relationships/hyperlink" Target="file:///C:\AMESOL\Productos\FieldServices\Trunk\Analisis\EspecificacionRequerimientos\General\MEG_Glosario_de_Mensajes.docx" TargetMode="External"/><Relationship Id="rId75" Type="http://schemas.openxmlformats.org/officeDocument/2006/relationships/image" Target="media/image4.emf"/><Relationship Id="rId83" Type="http://schemas.openxmlformats.org/officeDocument/2006/relationships/header" Target="head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Amesol\Analisis\Megacable\EspecificacionRequerimientos\General\MEG_Reglas_de_Negocio.docx" TargetMode="External"/><Relationship Id="rId23" Type="http://schemas.openxmlformats.org/officeDocument/2006/relationships/hyperlink" Target="file:///C:\AMESOL\Productos\FieldServices\Trunk\Analisis\EspecificacionRequerimientos\General\MEG_Reglas_de_Negocio.docx" TargetMode="External"/><Relationship Id="rId28" Type="http://schemas.openxmlformats.org/officeDocument/2006/relationships/hyperlink" Target="file:///C:\AMESOL\Productos\FieldServices\Trunk\Analisis\EspecificacionRequerimientos\General\MEG_Reglas_de_Negocio.docx" TargetMode="External"/><Relationship Id="rId36" Type="http://schemas.openxmlformats.org/officeDocument/2006/relationships/hyperlink" Target="file:///C:\Amesol\Analisis\Megacable\EspecificacionRequerimientos\General\MEG_Reglas_de_Negocio.docx" TargetMode="External"/><Relationship Id="rId49" Type="http://schemas.openxmlformats.org/officeDocument/2006/relationships/hyperlink" Target="file:///C:\Amesol\Analisis\Megacable\EspecificacionRequerimientos\General\MEG_Reglas_de_Negocio.docx" TargetMode="External"/><Relationship Id="rId57" Type="http://schemas.openxmlformats.org/officeDocument/2006/relationships/hyperlink" Target="file:///C:\AMESOL\Productos\FieldServices\Trunk\Analisis\EspecificacionRequerimientos\ECU_MOV\CUMEGMOV22_ConsultarAyudaEnLinea.docx" TargetMode="External"/><Relationship Id="rId10" Type="http://schemas.openxmlformats.org/officeDocument/2006/relationships/hyperlink" Target="file:///C:\AMESOL\Productos\FieldServices\Trunk\Analisis\EspecificacionRequerimientos\ECU_MOV\CUMEGMOV04_SeleccionarActividades.docx" TargetMode="External"/><Relationship Id="rId31" Type="http://schemas.openxmlformats.org/officeDocument/2006/relationships/hyperlink" Target="file:///C:\Amesol\Analisis\Megacable\EspecificacionRequerimientos\General\MEG_Reglas_de_Negocio.docx" TargetMode="External"/><Relationship Id="rId44" Type="http://schemas.openxmlformats.org/officeDocument/2006/relationships/hyperlink" Target="file:///C:\AMESOL\Productos\FieldServices\Trunk\Analisis\EspecificacionRequerimientos\General\MEG_Reglas_de_Negocio.docx" TargetMode="External"/><Relationship Id="rId52" Type="http://schemas.openxmlformats.org/officeDocument/2006/relationships/hyperlink" Target="file:///C:\AMESOL\Productos\FieldServices\Trunk\Analisis\EspecificacionRequerimientos\General\MEG_Reglas_de_Negocio.docx" TargetMode="External"/><Relationship Id="rId60" Type="http://schemas.openxmlformats.org/officeDocument/2006/relationships/hyperlink" Target="file:///C:\AMESOL\Productos\FieldServices\Trunk\Analisis\EspecificacionRequerimientos\General\MEG_Glosario_de_Mensajes.docx" TargetMode="External"/><Relationship Id="rId65" Type="http://schemas.openxmlformats.org/officeDocument/2006/relationships/hyperlink" Target="file:///C:\AMESOL\Analisis\Megacable\EspecificacionRequerimientos\General\MEG_Glosario_de_Mensajes.docx" TargetMode="External"/><Relationship Id="rId73" Type="http://schemas.openxmlformats.org/officeDocument/2006/relationships/image" Target="media/image3.emf"/><Relationship Id="rId78" Type="http://schemas.openxmlformats.org/officeDocument/2006/relationships/oleObject" Target="embeddings/oleObject4.bin"/><Relationship Id="rId81" Type="http://schemas.openxmlformats.org/officeDocument/2006/relationships/image" Target="media/image7.emf"/><Relationship Id="rId86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7.bin"/><Relationship Id="rId1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nalisis\Plantillas\%5bClave_del_CU%5d_%5bNombre_del_CU%5d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4882F7-FB21-4857-8600-76609F039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[Clave_del_CU]_[Nombre_del_CU].dotx</Template>
  <TotalTime>4</TotalTime>
  <Pages>19</Pages>
  <Words>5723</Words>
  <Characters>31480</Characters>
  <Application>Microsoft Office Word</Application>
  <DocSecurity>0</DocSecurity>
  <Lines>262</Lines>
  <Paragraphs>74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CUMEGMOV08_IniciarFinalizarJornada</vt:lpstr>
      <vt:lpstr>[Nombre del Documento]</vt:lpstr>
    </vt:vector>
  </TitlesOfParts>
  <Company>Itera</Company>
  <LinksUpToDate>false</LinksUpToDate>
  <CharactersWithSpaces>37129</CharactersWithSpaces>
  <SharedDoc>false</SharedDoc>
  <HLinks>
    <vt:vector size="132" baseType="variant">
      <vt:variant>
        <vt:i4>1638455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_Toc257735190</vt:lpwstr>
      </vt:variant>
      <vt:variant>
        <vt:i4>1572919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_Toc257735189</vt:lpwstr>
      </vt:variant>
      <vt:variant>
        <vt:i4>1572919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_Toc257735188</vt:lpwstr>
      </vt:variant>
      <vt:variant>
        <vt:i4>1572919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_Toc257735187</vt:lpwstr>
      </vt:variant>
      <vt:variant>
        <vt:i4>1572919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_Toc257735186</vt:lpwstr>
      </vt:variant>
      <vt:variant>
        <vt:i4>1572919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_Toc257735185</vt:lpwstr>
      </vt:variant>
      <vt:variant>
        <vt:i4>1572919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_Toc257735184</vt:lpwstr>
      </vt:variant>
      <vt:variant>
        <vt:i4>1572919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_Toc257735183</vt:lpwstr>
      </vt:variant>
      <vt:variant>
        <vt:i4>1572919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_Toc257735182</vt:lpwstr>
      </vt:variant>
      <vt:variant>
        <vt:i4>1572919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_Toc257735181</vt:lpwstr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_Toc257735180</vt:lpwstr>
      </vt:variant>
      <vt:variant>
        <vt:i4>1507383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_Toc257735179</vt:lpwstr>
      </vt:variant>
      <vt:variant>
        <vt:i4>1507383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_Toc257735178</vt:lpwstr>
      </vt:variant>
      <vt:variant>
        <vt:i4>1507383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_Toc257735177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_Toc257735176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_Toc257735175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_Toc257735174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_Toc257735173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_Toc257735172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_Toc257735171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_Toc257735170</vt:lpwstr>
      </vt:variant>
      <vt:variant>
        <vt:i4>1441847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_Toc257735169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CUMEGMOV08_IniciarFinalizarJornada</dc:title>
  <dc:creator>bjimenez</dc:creator>
  <cp:lastModifiedBy>lpasindo</cp:lastModifiedBy>
  <cp:revision>5</cp:revision>
  <cp:lastPrinted>2008-09-11T22:09:00Z</cp:lastPrinted>
  <dcterms:created xsi:type="dcterms:W3CDTF">2012-02-29T15:02:00Z</dcterms:created>
  <dcterms:modified xsi:type="dcterms:W3CDTF">2012-02-29T17:41:00Z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ÓN" linkTarget="_Toc182735724">
    <vt:lpwstr>3.Diagrama de Casos de Uso.*.</vt:lpwstr>
  </property>
  <property fmtid="{D5CDD505-2E9C-101B-9397-08002B2CF9AE}" pid="3" name="Fecha" linkTarget="_Toc182735724">
    <vt:lpwstr>3.Diagrama de Casos de Uso.*.</vt:lpwstr>
  </property>
  <property fmtid="{D5CDD505-2E9C-101B-9397-08002B2CF9AE}" pid="4" name="Nombre del Proyecto">
    <vt:lpwstr>[Nombre del Proyecto]</vt:lpwstr>
  </property>
</Properties>
</file>